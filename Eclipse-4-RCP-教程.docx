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215B" w:rsidRPr="00ED215B" w:rsidRDefault="00ED215B" w:rsidP="00ED215B">
      <w:pPr>
        <w:spacing w:after="0" w:line="240" w:lineRule="auto"/>
        <w:rPr>
          <w:rFonts w:ascii="Arial" w:eastAsia="Times New Roman" w:hAnsi="Arial" w:cs="Arial"/>
          <w:color w:val="000000" w:themeColor="text1"/>
          <w:sz w:val="24"/>
          <w:szCs w:val="24"/>
        </w:rPr>
      </w:pPr>
    </w:p>
    <w:p w:rsidR="00ED215B" w:rsidRPr="00ED215B" w:rsidRDefault="00ED215B" w:rsidP="00ED215B">
      <w:pPr>
        <w:shd w:val="clear" w:color="auto" w:fill="F5F5F5"/>
        <w:spacing w:after="0" w:line="240" w:lineRule="auto"/>
        <w:rPr>
          <w:ins w:id="0" w:author="Unknown"/>
          <w:rFonts w:ascii="Arial" w:eastAsia="Times New Roman" w:hAnsi="Arial" w:cs="Arial"/>
          <w:b/>
          <w:bCs/>
          <w:color w:val="000000" w:themeColor="text1"/>
          <w:sz w:val="45"/>
          <w:szCs w:val="45"/>
        </w:rPr>
      </w:pPr>
      <w:r w:rsidRPr="00ED215B">
        <w:rPr>
          <w:rFonts w:ascii="Arial" w:eastAsia="Times New Roman" w:hAnsi="Arial" w:cs="Arial"/>
          <w:color w:val="000000" w:themeColor="text1"/>
          <w:sz w:val="24"/>
          <w:szCs w:val="24"/>
        </w:rPr>
        <w:br/>
      </w:r>
      <w:bookmarkStart w:id="1" w:name="d1138e1"/>
      <w:bookmarkEnd w:id="1"/>
      <w:ins w:id="2" w:author="Unknown">
        <w:r w:rsidRPr="00ED215B">
          <w:rPr>
            <w:rFonts w:ascii="Arial" w:eastAsia="Times New Roman" w:hAnsi="Arial" w:cs="Arial"/>
            <w:b/>
            <w:bCs/>
            <w:color w:val="000000" w:themeColor="text1"/>
            <w:sz w:val="45"/>
            <w:szCs w:val="45"/>
          </w:rPr>
          <w:t xml:space="preserve">Eclipse 4 RCP - Tutorial </w:t>
        </w:r>
      </w:ins>
    </w:p>
    <w:p w:rsidR="00ED215B" w:rsidRPr="00ED215B" w:rsidRDefault="00ED215B" w:rsidP="00ED215B">
      <w:pPr>
        <w:shd w:val="clear" w:color="auto" w:fill="FFFFFF"/>
        <w:spacing w:before="100" w:beforeAutospacing="1" w:after="100" w:afterAutospacing="1" w:line="240" w:lineRule="auto"/>
        <w:outlineLvl w:val="2"/>
        <w:rPr>
          <w:ins w:id="3" w:author="Unknown"/>
          <w:rFonts w:ascii="Arial" w:eastAsia="Times New Roman" w:hAnsi="Arial" w:cs="Arial"/>
          <w:b/>
          <w:bCs/>
          <w:color w:val="000000" w:themeColor="text1"/>
          <w:sz w:val="27"/>
          <w:szCs w:val="27"/>
        </w:rPr>
      </w:pPr>
      <w:ins w:id="4" w:author="Unknown">
        <w:r w:rsidRPr="00ED215B">
          <w:rPr>
            <w:rFonts w:ascii="Arial" w:eastAsia="Times New Roman" w:hAnsi="Arial" w:cs="Arial"/>
            <w:b/>
            <w:bCs/>
            <w:i/>
            <w:iCs/>
            <w:color w:val="000000" w:themeColor="text1"/>
            <w:sz w:val="27"/>
            <w:szCs w:val="27"/>
          </w:rPr>
          <w:t xml:space="preserve">Building Eclipse RCP applications based on Eclipse 4 </w:t>
        </w:r>
      </w:ins>
    </w:p>
    <w:p w:rsidR="00ED215B" w:rsidRPr="00ED215B" w:rsidRDefault="00ED215B" w:rsidP="00ED215B">
      <w:pPr>
        <w:shd w:val="clear" w:color="auto" w:fill="FFFFFF"/>
        <w:spacing w:before="100" w:beforeAutospacing="1" w:after="100" w:afterAutospacing="1" w:line="240" w:lineRule="auto"/>
        <w:outlineLvl w:val="2"/>
        <w:rPr>
          <w:ins w:id="5" w:author="Unknown"/>
          <w:rFonts w:ascii="Arial" w:eastAsia="Times New Roman" w:hAnsi="Arial" w:cs="Arial"/>
          <w:b/>
          <w:bCs/>
          <w:color w:val="000000" w:themeColor="text1"/>
          <w:sz w:val="27"/>
          <w:szCs w:val="27"/>
        </w:rPr>
      </w:pPr>
      <w:ins w:id="6" w:author="Unknown">
        <w:r w:rsidRPr="00ED215B">
          <w:rPr>
            <w:rFonts w:ascii="Arial" w:eastAsia="Times New Roman" w:hAnsi="Arial" w:cs="Arial"/>
            <w:b/>
            <w:bCs/>
            <w:color w:val="000000" w:themeColor="text1"/>
            <w:sz w:val="27"/>
            <w:szCs w:val="27"/>
          </w:rPr>
          <w:t>Lars Vogel</w:t>
        </w:r>
      </w:ins>
    </w:p>
    <w:p w:rsidR="00ED215B" w:rsidRPr="00ED215B" w:rsidRDefault="00ED215B" w:rsidP="00ED215B">
      <w:pPr>
        <w:shd w:val="clear" w:color="auto" w:fill="FFFFFF"/>
        <w:spacing w:before="100" w:beforeAutospacing="1" w:after="100" w:afterAutospacing="1" w:line="240" w:lineRule="auto"/>
        <w:ind w:left="150" w:right="150"/>
        <w:rPr>
          <w:ins w:id="7" w:author="Unknown"/>
          <w:rFonts w:ascii="Arial" w:eastAsia="Times New Roman" w:hAnsi="Arial" w:cs="Arial"/>
          <w:color w:val="000000" w:themeColor="text1"/>
          <w:sz w:val="24"/>
          <w:szCs w:val="24"/>
        </w:rPr>
      </w:pPr>
      <w:ins w:id="8" w:author="Unknown">
        <w:r w:rsidRPr="00ED215B">
          <w:rPr>
            <w:rFonts w:ascii="Arial" w:eastAsia="Times New Roman" w:hAnsi="Arial" w:cs="Arial"/>
            <w:color w:val="000000" w:themeColor="text1"/>
            <w:sz w:val="24"/>
            <w:szCs w:val="24"/>
          </w:rPr>
          <w:t xml:space="preserve">Version 6.7 </w:t>
        </w:r>
      </w:ins>
    </w:p>
    <w:p w:rsidR="00ED215B" w:rsidRPr="00ED215B" w:rsidRDefault="00ED215B" w:rsidP="00ED215B">
      <w:pPr>
        <w:shd w:val="clear" w:color="auto" w:fill="FFFFFF"/>
        <w:spacing w:before="100" w:beforeAutospacing="1" w:after="100" w:afterAutospacing="1" w:line="240" w:lineRule="auto"/>
        <w:ind w:left="150" w:right="150"/>
        <w:rPr>
          <w:ins w:id="9" w:author="Unknown"/>
          <w:rFonts w:ascii="Arial" w:eastAsia="Times New Roman" w:hAnsi="Arial" w:cs="Arial"/>
          <w:color w:val="000000" w:themeColor="text1"/>
          <w:sz w:val="24"/>
          <w:szCs w:val="24"/>
        </w:rPr>
      </w:pPr>
      <w:ins w:id="10" w:author="Unknown">
        <w:r w:rsidRPr="00ED215B">
          <w:rPr>
            <w:rFonts w:ascii="Arial" w:eastAsia="Times New Roman" w:hAnsi="Arial" w:cs="Arial"/>
            <w:color w:val="000000" w:themeColor="text1"/>
            <w:sz w:val="24"/>
            <w:szCs w:val="24"/>
          </w:rPr>
          <w:t xml:space="preserve">Copyright © </w:t>
        </w:r>
        <w:proofErr w:type="gramStart"/>
        <w:r w:rsidRPr="00ED215B">
          <w:rPr>
            <w:rFonts w:ascii="Arial" w:eastAsia="Times New Roman" w:hAnsi="Arial" w:cs="Arial"/>
            <w:color w:val="000000" w:themeColor="text1"/>
            <w:sz w:val="24"/>
            <w:szCs w:val="24"/>
          </w:rPr>
          <w:t>2009 ,</w:t>
        </w:r>
        <w:proofErr w:type="gramEnd"/>
        <w:r w:rsidRPr="00ED215B">
          <w:rPr>
            <w:rFonts w:ascii="Arial" w:eastAsia="Times New Roman" w:hAnsi="Arial" w:cs="Arial"/>
            <w:color w:val="000000" w:themeColor="text1"/>
            <w:sz w:val="24"/>
            <w:szCs w:val="24"/>
          </w:rPr>
          <w:t xml:space="preserve"> 2010 , 2011 , 2012 Lars Vogel</w:t>
        </w:r>
      </w:ins>
    </w:p>
    <w:p w:rsidR="00ED215B" w:rsidRPr="00ED215B" w:rsidRDefault="00ED215B" w:rsidP="00ED215B">
      <w:pPr>
        <w:shd w:val="clear" w:color="auto" w:fill="FFFFFF"/>
        <w:spacing w:before="100" w:beforeAutospacing="1" w:after="100" w:afterAutospacing="1" w:line="240" w:lineRule="auto"/>
        <w:ind w:left="150" w:right="150"/>
        <w:rPr>
          <w:ins w:id="11" w:author="Unknown"/>
          <w:rFonts w:ascii="Arial" w:eastAsia="Times New Roman" w:hAnsi="Arial" w:cs="Arial"/>
          <w:color w:val="000000" w:themeColor="text1"/>
          <w:sz w:val="24"/>
          <w:szCs w:val="24"/>
        </w:rPr>
      </w:pPr>
      <w:ins w:id="12" w:author="Unknown">
        <w:r w:rsidRPr="00ED215B">
          <w:rPr>
            <w:rFonts w:ascii="Arial" w:eastAsia="Times New Roman" w:hAnsi="Arial" w:cs="Arial"/>
            <w:color w:val="000000" w:themeColor="text1"/>
            <w:sz w:val="24"/>
            <w:szCs w:val="24"/>
          </w:rPr>
          <w:t>05.11.2012</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3074"/>
        <w:gridCol w:w="4112"/>
        <w:gridCol w:w="1331"/>
        <w:gridCol w:w="4743"/>
      </w:tblGrid>
      <w:tr w:rsidR="00ED215B" w:rsidRPr="00ED215B" w:rsidTr="00ED215B">
        <w:tc>
          <w:tcPr>
            <w:tcW w:w="0" w:type="auto"/>
            <w:gridSpan w:val="4"/>
            <w:tcBorders>
              <w:top w:val="single" w:sz="6" w:space="0" w:color="DDDDDD"/>
            </w:tcBorders>
            <w:shd w:val="clear" w:color="auto" w:fill="F5F5F5"/>
            <w:tcMar>
              <w:top w:w="135"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Revision History</w:t>
            </w:r>
          </w:p>
        </w:tc>
      </w:tr>
      <w:tr w:rsidR="00ED215B" w:rsidRPr="00ED215B" w:rsidTr="00ED215B">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Revision 0.1</w:t>
            </w:r>
          </w:p>
        </w:tc>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14.02.2009</w:t>
            </w:r>
          </w:p>
        </w:tc>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rPr>
              <w:t>Lars</w:t>
            </w:r>
            <w:r w:rsidRPr="00ED215B">
              <w:rPr>
                <w:rFonts w:ascii="Arial" w:eastAsia="Times New Roman" w:hAnsi="Arial" w:cs="Arial"/>
                <w:color w:val="000000" w:themeColor="text1"/>
                <w:sz w:val="21"/>
                <w:szCs w:val="21"/>
              </w:rPr>
              <w:br/>
            </w:r>
            <w:r w:rsidRPr="00ED215B">
              <w:rPr>
                <w:rFonts w:ascii="Arial" w:eastAsia="Times New Roman" w:hAnsi="Arial" w:cs="Arial"/>
                <w:color w:val="000000" w:themeColor="text1"/>
                <w:sz w:val="21"/>
              </w:rPr>
              <w:t>Vogel</w:t>
            </w:r>
          </w:p>
        </w:tc>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created</w:t>
            </w:r>
          </w:p>
        </w:tc>
      </w:tr>
      <w:tr w:rsidR="00ED215B" w:rsidRPr="00ED215B" w:rsidTr="00ED215B">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Revision 0.2 - 6.7</w:t>
            </w:r>
          </w:p>
        </w:tc>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16.02.2009 - 05.11.2012</w:t>
            </w:r>
          </w:p>
        </w:tc>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rPr>
              <w:t>Lars</w:t>
            </w:r>
            <w:r w:rsidRPr="00ED215B">
              <w:rPr>
                <w:rFonts w:ascii="Arial" w:eastAsia="Times New Roman" w:hAnsi="Arial" w:cs="Arial"/>
                <w:color w:val="000000" w:themeColor="text1"/>
                <w:sz w:val="21"/>
                <w:szCs w:val="21"/>
              </w:rPr>
              <w:br/>
            </w:r>
            <w:r w:rsidRPr="00ED215B">
              <w:rPr>
                <w:rFonts w:ascii="Arial" w:eastAsia="Times New Roman" w:hAnsi="Arial" w:cs="Arial"/>
                <w:color w:val="000000" w:themeColor="text1"/>
                <w:sz w:val="21"/>
              </w:rPr>
              <w:t>Vogel</w:t>
            </w:r>
          </w:p>
        </w:tc>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bug fixes and enhancements</w:t>
            </w:r>
          </w:p>
        </w:tc>
      </w:tr>
    </w:tbl>
    <w:p w:rsidR="00ED215B" w:rsidRPr="00ED215B" w:rsidRDefault="00ED215B" w:rsidP="00ED215B">
      <w:pPr>
        <w:shd w:val="clear" w:color="auto" w:fill="FFFFFF"/>
        <w:spacing w:before="100" w:beforeAutospacing="1" w:after="100" w:afterAutospacing="1" w:line="240" w:lineRule="auto"/>
        <w:ind w:left="150" w:right="150"/>
        <w:rPr>
          <w:ins w:id="13" w:author="Unknown"/>
          <w:rFonts w:ascii="Arial" w:eastAsia="Times New Roman" w:hAnsi="Arial" w:cs="Arial"/>
          <w:color w:val="000000" w:themeColor="text1"/>
          <w:sz w:val="24"/>
          <w:szCs w:val="24"/>
        </w:rPr>
      </w:pPr>
      <w:bookmarkStart w:id="14" w:name="abstract"/>
      <w:bookmarkEnd w:id="14"/>
      <w:ins w:id="15" w:author="Unknown">
        <w:r w:rsidRPr="00ED215B">
          <w:rPr>
            <w:rFonts w:ascii="Arial" w:eastAsia="Times New Roman" w:hAnsi="Arial" w:cs="Arial"/>
            <w:b/>
            <w:bCs/>
            <w:color w:val="000000" w:themeColor="text1"/>
            <w:sz w:val="24"/>
            <w:szCs w:val="24"/>
          </w:rPr>
          <w:t>Eclipse e4</w:t>
        </w:r>
      </w:ins>
    </w:p>
    <w:p w:rsidR="00ED215B" w:rsidRPr="00ED215B" w:rsidRDefault="00ED215B" w:rsidP="00ED215B">
      <w:pPr>
        <w:shd w:val="clear" w:color="auto" w:fill="FFFFFF"/>
        <w:spacing w:before="100" w:beforeAutospacing="1" w:after="100" w:afterAutospacing="1" w:line="240" w:lineRule="auto"/>
        <w:ind w:left="150" w:right="150"/>
        <w:rPr>
          <w:ins w:id="16" w:author="Unknown"/>
          <w:rFonts w:ascii="Arial" w:eastAsia="Times New Roman" w:hAnsi="Arial" w:cs="Arial"/>
          <w:color w:val="000000" w:themeColor="text1"/>
          <w:sz w:val="24"/>
          <w:szCs w:val="24"/>
        </w:rPr>
      </w:pPr>
      <w:ins w:id="17" w:author="Unknown">
        <w:r w:rsidRPr="00ED215B">
          <w:rPr>
            <w:rFonts w:ascii="Arial" w:eastAsia="Times New Roman" w:hAnsi="Arial" w:cs="Arial"/>
            <w:color w:val="000000" w:themeColor="text1"/>
            <w:sz w:val="24"/>
            <w:szCs w:val="24"/>
          </w:rPr>
          <w:t xml:space="preserve">This tutorial gives an overview about the Eclipse 4 application platform. </w:t>
        </w:r>
      </w:ins>
    </w:p>
    <w:p w:rsidR="00ED215B" w:rsidRPr="00ED215B" w:rsidRDefault="00ED215B" w:rsidP="00ED215B">
      <w:pPr>
        <w:shd w:val="clear" w:color="auto" w:fill="FFFFFF"/>
        <w:spacing w:before="100" w:beforeAutospacing="1" w:after="100" w:afterAutospacing="1" w:line="240" w:lineRule="auto"/>
        <w:ind w:left="150" w:right="150"/>
        <w:rPr>
          <w:ins w:id="18" w:author="Unknown"/>
          <w:rFonts w:ascii="Arial" w:eastAsia="Times New Roman" w:hAnsi="Arial" w:cs="Arial"/>
          <w:color w:val="000000" w:themeColor="text1"/>
          <w:sz w:val="24"/>
          <w:szCs w:val="24"/>
        </w:rPr>
      </w:pPr>
      <w:ins w:id="19" w:author="Unknown">
        <w:r w:rsidRPr="00ED215B">
          <w:rPr>
            <w:rFonts w:ascii="Arial" w:eastAsia="Times New Roman" w:hAnsi="Arial" w:cs="Arial"/>
            <w:color w:val="000000" w:themeColor="text1"/>
            <w:sz w:val="24"/>
            <w:szCs w:val="24"/>
          </w:rPr>
          <w:lastRenderedPageBreak/>
          <w:t xml:space="preserve">This tutorial describes the creation of Eclipse 4 based applications, e.g. Eclipse RCP applications. It describes the modeled application concept and the new programming model which is based on annotations and dependency injection. </w:t>
        </w:r>
      </w:ins>
    </w:p>
    <w:p w:rsidR="00ED215B" w:rsidRPr="00ED215B" w:rsidRDefault="00ED215B" w:rsidP="00ED215B">
      <w:pPr>
        <w:shd w:val="clear" w:color="auto" w:fill="FFFFFF"/>
        <w:spacing w:after="0" w:line="240" w:lineRule="auto"/>
        <w:rPr>
          <w:ins w:id="20" w:author="Unknown"/>
          <w:rFonts w:ascii="Arial" w:eastAsia="Times New Roman" w:hAnsi="Arial" w:cs="Arial"/>
          <w:color w:val="000000" w:themeColor="text1"/>
          <w:sz w:val="24"/>
          <w:szCs w:val="24"/>
        </w:rPr>
      </w:pPr>
      <w:ins w:id="21" w:author="Unknown">
        <w:r w:rsidRPr="00ED215B">
          <w:rPr>
            <w:rFonts w:ascii="Arial" w:eastAsia="Times New Roman" w:hAnsi="Arial" w:cs="Arial"/>
            <w:color w:val="000000" w:themeColor="text1"/>
            <w:sz w:val="24"/>
            <w:szCs w:val="24"/>
          </w:rPr>
          <w:pict>
            <v:rect id="_x0000_i1041" style="width:0;height:.75pt" o:hralign="center" o:hrstd="t" o:hrnoshade="t" o:hr="t" fillcolor="#eee" stroked="f"/>
          </w:pict>
        </w:r>
      </w:ins>
    </w:p>
    <w:p w:rsidR="00ED215B" w:rsidRPr="00ED215B" w:rsidRDefault="00ED215B" w:rsidP="00ED215B">
      <w:pPr>
        <w:shd w:val="clear" w:color="auto" w:fill="F1F1F1"/>
        <w:spacing w:before="100" w:beforeAutospacing="1" w:after="100" w:afterAutospacing="1" w:line="240" w:lineRule="auto"/>
        <w:ind w:left="150" w:right="150"/>
        <w:rPr>
          <w:ins w:id="22" w:author="Unknown"/>
          <w:rFonts w:ascii="Arial" w:eastAsia="Times New Roman" w:hAnsi="Arial" w:cs="Arial"/>
          <w:color w:val="000000" w:themeColor="text1"/>
          <w:sz w:val="29"/>
          <w:szCs w:val="29"/>
        </w:rPr>
      </w:pPr>
      <w:ins w:id="23" w:author="Unknown">
        <w:r w:rsidRPr="00ED215B">
          <w:rPr>
            <w:rFonts w:ascii="Arial" w:eastAsia="Times New Roman" w:hAnsi="Arial" w:cs="Arial"/>
            <w:b/>
            <w:bCs/>
            <w:color w:val="000000" w:themeColor="text1"/>
            <w:sz w:val="29"/>
            <w:szCs w:val="29"/>
          </w:rPr>
          <w:t>Table of Contents</w:t>
        </w:r>
      </w:ins>
    </w:p>
    <w:p w:rsidR="00ED215B" w:rsidRPr="00ED215B" w:rsidRDefault="00ED215B" w:rsidP="00ED215B">
      <w:pPr>
        <w:shd w:val="clear" w:color="auto" w:fill="F1F1F1"/>
        <w:spacing w:after="0" w:line="240" w:lineRule="auto"/>
        <w:rPr>
          <w:ins w:id="24" w:author="Unknown"/>
          <w:rFonts w:ascii="Arial" w:eastAsia="Times New Roman" w:hAnsi="Arial" w:cs="Arial"/>
          <w:color w:val="000000" w:themeColor="text1"/>
        </w:rPr>
      </w:pPr>
      <w:ins w:id="2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 Eclipse 4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26" w:author="Unknown"/>
          <w:rFonts w:ascii="Arial" w:eastAsia="Times New Roman" w:hAnsi="Arial" w:cs="Arial"/>
          <w:color w:val="000000" w:themeColor="text1"/>
        </w:rPr>
      </w:pPr>
      <w:ins w:id="2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"e4overview_eclipse4"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 What is Eclipse 4?</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8" w:author="Unknown"/>
          <w:rFonts w:ascii="Arial" w:eastAsia="Times New Roman" w:hAnsi="Arial" w:cs="Arial"/>
          <w:color w:val="000000" w:themeColor="text1"/>
        </w:rPr>
      </w:pPr>
      <w:ins w:id="2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"e4overview_platform"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1.2. The Eclipse Platform project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30" w:author="Unknown"/>
          <w:rFonts w:ascii="Arial" w:eastAsia="Times New Roman" w:hAnsi="Arial" w:cs="Arial"/>
          <w:color w:val="000000" w:themeColor="text1"/>
        </w:rPr>
      </w:pPr>
      <w:ins w:id="3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"e4overview_what"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1.3. What is the Eclipse e4 project?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32" w:author="Unknown"/>
          <w:rFonts w:ascii="Arial" w:eastAsia="Times New Roman" w:hAnsi="Arial" w:cs="Arial"/>
          <w:color w:val="000000" w:themeColor="text1"/>
        </w:rPr>
      </w:pPr>
      <w:ins w:id="3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"e4overview_api"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1.4. Provisional API</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34" w:author="Unknown"/>
          <w:rFonts w:ascii="Arial" w:eastAsia="Times New Roman" w:hAnsi="Arial" w:cs="Arial"/>
          <w:color w:val="000000" w:themeColor="text1"/>
        </w:rPr>
      </w:pPr>
      <w:ins w:id="3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"architecture"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 The Architecture of Eclipse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36" w:author="Unknown"/>
          <w:rFonts w:ascii="Arial" w:eastAsia="Times New Roman" w:hAnsi="Arial" w:cs="Arial"/>
          <w:color w:val="000000" w:themeColor="text1"/>
        </w:rPr>
      </w:pPr>
      <w:ins w:id="3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"architecture_overview"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 Eclipse based applications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38" w:author="Unknown"/>
          <w:rFonts w:ascii="Arial" w:eastAsia="Times New Roman" w:hAnsi="Arial" w:cs="Arial"/>
          <w:color w:val="000000" w:themeColor="text1"/>
        </w:rPr>
      </w:pPr>
      <w:ins w:id="3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"e4terminology"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2.2. Terminology</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40" w:author="Unknown"/>
          <w:rFonts w:ascii="Arial" w:eastAsia="Times New Roman" w:hAnsi="Arial" w:cs="Arial"/>
          <w:color w:val="000000" w:themeColor="text1"/>
        </w:rPr>
      </w:pPr>
      <w:ins w:id="4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"architecture_configurationfiles"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2.3. Important configuration files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42" w:author="Unknown"/>
          <w:rFonts w:ascii="Arial" w:eastAsia="Times New Roman" w:hAnsi="Arial" w:cs="Arial"/>
          <w:color w:val="000000" w:themeColor="text1"/>
        </w:rPr>
      </w:pPr>
      <w:ins w:id="4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"tutorial_installation"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 Tutorial: Install Eclipse 4.2 for RCP development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44" w:author="Unknown"/>
          <w:rFonts w:ascii="Arial" w:eastAsia="Times New Roman" w:hAnsi="Arial" w:cs="Arial"/>
          <w:color w:val="000000" w:themeColor="text1"/>
        </w:rPr>
      </w:pPr>
      <w:ins w:id="4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"tutorial_prerequisites"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3.1. Prerequisites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46" w:author="Unknown"/>
          <w:rFonts w:ascii="Arial" w:eastAsia="Times New Roman" w:hAnsi="Arial" w:cs="Arial"/>
          <w:color w:val="000000" w:themeColor="text1"/>
        </w:rPr>
      </w:pPr>
      <w:ins w:id="4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"tutorial_installationrelease"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3.2. Download and Install Eclipse 4.2</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48" w:author="Unknown"/>
          <w:rFonts w:ascii="Arial" w:eastAsia="Times New Roman" w:hAnsi="Arial" w:cs="Arial"/>
          <w:color w:val="000000" w:themeColor="text1"/>
        </w:rPr>
      </w:pPr>
      <w:ins w:id="4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"tutorial_installation2"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3.3. Install the Eclipse 4 tooling</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50" w:author="Unknown"/>
          <w:rFonts w:ascii="Arial" w:eastAsia="Times New Roman" w:hAnsi="Arial" w:cs="Arial"/>
          <w:color w:val="000000" w:themeColor="text1"/>
        </w:rPr>
      </w:pPr>
      <w:ins w:id="5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"tutorial_e4wizard"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4. Tutorial: Eclipse 4 application using the wizard</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52" w:author="Unknown"/>
          <w:rFonts w:ascii="Arial" w:eastAsia="Times New Roman" w:hAnsi="Arial" w:cs="Arial"/>
          <w:color w:val="000000" w:themeColor="text1"/>
        </w:rPr>
      </w:pPr>
      <w:ins w:id="5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"tutorial_e4wizard_tools"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4.1. Overview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54" w:author="Unknown"/>
          <w:rFonts w:ascii="Arial" w:eastAsia="Times New Roman" w:hAnsi="Arial" w:cs="Arial"/>
          <w:color w:val="000000" w:themeColor="text1"/>
        </w:rPr>
      </w:pPr>
      <w:ins w:id="5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"tutorial_e4wizard_project"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4.2. Create project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56" w:author="Unknown"/>
          <w:rFonts w:ascii="Arial" w:eastAsia="Times New Roman" w:hAnsi="Arial" w:cs="Arial"/>
          <w:color w:val="000000" w:themeColor="text1"/>
        </w:rPr>
      </w:pPr>
      <w:ins w:id="5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"wizward_launch"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4.3. Launch</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58" w:author="Unknown"/>
          <w:rFonts w:ascii="Arial" w:eastAsia="Times New Roman" w:hAnsi="Arial" w:cs="Arial"/>
          <w:color w:val="000000" w:themeColor="text1"/>
        </w:rPr>
      </w:pPr>
      <w:ins w:id="5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"applicationmodel"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5. Eclipse 4 application </w:t>
        </w:r>
        <w:proofErr w:type="gramStart"/>
        <w:r w:rsidRPr="00ED215B">
          <w:rPr>
            <w:rFonts w:ascii="Arial" w:eastAsia="Times New Roman" w:hAnsi="Arial" w:cs="Arial"/>
            <w:b/>
            <w:bCs/>
            <w:color w:val="000000" w:themeColor="text1"/>
          </w:rPr>
          <w:t>model</w:t>
        </w:r>
        <w:proofErr w:type="gram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60" w:author="Unknown"/>
          <w:rFonts w:ascii="Arial" w:eastAsia="Times New Roman" w:hAnsi="Arial" w:cs="Arial"/>
          <w:color w:val="000000" w:themeColor="text1"/>
        </w:rPr>
      </w:pPr>
      <w:ins w:id="6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"applicationmodel_overview"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5.1. What is the application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62" w:author="Unknown"/>
          <w:rFonts w:ascii="Arial" w:eastAsia="Times New Roman" w:hAnsi="Arial" w:cs="Arial"/>
          <w:color w:val="000000" w:themeColor="text1"/>
        </w:rPr>
      </w:pPr>
      <w:ins w:id="6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"applicationmodel_runtime"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5.2. Where is the application model defined?</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64" w:author="Unknown"/>
          <w:rFonts w:ascii="Arial" w:eastAsia="Times New Roman" w:hAnsi="Arial" w:cs="Arial"/>
          <w:color w:val="000000" w:themeColor="text1"/>
        </w:rPr>
      </w:pPr>
      <w:ins w:id="6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"applicationmodel_java" </w:instrText>
        </w:r>
        <w:r w:rsidRPr="00ED215B">
          <w:rPr>
            <w:rFonts w:ascii="Arial" w:eastAsia="Times New Roman" w:hAnsi="Arial" w:cs="Arial"/>
            <w:color w:val="000000" w:themeColor="text1"/>
          </w:rPr>
          <w:fldChar w:fldCharType="separate"/>
        </w:r>
        <w:proofErr w:type="gramStart"/>
        <w:r w:rsidRPr="00ED215B">
          <w:rPr>
            <w:rFonts w:ascii="Arial" w:eastAsia="Times New Roman" w:hAnsi="Arial" w:cs="Arial"/>
            <w:b/>
            <w:bCs/>
            <w:color w:val="000000" w:themeColor="text1"/>
          </w:rPr>
          <w:t>5.3. How is the model</w:t>
        </w:r>
        <w:proofErr w:type="gramEnd"/>
        <w:r w:rsidRPr="00ED215B">
          <w:rPr>
            <w:rFonts w:ascii="Arial" w:eastAsia="Times New Roman" w:hAnsi="Arial" w:cs="Arial"/>
            <w:b/>
            <w:bCs/>
            <w:color w:val="000000" w:themeColor="text1"/>
          </w:rPr>
          <w:t xml:space="preserve"> connected to my Java classes?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66" w:author="Unknown"/>
          <w:rFonts w:ascii="Arial" w:eastAsia="Times New Roman" w:hAnsi="Arial" w:cs="Arial"/>
          <w:color w:val="000000" w:themeColor="text1"/>
        </w:rPr>
      </w:pPr>
      <w:ins w:id="6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"runtime_uri"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5.4. URI in the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68" w:author="Unknown"/>
          <w:rFonts w:ascii="Arial" w:eastAsia="Times New Roman" w:hAnsi="Arial" w:cs="Arial"/>
          <w:color w:val="000000" w:themeColor="text1"/>
        </w:rPr>
      </w:pPr>
      <w:ins w:id="6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"plugin_creatinge4_editor"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5.5. Application model editor</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70" w:author="Unknown"/>
          <w:rFonts w:ascii="Arial" w:eastAsia="Times New Roman" w:hAnsi="Arial" w:cs="Arial"/>
          <w:color w:val="000000" w:themeColor="text1"/>
        </w:rPr>
      </w:pPr>
      <w:ins w:id="7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"model_supplementary"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5.6. Supplementary</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72" w:author="Unknown"/>
          <w:rFonts w:ascii="Arial" w:eastAsia="Times New Roman" w:hAnsi="Arial" w:cs="Arial"/>
          <w:color w:val="000000" w:themeColor="text1"/>
        </w:rPr>
      </w:pPr>
      <w:ins w:id="7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"modelruntime"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5.7. Model access at runtime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74" w:author="Unknown"/>
          <w:rFonts w:ascii="Arial" w:eastAsia="Times New Roman" w:hAnsi="Arial" w:cs="Arial"/>
          <w:color w:val="000000" w:themeColor="text1"/>
        </w:rPr>
      </w:pPr>
      <w:ins w:id="7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"model_structure"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5.8. Meta-model of the application model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76" w:author="Unknown"/>
          <w:rFonts w:ascii="Arial" w:eastAsia="Times New Roman" w:hAnsi="Arial" w:cs="Arial"/>
          <w:color w:val="000000" w:themeColor="text1"/>
        </w:rPr>
      </w:pPr>
      <w:ins w:id="7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"appmodel_runtime"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5.9. Creation of the runtime application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78" w:author="Unknown"/>
          <w:rFonts w:ascii="Arial" w:eastAsia="Times New Roman" w:hAnsi="Arial" w:cs="Arial"/>
          <w:color w:val="000000" w:themeColor="text1"/>
        </w:rPr>
      </w:pPr>
      <w:ins w:id="79" w:author="Unknown">
        <w:r w:rsidRPr="00ED215B">
          <w:rPr>
            <w:rFonts w:ascii="Arial" w:eastAsia="Times New Roman" w:hAnsi="Arial" w:cs="Arial"/>
            <w:color w:val="000000" w:themeColor="text1"/>
          </w:rPr>
          <w:lastRenderedPageBreak/>
          <w:fldChar w:fldCharType="begin"/>
        </w:r>
        <w:r w:rsidRPr="00ED215B">
          <w:rPr>
            <w:rFonts w:ascii="Arial" w:eastAsia="Times New Roman" w:hAnsi="Arial" w:cs="Arial"/>
            <w:color w:val="000000" w:themeColor="text1"/>
          </w:rPr>
          <w:instrText xml:space="preserve"> HYPERLINK "http://www.vogella.com/articles/EclipseRCP/article.html" \l "supplementary"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6. Supplementary model attributes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80" w:author="Unknown"/>
          <w:rFonts w:ascii="Arial" w:eastAsia="Times New Roman" w:hAnsi="Arial" w:cs="Arial"/>
          <w:color w:val="000000" w:themeColor="text1"/>
        </w:rPr>
      </w:pPr>
      <w:ins w:id="8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"supplementary_tags"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6.1. Tags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82" w:author="Unknown"/>
          <w:rFonts w:ascii="Arial" w:eastAsia="Times New Roman" w:hAnsi="Arial" w:cs="Arial"/>
          <w:color w:val="000000" w:themeColor="text1"/>
        </w:rPr>
      </w:pPr>
      <w:ins w:id="8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"supplementary_persistence"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6.2. Persisted State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84" w:author="Unknown"/>
          <w:rFonts w:ascii="Arial" w:eastAsia="Times New Roman" w:hAnsi="Arial" w:cs="Arial"/>
          <w:color w:val="000000" w:themeColor="text1"/>
        </w:rPr>
      </w:pPr>
      <w:ins w:id="8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"importantmodelelement_element"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7. Overview of available model elements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rPr>
          <w:ins w:id="86" w:author="Unknown"/>
          <w:rFonts w:ascii="Arial" w:eastAsia="Times New Roman" w:hAnsi="Arial" w:cs="Arial"/>
          <w:color w:val="000000" w:themeColor="text1"/>
        </w:rPr>
      </w:pPr>
      <w:ins w:id="8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"e4modelids"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8. Identifiers for model elements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88" w:author="Unknown"/>
          <w:rFonts w:ascii="Arial" w:eastAsia="Times New Roman" w:hAnsi="Arial" w:cs="Arial"/>
          <w:color w:val="000000" w:themeColor="text1"/>
        </w:rPr>
      </w:pPr>
      <w:ins w:id="8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"e4modelids_requirements"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8.1. Identifiers for model elements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90" w:author="Unknown"/>
          <w:rFonts w:ascii="Arial" w:eastAsia="Times New Roman" w:hAnsi="Arial" w:cs="Arial"/>
          <w:color w:val="000000" w:themeColor="text1"/>
        </w:rPr>
      </w:pPr>
      <w:ins w:id="9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"e4modelids__nc"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8.2. Best practices for naming conventions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92" w:author="Unknown"/>
          <w:rFonts w:ascii="Arial" w:eastAsia="Times New Roman" w:hAnsi="Arial" w:cs="Arial"/>
          <w:color w:val="000000" w:themeColor="text1"/>
        </w:rPr>
      </w:pPr>
      <w:ins w:id="9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"e4_plugin"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9. Tutorial: Create an Eclipse plug-in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94" w:author="Unknown"/>
          <w:rFonts w:ascii="Arial" w:eastAsia="Times New Roman" w:hAnsi="Arial" w:cs="Arial"/>
          <w:color w:val="000000" w:themeColor="text1"/>
        </w:rPr>
      </w:pPr>
      <w:ins w:id="9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"e4_plugin_create"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9.1. Create a plug-in project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96" w:author="Unknown"/>
          <w:rFonts w:ascii="Arial" w:eastAsia="Times New Roman" w:hAnsi="Arial" w:cs="Arial"/>
          <w:color w:val="000000" w:themeColor="text1"/>
        </w:rPr>
      </w:pPr>
      <w:ins w:id="9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"e4_plugin_validate"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9.2. Validate the result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98" w:author="Unknown"/>
          <w:rFonts w:ascii="Arial" w:eastAsia="Times New Roman" w:hAnsi="Arial" w:cs="Arial"/>
          <w:color w:val="000000" w:themeColor="text1"/>
        </w:rPr>
      </w:pPr>
      <w:ins w:id="9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"eclipsefeatureproject_overview"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10. Feature project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00" w:author="Unknown"/>
          <w:rFonts w:ascii="Arial" w:eastAsia="Times New Roman" w:hAnsi="Arial" w:cs="Arial"/>
          <w:color w:val="000000" w:themeColor="text1"/>
        </w:rPr>
      </w:pPr>
      <w:ins w:id="10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"plugin_creatinge4"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 Tutorial: From Plug-in to Eclipse 4 application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02" w:author="Unknown"/>
          <w:rFonts w:ascii="Arial" w:eastAsia="Times New Roman" w:hAnsi="Arial" w:cs="Arial"/>
          <w:color w:val="000000" w:themeColor="text1"/>
        </w:rPr>
      </w:pPr>
      <w:ins w:id="10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"plugin_creatinge4_product"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11.1. Create product configuration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04" w:author="Unknown"/>
          <w:rFonts w:ascii="Arial" w:eastAsia="Times New Roman" w:hAnsi="Arial" w:cs="Arial"/>
          <w:color w:val="000000" w:themeColor="text1"/>
        </w:rPr>
      </w:pPr>
      <w:ins w:id="10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"plugin_feature"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11.2. Create a feature project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06" w:author="Unknown"/>
          <w:rFonts w:ascii="Arial" w:eastAsia="Times New Roman" w:hAnsi="Arial" w:cs="Arial"/>
          <w:color w:val="000000" w:themeColor="text1"/>
        </w:rPr>
      </w:pPr>
      <w:ins w:id="10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"plugin_dependencies"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11.3. Enter feature dependencies in product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08" w:author="Unknown"/>
          <w:rFonts w:ascii="Arial" w:eastAsia="Times New Roman" w:hAnsi="Arial" w:cs="Arial"/>
          <w:color w:val="000000" w:themeColor="text1"/>
        </w:rPr>
      </w:pPr>
      <w:ins w:id="10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"plugin_creatinge4_e4xmi"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11.4. Create Application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10" w:author="Unknown"/>
          <w:rFonts w:ascii="Arial" w:eastAsia="Times New Roman" w:hAnsi="Arial" w:cs="Arial"/>
          <w:color w:val="000000" w:themeColor="text1"/>
        </w:rPr>
      </w:pPr>
      <w:ins w:id="11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"plugin_creatinge4_modelelements"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11.5. Add model elements to the application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12" w:author="Unknown"/>
          <w:rFonts w:ascii="Arial" w:eastAsia="Times New Roman" w:hAnsi="Arial" w:cs="Arial"/>
          <w:color w:val="000000" w:themeColor="text1"/>
        </w:rPr>
      </w:pPr>
      <w:ins w:id="11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"plugin_creatinge4_start"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11.6. Start application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14" w:author="Unknown"/>
          <w:rFonts w:ascii="Arial" w:eastAsia="Times New Roman" w:hAnsi="Arial" w:cs="Arial"/>
          <w:color w:val="000000" w:themeColor="text1"/>
        </w:rPr>
      </w:pPr>
      <w:ins w:id="11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"plugin_creatinge4_dependencies"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11.7. Add plug-in dependencies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16" w:author="Unknown"/>
          <w:rFonts w:ascii="Arial" w:eastAsia="Times New Roman" w:hAnsi="Arial" w:cs="Arial"/>
          <w:color w:val="000000" w:themeColor="text1"/>
        </w:rPr>
      </w:pPr>
      <w:ins w:id="11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"e4uiconcept"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12. Important user interface model elements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18" w:author="Unknown"/>
          <w:rFonts w:ascii="Arial" w:eastAsia="Times New Roman" w:hAnsi="Arial" w:cs="Arial"/>
          <w:color w:val="000000" w:themeColor="text1"/>
        </w:rPr>
      </w:pPr>
      <w:ins w:id="11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"e4uiconcept_window"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12.1. Windows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20" w:author="Unknown"/>
          <w:rFonts w:ascii="Arial" w:eastAsia="Times New Roman" w:hAnsi="Arial" w:cs="Arial"/>
          <w:color w:val="000000" w:themeColor="text1"/>
        </w:rPr>
      </w:pPr>
      <w:ins w:id="12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"parts"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12.2. Parts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22" w:author="Unknown"/>
          <w:rFonts w:ascii="Arial" w:eastAsia="Times New Roman" w:hAnsi="Arial" w:cs="Arial"/>
          <w:color w:val="000000" w:themeColor="text1"/>
        </w:rPr>
      </w:pPr>
      <w:ins w:id="12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"e4uiconcept_perspective"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12.3. Perspective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24" w:author="Unknown"/>
          <w:rFonts w:ascii="Arial" w:eastAsia="Times New Roman" w:hAnsi="Arial" w:cs="Arial"/>
          <w:color w:val="000000" w:themeColor="text1"/>
        </w:rPr>
      </w:pPr>
      <w:ins w:id="12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"e4uiconcept_container"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12.4. </w:t>
        </w:r>
        <w:proofErr w:type="spellStart"/>
        <w:r w:rsidRPr="00ED215B">
          <w:rPr>
            <w:rFonts w:ascii="Arial" w:eastAsia="Times New Roman" w:hAnsi="Arial" w:cs="Arial"/>
            <w:b/>
            <w:bCs/>
            <w:color w:val="000000" w:themeColor="text1"/>
          </w:rPr>
          <w:t>PartStacks</w:t>
        </w:r>
        <w:proofErr w:type="spellEnd"/>
        <w:r w:rsidRPr="00ED215B">
          <w:rPr>
            <w:rFonts w:ascii="Arial" w:eastAsia="Times New Roman" w:hAnsi="Arial" w:cs="Arial"/>
            <w:b/>
            <w:bCs/>
            <w:color w:val="000000" w:themeColor="text1"/>
          </w:rPr>
          <w:t xml:space="preserve"> and </w:t>
        </w:r>
        <w:proofErr w:type="spellStart"/>
        <w:r w:rsidRPr="00ED215B">
          <w:rPr>
            <w:rFonts w:ascii="Arial" w:eastAsia="Times New Roman" w:hAnsi="Arial" w:cs="Arial"/>
            <w:b/>
            <w:bCs/>
            <w:color w:val="000000" w:themeColor="text1"/>
          </w:rPr>
          <w:t>PartSashContainers</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26" w:author="Unknown"/>
          <w:rFonts w:ascii="Arial" w:eastAsia="Times New Roman" w:hAnsi="Arial" w:cs="Arial"/>
          <w:color w:val="000000" w:themeColor="text1"/>
        </w:rPr>
      </w:pPr>
      <w:ins w:id="12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"tutorial_clearpesistence"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13. Configure the deletion of persisted model data</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28" w:author="Unknown"/>
          <w:rFonts w:ascii="Arial" w:eastAsia="Times New Roman" w:hAnsi="Arial" w:cs="Arial"/>
          <w:color w:val="000000" w:themeColor="text1"/>
        </w:rPr>
      </w:pPr>
      <w:ins w:id="12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"tutorial_modelelements"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14. Tutorial: Modeling a User Interface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30" w:author="Unknown"/>
          <w:rFonts w:ascii="Arial" w:eastAsia="Times New Roman" w:hAnsi="Arial" w:cs="Arial"/>
          <w:color w:val="000000" w:themeColor="text1"/>
        </w:rPr>
      </w:pPr>
      <w:ins w:id="13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"tutorial_modelelements1"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14.1. Create modeled user interface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32" w:author="Unknown"/>
          <w:rFonts w:ascii="Arial" w:eastAsia="Times New Roman" w:hAnsi="Arial" w:cs="Arial"/>
          <w:color w:val="000000" w:themeColor="text1"/>
        </w:rPr>
      </w:pPr>
      <w:ins w:id="13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"tutorial_modelelements1a"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14.2. Adding model elements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34" w:author="Unknown"/>
          <w:rFonts w:ascii="Arial" w:eastAsia="Times New Roman" w:hAnsi="Arial" w:cs="Arial"/>
          <w:color w:val="000000" w:themeColor="text1"/>
        </w:rPr>
      </w:pPr>
      <w:ins w:id="13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"tutorial_modelelements2"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14.3. Create Java classes and connect to the model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36" w:author="Unknown"/>
          <w:rFonts w:ascii="Arial" w:eastAsia="Times New Roman" w:hAnsi="Arial" w:cs="Arial"/>
          <w:color w:val="000000" w:themeColor="text1"/>
        </w:rPr>
      </w:pPr>
      <w:ins w:id="13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"tutorial_modelelements3"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14.4. Test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38" w:author="Unknown"/>
          <w:rFonts w:ascii="Arial" w:eastAsia="Times New Roman" w:hAnsi="Arial" w:cs="Arial"/>
          <w:color w:val="000000" w:themeColor="text1"/>
        </w:rPr>
      </w:pPr>
      <w:ins w:id="13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"tutorial_modelelementslayout"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14.5. Layout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40" w:author="Unknown"/>
          <w:rFonts w:ascii="Arial" w:eastAsia="Times New Roman" w:hAnsi="Arial" w:cs="Arial"/>
          <w:color w:val="000000" w:themeColor="text1"/>
        </w:rPr>
      </w:pPr>
      <w:ins w:id="14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"dependencyinjectione4"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15. Dependency Injection and Annotations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42" w:author="Unknown"/>
          <w:rFonts w:ascii="Arial" w:eastAsia="Times New Roman" w:hAnsi="Arial" w:cs="Arial"/>
          <w:color w:val="000000" w:themeColor="text1"/>
        </w:rPr>
      </w:pPr>
      <w:ins w:id="14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"dependencyinjection"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15.1. What is Dependency Injection?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44" w:author="Unknown"/>
          <w:rFonts w:ascii="Arial" w:eastAsia="Times New Roman" w:hAnsi="Arial" w:cs="Arial"/>
          <w:color w:val="000000" w:themeColor="text1"/>
        </w:rPr>
      </w:pPr>
      <w:ins w:id="14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"dependencyinjection_eclipse"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15.2. Define dependencies in Eclipse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46" w:author="Unknown"/>
          <w:rFonts w:ascii="Arial" w:eastAsia="Times New Roman" w:hAnsi="Arial" w:cs="Arial"/>
          <w:color w:val="000000" w:themeColor="text1"/>
        </w:rPr>
      </w:pPr>
      <w:ins w:id="14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"dependencyinjection_container"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15.3. Dependency injection in Eclipse 4</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48" w:author="Unknown"/>
          <w:rFonts w:ascii="Arial" w:eastAsia="Times New Roman" w:hAnsi="Arial" w:cs="Arial"/>
          <w:color w:val="000000" w:themeColor="text1"/>
        </w:rPr>
      </w:pPr>
      <w:ins w:id="14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"context"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16. Scope of injection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50" w:author="Unknown"/>
          <w:rFonts w:ascii="Arial" w:eastAsia="Times New Roman" w:hAnsi="Arial" w:cs="Arial"/>
          <w:color w:val="000000" w:themeColor="text1"/>
        </w:rPr>
      </w:pPr>
      <w:ins w:id="151" w:author="Unknown">
        <w:r w:rsidRPr="00ED215B">
          <w:rPr>
            <w:rFonts w:ascii="Arial" w:eastAsia="Times New Roman" w:hAnsi="Arial" w:cs="Arial"/>
            <w:color w:val="000000" w:themeColor="text1"/>
          </w:rPr>
          <w:lastRenderedPageBreak/>
          <w:fldChar w:fldCharType="begin"/>
        </w:r>
        <w:r w:rsidRPr="00ED215B">
          <w:rPr>
            <w:rFonts w:ascii="Arial" w:eastAsia="Times New Roman" w:hAnsi="Arial" w:cs="Arial"/>
            <w:color w:val="000000" w:themeColor="text1"/>
          </w:rPr>
          <w:instrText xml:space="preserve"> HYPERLINK "http://www.vogella.com/articles/EclipseRCP/article.html" \l "context_what"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16.1. What can be injected?</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52" w:author="Unknown"/>
          <w:rFonts w:ascii="Arial" w:eastAsia="Times New Roman" w:hAnsi="Arial" w:cs="Arial"/>
          <w:color w:val="000000" w:themeColor="text1"/>
        </w:rPr>
      </w:pPr>
      <w:ins w:id="15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"context_keyscontext"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16.2. Key/values pairs and Context Variables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54" w:author="Unknown"/>
          <w:rFonts w:ascii="Arial" w:eastAsia="Times New Roman" w:hAnsi="Arial" w:cs="Arial"/>
          <w:color w:val="000000" w:themeColor="text1"/>
        </w:rPr>
      </w:pPr>
      <w:ins w:id="15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"context_ieclipsecontext"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16.3. How are objects searched?</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56" w:author="Unknown"/>
          <w:rFonts w:ascii="Arial" w:eastAsia="Times New Roman" w:hAnsi="Arial" w:cs="Arial"/>
          <w:color w:val="000000" w:themeColor="text1"/>
        </w:rPr>
      </w:pPr>
      <w:ins w:id="15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"context_classes"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16.4. What are the relevant classes and </w:t>
        </w:r>
        <w:proofErr w:type="gramStart"/>
        <w:r w:rsidRPr="00ED215B">
          <w:rPr>
            <w:rFonts w:ascii="Arial" w:eastAsia="Times New Roman" w:hAnsi="Arial" w:cs="Arial"/>
            <w:b/>
            <w:bCs/>
            <w:color w:val="000000" w:themeColor="text1"/>
          </w:rPr>
          <w:t>interfaces</w:t>
        </w:r>
        <w:proofErr w:type="gram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58" w:author="Unknown"/>
          <w:rFonts w:ascii="Arial" w:eastAsia="Times New Roman" w:hAnsi="Arial" w:cs="Arial"/>
          <w:color w:val="000000" w:themeColor="text1"/>
        </w:rPr>
      </w:pPr>
      <w:ins w:id="15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"context_who"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16.5. Who creates the context for model elements?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60" w:author="Unknown"/>
          <w:rFonts w:ascii="Arial" w:eastAsia="Times New Roman" w:hAnsi="Arial" w:cs="Arial"/>
          <w:color w:val="000000" w:themeColor="text1"/>
        </w:rPr>
      </w:pPr>
      <w:ins w:id="16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"programmingmodel"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17. Behavior Annotations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62" w:author="Unknown"/>
          <w:rFonts w:ascii="Arial" w:eastAsia="Times New Roman" w:hAnsi="Arial" w:cs="Arial"/>
          <w:color w:val="000000" w:themeColor="text1"/>
        </w:rPr>
      </w:pPr>
      <w:ins w:id="16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"programmingmodel_inheritance"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17.1. API definition via inheritance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64" w:author="Unknown"/>
          <w:rFonts w:ascii="Arial" w:eastAsia="Times New Roman" w:hAnsi="Arial" w:cs="Arial"/>
          <w:color w:val="000000" w:themeColor="text1"/>
        </w:rPr>
      </w:pPr>
      <w:ins w:id="16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"programmingmodel_annotation"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17.2. API definition via annotations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66" w:author="Unknown"/>
          <w:rFonts w:ascii="Arial" w:eastAsia="Times New Roman" w:hAnsi="Arial" w:cs="Arial"/>
          <w:color w:val="000000" w:themeColor="text1"/>
        </w:rPr>
      </w:pPr>
      <w:ins w:id="16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"lifecycle"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17.3. Lifecycle Hooks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68" w:author="Unknown"/>
          <w:rFonts w:ascii="Arial" w:eastAsia="Times New Roman" w:hAnsi="Arial" w:cs="Arial"/>
          <w:color w:val="000000" w:themeColor="text1"/>
        </w:rPr>
      </w:pPr>
      <w:ins w:id="16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"tutorial_di"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18. Tutorial: Using dependency injection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70" w:author="Unknown"/>
          <w:rFonts w:ascii="Arial" w:eastAsia="Times New Roman" w:hAnsi="Arial" w:cs="Arial"/>
          <w:color w:val="000000" w:themeColor="text1"/>
        </w:rPr>
      </w:pPr>
      <w:ins w:id="17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"tutorial_di1"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18.1. Getting a Composite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72" w:author="Unknown"/>
          <w:rFonts w:ascii="Arial" w:eastAsia="Times New Roman" w:hAnsi="Arial" w:cs="Arial"/>
          <w:color w:val="000000" w:themeColor="text1"/>
        </w:rPr>
      </w:pPr>
      <w:ins w:id="17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"tutorial_di2"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18.2. Validation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74" w:author="Unknown"/>
          <w:rFonts w:ascii="Arial" w:eastAsia="Times New Roman" w:hAnsi="Arial" w:cs="Arial"/>
          <w:color w:val="000000" w:themeColor="text1"/>
        </w:rPr>
      </w:pPr>
      <w:ins w:id="17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"tutorial_api"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19. Exercise: Define Part Lifecycle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76" w:author="Unknown"/>
          <w:rFonts w:ascii="Arial" w:eastAsia="Times New Roman" w:hAnsi="Arial" w:cs="Arial"/>
          <w:color w:val="000000" w:themeColor="text1"/>
        </w:rPr>
      </w:pPr>
      <w:ins w:id="17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"tutorial_api0"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19.1. Overview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78" w:author="Unknown"/>
          <w:rFonts w:ascii="Arial" w:eastAsia="Times New Roman" w:hAnsi="Arial" w:cs="Arial"/>
          <w:color w:val="000000" w:themeColor="text1"/>
        </w:rPr>
      </w:pPr>
      <w:ins w:id="17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"tutorial_api1"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19.2. Using @</w:t>
        </w:r>
        <w:proofErr w:type="spellStart"/>
        <w:r w:rsidRPr="00ED215B">
          <w:rPr>
            <w:rFonts w:ascii="Arial" w:eastAsia="Times New Roman" w:hAnsi="Arial" w:cs="Arial"/>
            <w:b/>
            <w:bCs/>
            <w:color w:val="000000" w:themeColor="text1"/>
          </w:rPr>
          <w:t>PostConstruct</w:t>
        </w:r>
        <w:proofErr w:type="spellEnd"/>
        <w:r w:rsidRPr="00ED215B">
          <w:rPr>
            <w:rFonts w:ascii="Arial" w:eastAsia="Times New Roman" w:hAnsi="Arial" w:cs="Arial"/>
            <w:b/>
            <w:bCs/>
            <w:color w:val="000000" w:themeColor="text1"/>
          </w:rPr>
          <w:t xml:space="preserve"> and @</w:t>
        </w:r>
        <w:proofErr w:type="spellStart"/>
        <w:r w:rsidRPr="00ED215B">
          <w:rPr>
            <w:rFonts w:ascii="Arial" w:eastAsia="Times New Roman" w:hAnsi="Arial" w:cs="Arial"/>
            <w:b/>
            <w:bCs/>
            <w:color w:val="000000" w:themeColor="text1"/>
          </w:rPr>
          <w:t>PreDestroy</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80" w:author="Unknown"/>
          <w:rFonts w:ascii="Arial" w:eastAsia="Times New Roman" w:hAnsi="Arial" w:cs="Arial"/>
          <w:color w:val="000000" w:themeColor="text1"/>
        </w:rPr>
      </w:pPr>
      <w:ins w:id="18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"tutorial_focus"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19.3. @Focus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82" w:author="Unknown"/>
          <w:rFonts w:ascii="Arial" w:eastAsia="Times New Roman" w:hAnsi="Arial" w:cs="Arial"/>
          <w:color w:val="000000" w:themeColor="text1"/>
        </w:rPr>
      </w:pPr>
      <w:ins w:id="18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"tutorial_api2"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19.4. Validate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184" w:author="Unknown"/>
          <w:rFonts w:ascii="Arial" w:eastAsia="Times New Roman" w:hAnsi="Arial" w:cs="Arial"/>
          <w:color w:val="000000" w:themeColor="text1"/>
        </w:rPr>
      </w:pPr>
      <w:ins w:id="18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20. Commands, Handlers, Menus, Toolbars and </w:t>
        </w:r>
        <w:proofErr w:type="spellStart"/>
        <w:r w:rsidRPr="00ED215B">
          <w:rPr>
            <w:rFonts w:ascii="Arial" w:eastAsia="Times New Roman" w:hAnsi="Arial" w:cs="Arial"/>
            <w:b/>
            <w:bCs/>
            <w:color w:val="000000" w:themeColor="text1"/>
          </w:rPr>
          <w:t>Popups</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86" w:author="Unknown"/>
          <w:rFonts w:ascii="Arial" w:eastAsia="Times New Roman" w:hAnsi="Arial" w:cs="Arial"/>
          <w:color w:val="000000" w:themeColor="text1"/>
        </w:rPr>
      </w:pPr>
      <w:ins w:id="18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20.1. Overview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88" w:author="Unknown"/>
          <w:rFonts w:ascii="Arial" w:eastAsia="Times New Roman" w:hAnsi="Arial" w:cs="Arial"/>
          <w:color w:val="000000" w:themeColor="text1"/>
        </w:rPr>
      </w:pPr>
      <w:ins w:id="18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"commands_defaults"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20.2. Default commands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90" w:author="Unknown"/>
          <w:rFonts w:ascii="Arial" w:eastAsia="Times New Roman" w:hAnsi="Arial" w:cs="Arial"/>
          <w:color w:val="000000" w:themeColor="text1"/>
        </w:rPr>
      </w:pPr>
      <w:ins w:id="19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"commands_menu"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20.3. Menus and Toolbar</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92" w:author="Unknown"/>
          <w:rFonts w:ascii="Arial" w:eastAsia="Times New Roman" w:hAnsi="Arial" w:cs="Arial"/>
          <w:color w:val="000000" w:themeColor="text1"/>
        </w:rPr>
      </w:pPr>
      <w:ins w:id="19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"commands_views"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20.4. View Menus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94" w:author="Unknown"/>
          <w:rFonts w:ascii="Arial" w:eastAsia="Times New Roman" w:hAnsi="Arial" w:cs="Arial"/>
          <w:color w:val="000000" w:themeColor="text1"/>
        </w:rPr>
      </w:pPr>
      <w:ins w:id="19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"commands_popup"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20.5. Popup Menu - Context Menu</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196" w:author="Unknown"/>
          <w:rFonts w:ascii="Arial" w:eastAsia="Times New Roman" w:hAnsi="Arial" w:cs="Arial"/>
          <w:color w:val="000000" w:themeColor="text1"/>
        </w:rPr>
      </w:pPr>
      <w:ins w:id="19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"commands_valid"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20.6. Scope of handlers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198" w:author="Unknown"/>
          <w:rFonts w:ascii="Arial" w:eastAsia="Times New Roman" w:hAnsi="Arial" w:cs="Arial"/>
          <w:color w:val="000000" w:themeColor="text1"/>
        </w:rPr>
      </w:pPr>
      <w:ins w:id="19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"commands_several"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20.7. Several methods with @Execute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00" w:author="Unknown"/>
          <w:rFonts w:ascii="Arial" w:eastAsia="Times New Roman" w:hAnsi="Arial" w:cs="Arial"/>
          <w:color w:val="000000" w:themeColor="text1"/>
        </w:rPr>
      </w:pPr>
      <w:ins w:id="20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"commands_parameter"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20.8. Passing parameters to commands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02" w:author="Unknown"/>
          <w:rFonts w:ascii="Arial" w:eastAsia="Times New Roman" w:hAnsi="Arial" w:cs="Arial"/>
          <w:color w:val="000000" w:themeColor="text1"/>
        </w:rPr>
      </w:pPr>
      <w:ins w:id="20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"commands_coreexpressions"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20.9. Core expressions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04" w:author="Unknown"/>
          <w:rFonts w:ascii="Arial" w:eastAsia="Times New Roman" w:hAnsi="Arial" w:cs="Arial"/>
          <w:color w:val="000000" w:themeColor="text1"/>
        </w:rPr>
      </w:pPr>
      <w:ins w:id="20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"commands_coreexpressionsown"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20.10. Evaluate your own values in Core expressions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06" w:author="Unknown"/>
          <w:rFonts w:ascii="Arial" w:eastAsia="Times New Roman" w:hAnsi="Arial" w:cs="Arial"/>
          <w:color w:val="000000" w:themeColor="text1"/>
        </w:rPr>
      </w:pPr>
      <w:ins w:id="20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"commands_ids"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20.11. Naming schema for command and handler IDs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08" w:author="Unknown"/>
          <w:rFonts w:ascii="Arial" w:eastAsia="Times New Roman" w:hAnsi="Arial" w:cs="Arial"/>
          <w:color w:val="000000" w:themeColor="text1"/>
        </w:rPr>
      </w:pPr>
      <w:ins w:id="20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"tutorial_uicomponents"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 Tutorial: Defining and using Commands and Handlers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10" w:author="Unknown"/>
          <w:rFonts w:ascii="Arial" w:eastAsia="Times New Roman" w:hAnsi="Arial" w:cs="Arial"/>
          <w:color w:val="000000" w:themeColor="text1"/>
        </w:rPr>
      </w:pPr>
      <w:ins w:id="21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"uicomponents_overview"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21.1. Overview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12" w:author="Unknown"/>
          <w:rFonts w:ascii="Arial" w:eastAsia="Times New Roman" w:hAnsi="Arial" w:cs="Arial"/>
          <w:color w:val="000000" w:themeColor="text1"/>
        </w:rPr>
      </w:pPr>
      <w:ins w:id="21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"uicomponents_command"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21.2. Defining Commands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14" w:author="Unknown"/>
          <w:rFonts w:ascii="Arial" w:eastAsia="Times New Roman" w:hAnsi="Arial" w:cs="Arial"/>
          <w:color w:val="000000" w:themeColor="text1"/>
        </w:rPr>
      </w:pPr>
      <w:ins w:id="21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"uicomponents_handlerclasses"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21.3. Defining Handler classes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16" w:author="Unknown"/>
          <w:rFonts w:ascii="Arial" w:eastAsia="Times New Roman" w:hAnsi="Arial" w:cs="Arial"/>
          <w:color w:val="000000" w:themeColor="text1"/>
        </w:rPr>
      </w:pPr>
      <w:ins w:id="21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"uicomponents_handlers"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21.4. Defining Handlers in your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18" w:author="Unknown"/>
          <w:rFonts w:ascii="Arial" w:eastAsia="Times New Roman" w:hAnsi="Arial" w:cs="Arial"/>
          <w:color w:val="000000" w:themeColor="text1"/>
        </w:rPr>
      </w:pPr>
      <w:ins w:id="21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"uicomponents_menu"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21.5. Adding a Menu</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20" w:author="Unknown"/>
          <w:rFonts w:ascii="Arial" w:eastAsia="Times New Roman" w:hAnsi="Arial" w:cs="Arial"/>
          <w:color w:val="000000" w:themeColor="text1"/>
        </w:rPr>
      </w:pPr>
      <w:ins w:id="22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"uicomponents_toolbar"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21.6. Adding a Toolbar</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22" w:author="Unknown"/>
          <w:rFonts w:ascii="Arial" w:eastAsia="Times New Roman" w:hAnsi="Arial" w:cs="Arial"/>
          <w:color w:val="000000" w:themeColor="text1"/>
        </w:rPr>
      </w:pPr>
      <w:ins w:id="223" w:author="Unknown">
        <w:r w:rsidRPr="00ED215B">
          <w:rPr>
            <w:rFonts w:ascii="Arial" w:eastAsia="Times New Roman" w:hAnsi="Arial" w:cs="Arial"/>
            <w:color w:val="000000" w:themeColor="text1"/>
          </w:rPr>
          <w:lastRenderedPageBreak/>
          <w:fldChar w:fldCharType="begin"/>
        </w:r>
        <w:r w:rsidRPr="00ED215B">
          <w:rPr>
            <w:rFonts w:ascii="Arial" w:eastAsia="Times New Roman" w:hAnsi="Arial" w:cs="Arial"/>
            <w:color w:val="000000" w:themeColor="text1"/>
          </w:rPr>
          <w:instrText xml:space="preserve"> HYPERLINK "http://www.vogella.com/articles/EclipseRCP/article.html" \l "uicomponents_close"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21.7. Closing the application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24" w:author="Unknown"/>
          <w:rFonts w:ascii="Arial" w:eastAsia="Times New Roman" w:hAnsi="Arial" w:cs="Arial"/>
          <w:color w:val="000000" w:themeColor="text1"/>
        </w:rPr>
      </w:pPr>
      <w:ins w:id="22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"uicomponents_save"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21.8. Simulate save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26" w:author="Unknown"/>
          <w:rFonts w:ascii="Arial" w:eastAsia="Times New Roman" w:hAnsi="Arial" w:cs="Arial"/>
          <w:color w:val="000000" w:themeColor="text1"/>
        </w:rPr>
      </w:pPr>
      <w:ins w:id="22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"keybindings"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22. Key bindings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28" w:author="Unknown"/>
          <w:rFonts w:ascii="Arial" w:eastAsia="Times New Roman" w:hAnsi="Arial" w:cs="Arial"/>
          <w:color w:val="000000" w:themeColor="text1"/>
        </w:rPr>
      </w:pPr>
      <w:ins w:id="22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"keybindings_overview"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22.1. Overview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30" w:author="Unknown"/>
          <w:rFonts w:ascii="Arial" w:eastAsia="Times New Roman" w:hAnsi="Arial" w:cs="Arial"/>
          <w:color w:val="000000" w:themeColor="text1"/>
        </w:rPr>
      </w:pPr>
      <w:ins w:id="23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"keybindings_bindingcontext"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22.2. </w:t>
        </w:r>
        <w:proofErr w:type="spellStart"/>
        <w:r w:rsidRPr="00ED215B">
          <w:rPr>
            <w:rFonts w:ascii="Arial" w:eastAsia="Times New Roman" w:hAnsi="Arial" w:cs="Arial"/>
            <w:b/>
            <w:bCs/>
            <w:color w:val="000000" w:themeColor="text1"/>
          </w:rPr>
          <w:t>BindingContext</w:t>
        </w:r>
        <w:proofErr w:type="spellEnd"/>
        <w:r w:rsidRPr="00ED215B">
          <w:rPr>
            <w:rFonts w:ascii="Arial" w:eastAsia="Times New Roman" w:hAnsi="Arial" w:cs="Arial"/>
            <w:b/>
            <w:bCs/>
            <w:color w:val="000000" w:themeColor="text1"/>
          </w:rPr>
          <w:t xml:space="preserve"> entries using by </w:t>
        </w:r>
        <w:proofErr w:type="spellStart"/>
        <w:r w:rsidRPr="00ED215B">
          <w:rPr>
            <w:rFonts w:ascii="Arial" w:eastAsia="Times New Roman" w:hAnsi="Arial" w:cs="Arial"/>
            <w:b/>
            <w:bCs/>
            <w:color w:val="000000" w:themeColor="text1"/>
          </w:rPr>
          <w:t>JFace</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32" w:author="Unknown"/>
          <w:rFonts w:ascii="Arial" w:eastAsia="Times New Roman" w:hAnsi="Arial" w:cs="Arial"/>
          <w:color w:val="000000" w:themeColor="text1"/>
        </w:rPr>
      </w:pPr>
      <w:ins w:id="23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"keybindings_entries"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22.3. Define Shortcuts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34" w:author="Unknown"/>
          <w:rFonts w:ascii="Arial" w:eastAsia="Times New Roman" w:hAnsi="Arial" w:cs="Arial"/>
          <w:color w:val="000000" w:themeColor="text1"/>
        </w:rPr>
      </w:pPr>
      <w:ins w:id="23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"keybindings_partbindings"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22.4. Key Bindings for a Part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36" w:author="Unknown"/>
          <w:rFonts w:ascii="Arial" w:eastAsia="Times New Roman" w:hAnsi="Arial" w:cs="Arial"/>
          <w:color w:val="000000" w:themeColor="text1"/>
        </w:rPr>
      </w:pPr>
      <w:ins w:id="23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"keybindings_validbindings"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22.5. Activating Bindings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38" w:author="Unknown"/>
          <w:rFonts w:ascii="Arial" w:eastAsia="Times New Roman" w:hAnsi="Arial" w:cs="Arial"/>
          <w:color w:val="000000" w:themeColor="text1"/>
        </w:rPr>
      </w:pPr>
      <w:ins w:id="23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"keybindings_issues"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22.6. Issues with </w:t>
        </w:r>
        <w:proofErr w:type="spellStart"/>
        <w:r w:rsidRPr="00ED215B">
          <w:rPr>
            <w:rFonts w:ascii="Arial" w:eastAsia="Times New Roman" w:hAnsi="Arial" w:cs="Arial"/>
            <w:b/>
            <w:bCs/>
            <w:color w:val="000000" w:themeColor="text1"/>
          </w:rPr>
          <w:t>Keybinding</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40" w:author="Unknown"/>
          <w:rFonts w:ascii="Arial" w:eastAsia="Times New Roman" w:hAnsi="Arial" w:cs="Arial"/>
          <w:color w:val="000000" w:themeColor="text1"/>
        </w:rPr>
      </w:pPr>
      <w:ins w:id="24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"modeldynamics"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23. Application model modifications at runtime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42" w:author="Unknown"/>
          <w:rFonts w:ascii="Arial" w:eastAsia="Times New Roman" w:hAnsi="Arial" w:cs="Arial"/>
          <w:color w:val="000000" w:themeColor="text1"/>
        </w:rPr>
      </w:pPr>
      <w:ins w:id="24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"modeldynamics_creating"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23.1. Creating model elements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44" w:author="Unknown"/>
          <w:rFonts w:ascii="Arial" w:eastAsia="Times New Roman" w:hAnsi="Arial" w:cs="Arial"/>
          <w:color w:val="000000" w:themeColor="text1"/>
        </w:rPr>
      </w:pPr>
      <w:ins w:id="24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"modeldynamics_modification"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23.2. Modifying existing model elements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46" w:author="Unknown"/>
          <w:rFonts w:ascii="Arial" w:eastAsia="Times New Roman" w:hAnsi="Arial" w:cs="Arial"/>
          <w:color w:val="000000" w:themeColor="text1"/>
        </w:rPr>
      </w:pPr>
      <w:ins w:id="24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"modeldynamics"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24. Example for changing the application model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248" w:author="Unknown"/>
          <w:rFonts w:ascii="Arial" w:eastAsia="Times New Roman" w:hAnsi="Arial" w:cs="Arial"/>
          <w:color w:val="000000" w:themeColor="text1"/>
        </w:rPr>
      </w:pPr>
      <w:ins w:id="24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"modeldynamics_example1"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24.1. Example: Dynamically create a new Window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50" w:author="Unknown"/>
          <w:rFonts w:ascii="Arial" w:eastAsia="Times New Roman" w:hAnsi="Arial" w:cs="Arial"/>
          <w:color w:val="000000" w:themeColor="text1"/>
        </w:rPr>
      </w:pPr>
      <w:ins w:id="25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"modeldynamics_example2"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24.2. Example: Dynamically create a new Part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52" w:author="Unknown"/>
          <w:rFonts w:ascii="Arial" w:eastAsia="Times New Roman" w:hAnsi="Arial" w:cs="Arial"/>
          <w:color w:val="000000" w:themeColor="text1"/>
        </w:rPr>
      </w:pPr>
      <w:ins w:id="25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"modeladdons"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25. Model </w:t>
        </w:r>
        <w:proofErr w:type="spellStart"/>
        <w:r w:rsidRPr="00ED215B">
          <w:rPr>
            <w:rFonts w:ascii="Arial" w:eastAsia="Times New Roman" w:hAnsi="Arial" w:cs="Arial"/>
            <w:b/>
            <w:bCs/>
            <w:color w:val="000000" w:themeColor="text1"/>
          </w:rPr>
          <w:t>Addons</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54" w:author="Unknown"/>
          <w:rFonts w:ascii="Arial" w:eastAsia="Times New Roman" w:hAnsi="Arial" w:cs="Arial"/>
          <w:color w:val="000000" w:themeColor="text1"/>
        </w:rPr>
      </w:pPr>
      <w:ins w:id="25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"modeladdons_overview"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25.1. Overview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56" w:author="Unknown"/>
          <w:rFonts w:ascii="Arial" w:eastAsia="Times New Roman" w:hAnsi="Arial" w:cs="Arial"/>
          <w:color w:val="000000" w:themeColor="text1"/>
        </w:rPr>
      </w:pPr>
      <w:ins w:id="25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"modeladdons_standard"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25.2. Framework </w:t>
        </w:r>
        <w:proofErr w:type="spellStart"/>
        <w:r w:rsidRPr="00ED215B">
          <w:rPr>
            <w:rFonts w:ascii="Arial" w:eastAsia="Times New Roman" w:hAnsi="Arial" w:cs="Arial"/>
            <w:b/>
            <w:bCs/>
            <w:color w:val="000000" w:themeColor="text1"/>
          </w:rPr>
          <w:t>Addons</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58" w:author="Unknown"/>
          <w:rFonts w:ascii="Arial" w:eastAsia="Times New Roman" w:hAnsi="Arial" w:cs="Arial"/>
          <w:color w:val="000000" w:themeColor="text1"/>
        </w:rPr>
      </w:pPr>
      <w:ins w:id="25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"modeladdons_swtaddons"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25.3. Additional SWT </w:t>
        </w:r>
        <w:proofErr w:type="spellStart"/>
        <w:r w:rsidRPr="00ED215B">
          <w:rPr>
            <w:rFonts w:ascii="Arial" w:eastAsia="Times New Roman" w:hAnsi="Arial" w:cs="Arial"/>
            <w:b/>
            <w:bCs/>
            <w:color w:val="000000" w:themeColor="text1"/>
          </w:rPr>
          <w:t>addons</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60" w:author="Unknown"/>
          <w:rFonts w:ascii="Arial" w:eastAsia="Times New Roman" w:hAnsi="Arial" w:cs="Arial"/>
          <w:color w:val="000000" w:themeColor="text1"/>
        </w:rPr>
      </w:pPr>
      <w:ins w:id="26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"modeladdons_lifecycle"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25.4. Relationship to other services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62" w:author="Unknown"/>
          <w:rFonts w:ascii="Arial" w:eastAsia="Times New Roman" w:hAnsi="Arial" w:cs="Arial"/>
          <w:color w:val="000000" w:themeColor="text1"/>
        </w:rPr>
      </w:pPr>
      <w:ins w:id="26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"extentcontext"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26. Accessing and extending the Eclipse Context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64" w:author="Unknown"/>
          <w:rFonts w:ascii="Arial" w:eastAsia="Times New Roman" w:hAnsi="Arial" w:cs="Arial"/>
          <w:color w:val="000000" w:themeColor="text1"/>
        </w:rPr>
      </w:pPr>
      <w:ins w:id="26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"extentcontext_access"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26.1. Accessing the context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66" w:author="Unknown"/>
          <w:rFonts w:ascii="Arial" w:eastAsia="Times New Roman" w:hAnsi="Arial" w:cs="Arial"/>
          <w:color w:val="000000" w:themeColor="text1"/>
        </w:rPr>
      </w:pPr>
      <w:ins w:id="26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"extentcontext_adding"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26.2. </w:t>
        </w:r>
        <w:proofErr w:type="spellStart"/>
        <w:r w:rsidRPr="00ED215B">
          <w:rPr>
            <w:rFonts w:ascii="Arial" w:eastAsia="Times New Roman" w:hAnsi="Arial" w:cs="Arial"/>
            <w:b/>
            <w:bCs/>
            <w:color w:val="000000" w:themeColor="text1"/>
          </w:rPr>
          <w:t>OSGi</w:t>
        </w:r>
        <w:proofErr w:type="spellEnd"/>
        <w:r w:rsidRPr="00ED215B">
          <w:rPr>
            <w:rFonts w:ascii="Arial" w:eastAsia="Times New Roman" w:hAnsi="Arial" w:cs="Arial"/>
            <w:b/>
            <w:bCs/>
            <w:color w:val="000000" w:themeColor="text1"/>
          </w:rPr>
          <w:t xml:space="preserve"> services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68" w:author="Unknown"/>
          <w:rFonts w:ascii="Arial" w:eastAsia="Times New Roman" w:hAnsi="Arial" w:cs="Arial"/>
          <w:color w:val="000000" w:themeColor="text1"/>
        </w:rPr>
      </w:pPr>
      <w:ins w:id="26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"icontextvariables"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26.3. Objects and Context Variables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70" w:author="Unknown"/>
          <w:rFonts w:ascii="Arial" w:eastAsia="Times New Roman" w:hAnsi="Arial" w:cs="Arial"/>
          <w:color w:val="000000" w:themeColor="text1"/>
        </w:rPr>
      </w:pPr>
      <w:ins w:id="27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"extentcontext_modeladdons"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26.4. Model </w:t>
        </w:r>
        <w:proofErr w:type="spellStart"/>
        <w:r w:rsidRPr="00ED215B">
          <w:rPr>
            <w:rFonts w:ascii="Arial" w:eastAsia="Times New Roman" w:hAnsi="Arial" w:cs="Arial"/>
            <w:b/>
            <w:bCs/>
            <w:color w:val="000000" w:themeColor="text1"/>
          </w:rPr>
          <w:t>Addons</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72" w:author="Unknown"/>
          <w:rFonts w:ascii="Arial" w:eastAsia="Times New Roman" w:hAnsi="Arial" w:cs="Arial"/>
          <w:color w:val="000000" w:themeColor="text1"/>
        </w:rPr>
      </w:pPr>
      <w:ins w:id="27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"extentcontext_turnandtrack"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26.5. </w:t>
        </w:r>
        <w:proofErr w:type="spellStart"/>
        <w:r w:rsidRPr="00ED215B">
          <w:rPr>
            <w:rFonts w:ascii="Arial" w:eastAsia="Times New Roman" w:hAnsi="Arial" w:cs="Arial"/>
            <w:b/>
            <w:bCs/>
            <w:color w:val="000000" w:themeColor="text1"/>
          </w:rPr>
          <w:t>RunAndTrack</w:t>
        </w:r>
        <w:proofErr w:type="spellEnd"/>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74" w:author="Unknown"/>
          <w:rFonts w:ascii="Arial" w:eastAsia="Times New Roman" w:hAnsi="Arial" w:cs="Arial"/>
          <w:color w:val="000000" w:themeColor="text1"/>
        </w:rPr>
      </w:pPr>
      <w:ins w:id="27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"icontextfunction"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26.6. Context Functions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76" w:author="Unknown"/>
          <w:rFonts w:ascii="Arial" w:eastAsia="Times New Roman" w:hAnsi="Arial" w:cs="Arial"/>
          <w:color w:val="000000" w:themeColor="text1"/>
        </w:rPr>
      </w:pPr>
      <w:ins w:id="27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"ownobjects"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27. Using dependency injection for your own Java objects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78" w:author="Unknown"/>
          <w:rFonts w:ascii="Arial" w:eastAsia="Times New Roman" w:hAnsi="Arial" w:cs="Arial"/>
          <w:color w:val="000000" w:themeColor="text1"/>
        </w:rPr>
      </w:pPr>
      <w:ins w:id="27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"ownobjects_overview"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27.1. Overview</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80" w:author="Unknown"/>
          <w:rFonts w:ascii="Arial" w:eastAsia="Times New Roman" w:hAnsi="Arial" w:cs="Arial"/>
          <w:color w:val="000000" w:themeColor="text1"/>
        </w:rPr>
      </w:pPr>
      <w:ins w:id="28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"ownobjects_difrom"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27.2. Using dependency injection to get your own objects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82" w:author="Unknown"/>
          <w:rFonts w:ascii="Arial" w:eastAsia="Times New Roman" w:hAnsi="Arial" w:cs="Arial"/>
          <w:color w:val="000000" w:themeColor="text1"/>
        </w:rPr>
      </w:pPr>
      <w:ins w:id="28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"ownobjects_diinto"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27.3. Using dependency injection to create objects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84" w:author="Unknown"/>
          <w:rFonts w:ascii="Arial" w:eastAsia="Times New Roman" w:hAnsi="Arial" w:cs="Arial"/>
          <w:color w:val="000000" w:themeColor="text1"/>
        </w:rPr>
      </w:pPr>
      <w:ins w:id="28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"recipes_tags"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28. Relevant tags in the application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286" w:author="Unknown"/>
          <w:rFonts w:ascii="Arial" w:eastAsia="Times New Roman" w:hAnsi="Arial" w:cs="Arial"/>
          <w:color w:val="000000" w:themeColor="text1"/>
        </w:rPr>
      </w:pPr>
      <w:ins w:id="28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"bestpractice"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29. Eclipse 4 Best Practice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288" w:author="Unknown"/>
          <w:rFonts w:ascii="Arial" w:eastAsia="Times New Roman" w:hAnsi="Arial" w:cs="Arial"/>
          <w:color w:val="000000" w:themeColor="text1"/>
        </w:rPr>
      </w:pPr>
      <w:ins w:id="28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"bestpractices_osig"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29.1. Extending the Eclipse Context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290" w:author="Unknown"/>
          <w:rFonts w:ascii="Arial" w:eastAsia="Times New Roman" w:hAnsi="Arial" w:cs="Arial"/>
          <w:color w:val="000000" w:themeColor="text1"/>
        </w:rPr>
      </w:pPr>
      <w:ins w:id="29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"bestpractise_eventadmin"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29.2. Application communication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ind w:left="720"/>
        <w:rPr>
          <w:ins w:id="292" w:author="Unknown"/>
          <w:rFonts w:ascii="Arial" w:eastAsia="Times New Roman" w:hAnsi="Arial" w:cs="Arial"/>
          <w:color w:val="000000" w:themeColor="text1"/>
        </w:rPr>
      </w:pPr>
      <w:ins w:id="29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"bestpracticese_dynamics"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29.3. Static vs. dynamic application model</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94" w:author="Unknown"/>
          <w:rFonts w:ascii="Arial" w:eastAsia="Times New Roman" w:hAnsi="Arial" w:cs="Arial"/>
          <w:color w:val="000000" w:themeColor="text1"/>
        </w:rPr>
      </w:pPr>
      <w:ins w:id="295" w:author="Unknown">
        <w:r w:rsidRPr="00ED215B">
          <w:rPr>
            <w:rFonts w:ascii="Arial" w:eastAsia="Times New Roman" w:hAnsi="Arial" w:cs="Arial"/>
            <w:color w:val="000000" w:themeColor="text1"/>
          </w:rPr>
          <w:lastRenderedPageBreak/>
          <w:fldChar w:fldCharType="begin"/>
        </w:r>
        <w:r w:rsidRPr="00ED215B">
          <w:rPr>
            <w:rFonts w:ascii="Arial" w:eastAsia="Times New Roman" w:hAnsi="Arial" w:cs="Arial"/>
            <w:color w:val="000000" w:themeColor="text1"/>
          </w:rPr>
          <w:instrText xml:space="preserve"> HYPERLINK "http://www.vogella.com/articles/EclipseRCP/article.html" \l "bestpractices_components"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29.4. Component based development</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96" w:author="Unknown"/>
          <w:rFonts w:ascii="Arial" w:eastAsia="Times New Roman" w:hAnsi="Arial" w:cs="Arial"/>
          <w:color w:val="000000" w:themeColor="text1"/>
        </w:rPr>
      </w:pPr>
      <w:ins w:id="29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"bestpracticese_extensionpoints"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29.5. Usage of your own extension points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298" w:author="Unknown"/>
          <w:rFonts w:ascii="Arial" w:eastAsia="Times New Roman" w:hAnsi="Arial" w:cs="Arial"/>
          <w:color w:val="000000" w:themeColor="text1"/>
        </w:rPr>
      </w:pPr>
      <w:ins w:id="29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"bestpractices_minimizeapi"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29.6. API definition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300" w:author="Unknown"/>
          <w:rFonts w:ascii="Arial" w:eastAsia="Times New Roman" w:hAnsi="Arial" w:cs="Arial"/>
          <w:color w:val="000000" w:themeColor="text1"/>
        </w:rPr>
      </w:pPr>
      <w:ins w:id="30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"bestpractices_dependencies"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29.7. Packages vs. Plug-in dependencies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302" w:author="Unknown"/>
          <w:rFonts w:ascii="Arial" w:eastAsia="Times New Roman" w:hAnsi="Arial" w:cs="Arial"/>
          <w:color w:val="000000" w:themeColor="text1"/>
        </w:rPr>
      </w:pPr>
      <w:ins w:id="30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"closingwords"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30. Closing words</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304" w:author="Unknown"/>
          <w:rFonts w:ascii="Arial" w:eastAsia="Times New Roman" w:hAnsi="Arial" w:cs="Arial"/>
          <w:color w:val="000000" w:themeColor="text1"/>
        </w:rPr>
      </w:pPr>
      <w:ins w:id="305"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"thankyou"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 xml:space="preserve">31. Thank you </w:t>
        </w:r>
        <w:r w:rsidRPr="00ED215B">
          <w:rPr>
            <w:rFonts w:ascii="Arial" w:eastAsia="Times New Roman" w:hAnsi="Arial" w:cs="Arial"/>
            <w:color w:val="000000" w:themeColor="text1"/>
          </w:rPr>
          <w:fldChar w:fldCharType="end"/>
        </w:r>
      </w:ins>
    </w:p>
    <w:p w:rsidR="00ED215B" w:rsidRPr="00ED215B" w:rsidRDefault="00ED215B" w:rsidP="00ED215B">
      <w:pPr>
        <w:shd w:val="clear" w:color="auto" w:fill="F1F1F1"/>
        <w:spacing w:after="0" w:line="240" w:lineRule="auto"/>
        <w:rPr>
          <w:ins w:id="306" w:author="Unknown"/>
          <w:rFonts w:ascii="Arial" w:eastAsia="Times New Roman" w:hAnsi="Arial" w:cs="Arial"/>
          <w:color w:val="000000" w:themeColor="text1"/>
        </w:rPr>
      </w:pPr>
      <w:ins w:id="307"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"questions"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32. Questions and Discussion</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rPr>
          <w:ins w:id="308" w:author="Unknown"/>
          <w:rFonts w:ascii="Arial" w:eastAsia="Times New Roman" w:hAnsi="Arial" w:cs="Arial"/>
          <w:color w:val="000000" w:themeColor="text1"/>
        </w:rPr>
      </w:pPr>
      <w:ins w:id="309"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"resources"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33. Links and Literature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310" w:author="Unknown"/>
          <w:rFonts w:ascii="Arial" w:eastAsia="Times New Roman" w:hAnsi="Arial" w:cs="Arial"/>
          <w:color w:val="000000" w:themeColor="text1"/>
        </w:rPr>
      </w:pPr>
      <w:ins w:id="311"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"sourcecode"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33.1. Source Code</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1F1F1"/>
        <w:spacing w:after="0" w:line="240" w:lineRule="auto"/>
        <w:ind w:left="720"/>
        <w:rPr>
          <w:ins w:id="312" w:author="Unknown"/>
          <w:rFonts w:ascii="Arial" w:eastAsia="Times New Roman" w:hAnsi="Arial" w:cs="Arial"/>
          <w:color w:val="000000" w:themeColor="text1"/>
        </w:rPr>
      </w:pPr>
      <w:ins w:id="313" w:author="Unknown">
        <w:r w:rsidRPr="00ED215B">
          <w:rPr>
            <w:rFonts w:ascii="Arial" w:eastAsia="Times New Roman" w:hAnsi="Arial" w:cs="Arial"/>
            <w:color w:val="000000" w:themeColor="text1"/>
          </w:rPr>
          <w:fldChar w:fldCharType="begin"/>
        </w:r>
        <w:r w:rsidRPr="00ED215B">
          <w:rPr>
            <w:rFonts w:ascii="Arial" w:eastAsia="Times New Roman" w:hAnsi="Arial" w:cs="Arial"/>
            <w:color w:val="000000" w:themeColor="text1"/>
          </w:rPr>
          <w:instrText xml:space="preserve"> HYPERLINK "http://www.vogella.com/articles/EclipseRCP/article.html" \l "webresrouces_eclipse4" </w:instrText>
        </w:r>
        <w:r w:rsidRPr="00ED215B">
          <w:rPr>
            <w:rFonts w:ascii="Arial" w:eastAsia="Times New Roman" w:hAnsi="Arial" w:cs="Arial"/>
            <w:color w:val="000000" w:themeColor="text1"/>
          </w:rPr>
          <w:fldChar w:fldCharType="separate"/>
        </w:r>
        <w:r w:rsidRPr="00ED215B">
          <w:rPr>
            <w:rFonts w:ascii="Arial" w:eastAsia="Times New Roman" w:hAnsi="Arial" w:cs="Arial"/>
            <w:b/>
            <w:bCs/>
            <w:color w:val="000000" w:themeColor="text1"/>
          </w:rPr>
          <w:t>33.2. Eclipse 4</w:t>
        </w:r>
        <w:r w:rsidRPr="00ED215B">
          <w:rPr>
            <w:rFonts w:ascii="Arial" w:eastAsia="Times New Roman" w:hAnsi="Arial" w:cs="Arial"/>
            <w:color w:val="000000" w:themeColor="text1"/>
          </w:rPr>
          <w:fldChar w:fldCharType="end"/>
        </w:r>
        <w:r w:rsidRPr="00ED215B">
          <w:rPr>
            <w:rFonts w:ascii="Arial" w:eastAsia="Times New Roman" w:hAnsi="Arial" w:cs="Arial"/>
            <w:color w:val="000000" w:themeColor="text1"/>
          </w:rPr>
          <w:t xml:space="preserve"> </w:t>
        </w:r>
      </w:ins>
    </w:p>
    <w:p w:rsidR="00ED215B" w:rsidRPr="00ED215B" w:rsidRDefault="00ED215B" w:rsidP="00ED215B">
      <w:pPr>
        <w:shd w:val="clear" w:color="auto" w:fill="FFFFFF"/>
        <w:spacing w:before="300" w:after="0" w:line="240" w:lineRule="auto"/>
        <w:outlineLvl w:val="1"/>
        <w:rPr>
          <w:ins w:id="314" w:author="Unknown"/>
          <w:rFonts w:ascii="Arial" w:eastAsia="Times New Roman" w:hAnsi="Arial" w:cs="Arial"/>
          <w:b/>
          <w:bCs/>
          <w:color w:val="000000" w:themeColor="text1"/>
          <w:sz w:val="45"/>
          <w:szCs w:val="45"/>
        </w:rPr>
      </w:pPr>
      <w:bookmarkStart w:id="315" w:name="e4overview"/>
      <w:bookmarkEnd w:id="315"/>
      <w:ins w:id="316" w:author="Unknown">
        <w:r w:rsidRPr="00ED215B">
          <w:rPr>
            <w:rFonts w:ascii="Arial" w:eastAsia="Times New Roman" w:hAnsi="Arial" w:cs="Arial"/>
            <w:b/>
            <w:bCs/>
            <w:color w:val="000000" w:themeColor="text1"/>
            <w:sz w:val="45"/>
            <w:szCs w:val="45"/>
          </w:rPr>
          <w:t xml:space="preserve">1. Eclipse 4 </w:t>
        </w:r>
      </w:ins>
    </w:p>
    <w:p w:rsidR="00ED215B" w:rsidRPr="00ED215B" w:rsidRDefault="00ED215B" w:rsidP="00ED215B">
      <w:pPr>
        <w:shd w:val="clear" w:color="auto" w:fill="FFFFFF"/>
        <w:spacing w:after="0" w:line="240" w:lineRule="auto"/>
        <w:outlineLvl w:val="2"/>
        <w:rPr>
          <w:ins w:id="317" w:author="Unknown"/>
          <w:rFonts w:ascii="Arial" w:eastAsia="Times New Roman" w:hAnsi="Arial" w:cs="Arial"/>
          <w:b/>
          <w:bCs/>
          <w:color w:val="000000" w:themeColor="text1"/>
          <w:sz w:val="30"/>
          <w:szCs w:val="30"/>
        </w:rPr>
      </w:pPr>
      <w:bookmarkStart w:id="318" w:name="e4overview_eclipse4"/>
      <w:bookmarkEnd w:id="318"/>
      <w:ins w:id="319" w:author="Unknown">
        <w:r w:rsidRPr="00ED215B">
          <w:rPr>
            <w:rFonts w:ascii="Arial" w:eastAsia="Times New Roman" w:hAnsi="Arial" w:cs="Arial"/>
            <w:b/>
            <w:bCs/>
            <w:color w:val="000000" w:themeColor="text1"/>
            <w:sz w:val="30"/>
            <w:szCs w:val="30"/>
          </w:rPr>
          <w:t xml:space="preserve">1.1. What is Eclipse 4? </w:t>
        </w:r>
      </w:ins>
    </w:p>
    <w:p w:rsidR="00ED215B" w:rsidRPr="00ED215B" w:rsidRDefault="00ED215B" w:rsidP="00ED215B">
      <w:pPr>
        <w:shd w:val="clear" w:color="auto" w:fill="FFFFFF"/>
        <w:spacing w:before="100" w:beforeAutospacing="1" w:after="100" w:afterAutospacing="1" w:line="240" w:lineRule="auto"/>
        <w:ind w:left="150" w:right="150"/>
        <w:rPr>
          <w:ins w:id="320" w:author="Unknown"/>
          <w:rFonts w:ascii="Arial" w:eastAsia="Times New Roman" w:hAnsi="Arial" w:cs="Arial"/>
          <w:color w:val="000000" w:themeColor="text1"/>
          <w:sz w:val="24"/>
          <w:szCs w:val="24"/>
        </w:rPr>
      </w:pPr>
      <w:ins w:id="321" w:author="Unknown">
        <w:r w:rsidRPr="00ED215B">
          <w:rPr>
            <w:rFonts w:ascii="Arial" w:eastAsia="Times New Roman" w:hAnsi="Arial" w:cs="Arial"/>
            <w:color w:val="000000" w:themeColor="text1"/>
            <w:sz w:val="24"/>
            <w:szCs w:val="24"/>
          </w:rPr>
          <w:t xml:space="preserve">Eclipse 4 introduces a new set of technologies which increase the flexibility of Eclipse plug-in development. The simultaneous release of Eclipse named </w:t>
        </w:r>
        <w:r w:rsidRPr="00ED215B">
          <w:rPr>
            <w:rFonts w:ascii="Arial" w:eastAsia="Times New Roman" w:hAnsi="Arial" w:cs="Arial"/>
            <w:i/>
            <w:iCs/>
            <w:color w:val="000000" w:themeColor="text1"/>
            <w:sz w:val="24"/>
            <w:szCs w:val="24"/>
          </w:rPr>
          <w:t>Juno</w:t>
        </w:r>
        <w:r w:rsidRPr="00ED215B">
          <w:rPr>
            <w:rFonts w:ascii="Arial" w:eastAsia="Times New Roman" w:hAnsi="Arial" w:cs="Arial"/>
            <w:color w:val="000000" w:themeColor="text1"/>
            <w:sz w:val="24"/>
            <w:szCs w:val="24"/>
          </w:rPr>
          <w:t xml:space="preserve"> in June 2012 was based on Eclipse 4.2. </w:t>
        </w:r>
      </w:ins>
    </w:p>
    <w:p w:rsidR="00ED215B" w:rsidRPr="00ED215B" w:rsidRDefault="00ED215B" w:rsidP="00ED215B">
      <w:pPr>
        <w:shd w:val="clear" w:color="auto" w:fill="FFFFFF"/>
        <w:spacing w:before="100" w:beforeAutospacing="1" w:after="100" w:afterAutospacing="1" w:line="240" w:lineRule="auto"/>
        <w:ind w:left="150" w:right="150"/>
        <w:rPr>
          <w:ins w:id="322" w:author="Unknown"/>
          <w:rFonts w:ascii="Arial" w:eastAsia="Times New Roman" w:hAnsi="Arial" w:cs="Arial"/>
          <w:color w:val="000000" w:themeColor="text1"/>
          <w:sz w:val="24"/>
          <w:szCs w:val="24"/>
        </w:rPr>
      </w:pPr>
      <w:ins w:id="323" w:author="Unknown">
        <w:r w:rsidRPr="00ED215B">
          <w:rPr>
            <w:rFonts w:ascii="Arial" w:eastAsia="Times New Roman" w:hAnsi="Arial" w:cs="Arial"/>
            <w:color w:val="000000" w:themeColor="text1"/>
            <w:sz w:val="24"/>
            <w:szCs w:val="24"/>
          </w:rPr>
          <w:t xml:space="preserve">Eclipse 3.8 was released in parallel to Eclipse 4.2 but the Eclipse 3.x series will be discontinued after the Eclipse 3.8 release, i.e. there will not be an Eclipse 3.9 release. Eclipse 3.8 receives bug fixes for a year via service releases. </w:t>
        </w:r>
      </w:ins>
    </w:p>
    <w:p w:rsidR="00ED215B" w:rsidRPr="00ED215B" w:rsidRDefault="00ED215B" w:rsidP="00ED215B">
      <w:pPr>
        <w:shd w:val="clear" w:color="auto" w:fill="FFFFFF"/>
        <w:spacing w:before="100" w:beforeAutospacing="1" w:after="100" w:afterAutospacing="1" w:line="240" w:lineRule="auto"/>
        <w:ind w:left="150" w:right="150"/>
        <w:rPr>
          <w:ins w:id="324" w:author="Unknown"/>
          <w:rFonts w:ascii="Arial" w:eastAsia="Times New Roman" w:hAnsi="Arial" w:cs="Arial"/>
          <w:color w:val="000000" w:themeColor="text1"/>
          <w:sz w:val="24"/>
          <w:szCs w:val="24"/>
        </w:rPr>
      </w:pPr>
      <w:ins w:id="325" w:author="Unknown">
        <w:r w:rsidRPr="00ED215B">
          <w:rPr>
            <w:rFonts w:ascii="Arial" w:eastAsia="Times New Roman" w:hAnsi="Arial" w:cs="Arial"/>
            <w:color w:val="000000" w:themeColor="text1"/>
            <w:sz w:val="24"/>
            <w:szCs w:val="24"/>
          </w:rPr>
          <w:t xml:space="preserve">Eclipse 4 was an opportunity to rationalize the best parts of the Eclipse 3.x APIs and to fix pain points of Eclipse 3.x development. Eclipse 3.x changed from 3.0 to 3.8, and tough lessons were learned about the difficulties and flexibility of the APIs. </w:t>
        </w:r>
      </w:ins>
    </w:p>
    <w:p w:rsidR="00ED215B" w:rsidRPr="00ED215B" w:rsidRDefault="00ED215B" w:rsidP="00ED215B">
      <w:pPr>
        <w:shd w:val="clear" w:color="auto" w:fill="FFFFFF"/>
        <w:spacing w:before="100" w:beforeAutospacing="1" w:after="100" w:afterAutospacing="1" w:line="240" w:lineRule="auto"/>
        <w:ind w:left="150" w:right="150"/>
        <w:rPr>
          <w:ins w:id="326" w:author="Unknown"/>
          <w:rFonts w:ascii="Arial" w:eastAsia="Times New Roman" w:hAnsi="Arial" w:cs="Arial"/>
          <w:color w:val="000000" w:themeColor="text1"/>
          <w:sz w:val="24"/>
          <w:szCs w:val="24"/>
        </w:rPr>
      </w:pPr>
      <w:ins w:id="327" w:author="Unknown">
        <w:r w:rsidRPr="00ED215B">
          <w:rPr>
            <w:rFonts w:ascii="Arial" w:eastAsia="Times New Roman" w:hAnsi="Arial" w:cs="Arial"/>
            <w:color w:val="000000" w:themeColor="text1"/>
            <w:sz w:val="24"/>
            <w:szCs w:val="24"/>
          </w:rPr>
          <w:t xml:space="preserve">Eclipse 3.x developers will find that many of the concepts that know are carried across and found in Eclipse 4. </w:t>
        </w:r>
      </w:ins>
    </w:p>
    <w:p w:rsidR="00ED215B" w:rsidRPr="00ED215B" w:rsidRDefault="00ED215B" w:rsidP="00ED215B">
      <w:pPr>
        <w:shd w:val="clear" w:color="auto" w:fill="FFFFFF"/>
        <w:spacing w:before="100" w:beforeAutospacing="1" w:after="100" w:afterAutospacing="1" w:line="240" w:lineRule="auto"/>
        <w:ind w:left="150" w:right="150"/>
        <w:rPr>
          <w:ins w:id="328" w:author="Unknown"/>
          <w:rFonts w:ascii="Arial" w:eastAsia="Times New Roman" w:hAnsi="Arial" w:cs="Arial"/>
          <w:color w:val="000000" w:themeColor="text1"/>
          <w:sz w:val="24"/>
          <w:szCs w:val="24"/>
        </w:rPr>
      </w:pPr>
      <w:ins w:id="329" w:author="Unknown">
        <w:r w:rsidRPr="00ED215B">
          <w:rPr>
            <w:rFonts w:ascii="Arial" w:eastAsia="Times New Roman" w:hAnsi="Arial" w:cs="Arial"/>
            <w:color w:val="000000" w:themeColor="text1"/>
            <w:sz w:val="24"/>
            <w:szCs w:val="24"/>
          </w:rPr>
          <w:t xml:space="preserve">The major enhancements in Eclipse 4 compared to Eclipse 3.x are the following. </w:t>
        </w:r>
      </w:ins>
    </w:p>
    <w:p w:rsidR="00ED215B" w:rsidRPr="00ED215B" w:rsidRDefault="00ED215B" w:rsidP="00ED215B">
      <w:pPr>
        <w:numPr>
          <w:ilvl w:val="0"/>
          <w:numId w:val="2"/>
        </w:numPr>
        <w:shd w:val="clear" w:color="auto" w:fill="FFFFFF"/>
        <w:spacing w:before="100" w:beforeAutospacing="1" w:after="100" w:afterAutospacing="1" w:line="240" w:lineRule="auto"/>
        <w:ind w:left="870" w:right="150"/>
        <w:rPr>
          <w:ins w:id="330" w:author="Unknown"/>
          <w:rFonts w:ascii="Arial" w:eastAsia="Times New Roman" w:hAnsi="Arial" w:cs="Arial"/>
          <w:color w:val="000000" w:themeColor="text1"/>
          <w:sz w:val="24"/>
          <w:szCs w:val="24"/>
        </w:rPr>
      </w:pPr>
      <w:ins w:id="331" w:author="Unknown">
        <w:r w:rsidRPr="00ED215B">
          <w:rPr>
            <w:rFonts w:ascii="Arial" w:eastAsia="Times New Roman" w:hAnsi="Arial" w:cs="Arial"/>
            <w:color w:val="000000" w:themeColor="text1"/>
            <w:sz w:val="24"/>
            <w:szCs w:val="24"/>
          </w:rPr>
          <w:t xml:space="preserve">The Eclipse application is described via a defined structure called the application model </w:t>
        </w:r>
      </w:ins>
    </w:p>
    <w:p w:rsidR="00ED215B" w:rsidRPr="00ED215B" w:rsidRDefault="00ED215B" w:rsidP="00ED215B">
      <w:pPr>
        <w:numPr>
          <w:ilvl w:val="0"/>
          <w:numId w:val="2"/>
        </w:numPr>
        <w:shd w:val="clear" w:color="auto" w:fill="FFFFFF"/>
        <w:spacing w:before="100" w:beforeAutospacing="1" w:after="100" w:afterAutospacing="1" w:line="240" w:lineRule="auto"/>
        <w:ind w:left="870" w:right="150"/>
        <w:rPr>
          <w:ins w:id="332" w:author="Unknown"/>
          <w:rFonts w:ascii="Arial" w:eastAsia="Times New Roman" w:hAnsi="Arial" w:cs="Arial"/>
          <w:color w:val="000000" w:themeColor="text1"/>
          <w:sz w:val="24"/>
          <w:szCs w:val="24"/>
        </w:rPr>
      </w:pPr>
      <w:ins w:id="333" w:author="Unknown">
        <w:r w:rsidRPr="00ED215B">
          <w:rPr>
            <w:rFonts w:ascii="Arial" w:eastAsia="Times New Roman" w:hAnsi="Arial" w:cs="Arial"/>
            <w:color w:val="000000" w:themeColor="text1"/>
            <w:sz w:val="24"/>
            <w:szCs w:val="24"/>
          </w:rPr>
          <w:t xml:space="preserve">This application model can be modified at development and runtime </w:t>
        </w:r>
      </w:ins>
    </w:p>
    <w:p w:rsidR="00ED215B" w:rsidRPr="00ED215B" w:rsidRDefault="00ED215B" w:rsidP="00ED215B">
      <w:pPr>
        <w:numPr>
          <w:ilvl w:val="0"/>
          <w:numId w:val="2"/>
        </w:numPr>
        <w:shd w:val="clear" w:color="auto" w:fill="FFFFFF"/>
        <w:spacing w:before="100" w:beforeAutospacing="1" w:after="100" w:afterAutospacing="1" w:line="240" w:lineRule="auto"/>
        <w:ind w:left="870" w:right="150"/>
        <w:rPr>
          <w:ins w:id="334" w:author="Unknown"/>
          <w:rFonts w:ascii="Arial" w:eastAsia="Times New Roman" w:hAnsi="Arial" w:cs="Arial"/>
          <w:color w:val="000000" w:themeColor="text1"/>
          <w:sz w:val="24"/>
          <w:szCs w:val="24"/>
        </w:rPr>
      </w:pPr>
      <w:ins w:id="335" w:author="Unknown">
        <w:r w:rsidRPr="00ED215B">
          <w:rPr>
            <w:rFonts w:ascii="Arial" w:eastAsia="Times New Roman" w:hAnsi="Arial" w:cs="Arial"/>
            <w:color w:val="000000" w:themeColor="text1"/>
            <w:sz w:val="24"/>
            <w:szCs w:val="24"/>
          </w:rPr>
          <w:t xml:space="preserve">This application model can be extended </w:t>
        </w:r>
      </w:ins>
    </w:p>
    <w:p w:rsidR="00ED215B" w:rsidRPr="00ED215B" w:rsidRDefault="00ED215B" w:rsidP="00ED215B">
      <w:pPr>
        <w:numPr>
          <w:ilvl w:val="0"/>
          <w:numId w:val="2"/>
        </w:numPr>
        <w:shd w:val="clear" w:color="auto" w:fill="FFFFFF"/>
        <w:spacing w:before="100" w:beforeAutospacing="1" w:after="100" w:afterAutospacing="1" w:line="240" w:lineRule="auto"/>
        <w:ind w:left="870" w:right="150"/>
        <w:rPr>
          <w:ins w:id="336" w:author="Unknown"/>
          <w:rFonts w:ascii="Arial" w:eastAsia="Times New Roman" w:hAnsi="Arial" w:cs="Arial"/>
          <w:color w:val="000000" w:themeColor="text1"/>
          <w:sz w:val="24"/>
          <w:szCs w:val="24"/>
        </w:rPr>
      </w:pPr>
      <w:ins w:id="337" w:author="Unknown">
        <w:r w:rsidRPr="00ED215B">
          <w:rPr>
            <w:rFonts w:ascii="Arial" w:eastAsia="Times New Roman" w:hAnsi="Arial" w:cs="Arial"/>
            <w:color w:val="000000" w:themeColor="text1"/>
            <w:sz w:val="24"/>
            <w:szCs w:val="24"/>
          </w:rPr>
          <w:t xml:space="preserve">Eclipse 4 supports dependency injection </w:t>
        </w:r>
      </w:ins>
    </w:p>
    <w:p w:rsidR="00ED215B" w:rsidRPr="00ED215B" w:rsidRDefault="00ED215B" w:rsidP="00ED215B">
      <w:pPr>
        <w:numPr>
          <w:ilvl w:val="0"/>
          <w:numId w:val="2"/>
        </w:numPr>
        <w:shd w:val="clear" w:color="auto" w:fill="FFFFFF"/>
        <w:spacing w:before="100" w:beforeAutospacing="1" w:after="100" w:afterAutospacing="1" w:line="240" w:lineRule="auto"/>
        <w:ind w:left="870" w:right="150"/>
        <w:rPr>
          <w:ins w:id="338" w:author="Unknown"/>
          <w:rFonts w:ascii="Arial" w:eastAsia="Times New Roman" w:hAnsi="Arial" w:cs="Arial"/>
          <w:color w:val="000000" w:themeColor="text1"/>
          <w:sz w:val="24"/>
          <w:szCs w:val="24"/>
        </w:rPr>
      </w:pPr>
      <w:ins w:id="339" w:author="Unknown">
        <w:r w:rsidRPr="00ED215B">
          <w:rPr>
            <w:rFonts w:ascii="Arial" w:eastAsia="Times New Roman" w:hAnsi="Arial" w:cs="Arial"/>
            <w:color w:val="000000" w:themeColor="text1"/>
            <w:sz w:val="24"/>
            <w:szCs w:val="24"/>
          </w:rPr>
          <w:t xml:space="preserve">Eclipse widgets can be styled via external CSS files, similar to </w:t>
        </w:r>
        <w:proofErr w:type="spellStart"/>
        <w:r w:rsidRPr="00ED215B">
          <w:rPr>
            <w:rFonts w:ascii="Arial" w:eastAsia="Times New Roman" w:hAnsi="Arial" w:cs="Arial"/>
            <w:color w:val="000000" w:themeColor="text1"/>
            <w:sz w:val="24"/>
            <w:szCs w:val="24"/>
          </w:rPr>
          <w:t>webpages</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numPr>
          <w:ilvl w:val="0"/>
          <w:numId w:val="2"/>
        </w:numPr>
        <w:shd w:val="clear" w:color="auto" w:fill="FFFFFF"/>
        <w:spacing w:before="100" w:beforeAutospacing="1" w:after="100" w:afterAutospacing="1" w:line="240" w:lineRule="auto"/>
        <w:ind w:left="870" w:right="150"/>
        <w:rPr>
          <w:ins w:id="340" w:author="Unknown"/>
          <w:rFonts w:ascii="Arial" w:eastAsia="Times New Roman" w:hAnsi="Arial" w:cs="Arial"/>
          <w:color w:val="000000" w:themeColor="text1"/>
          <w:sz w:val="24"/>
          <w:szCs w:val="24"/>
        </w:rPr>
      </w:pPr>
      <w:ins w:id="341" w:author="Unknown">
        <w:r w:rsidRPr="00ED215B">
          <w:rPr>
            <w:rFonts w:ascii="Arial" w:eastAsia="Times New Roman" w:hAnsi="Arial" w:cs="Arial"/>
            <w:color w:val="000000" w:themeColor="text1"/>
            <w:sz w:val="24"/>
            <w:szCs w:val="24"/>
          </w:rPr>
          <w:lastRenderedPageBreak/>
          <w:t xml:space="preserve">The application model is decoupled from its presentation, e.g. different user interface toolkits such as SWT or </w:t>
        </w:r>
        <w:proofErr w:type="spellStart"/>
        <w:r w:rsidRPr="00ED215B">
          <w:rPr>
            <w:rFonts w:ascii="Arial" w:eastAsia="Times New Roman" w:hAnsi="Arial" w:cs="Arial"/>
            <w:color w:val="000000" w:themeColor="text1"/>
            <w:sz w:val="24"/>
            <w:szCs w:val="24"/>
          </w:rPr>
          <w:t>JavaFX</w:t>
        </w:r>
        <w:proofErr w:type="spellEnd"/>
        <w:r w:rsidRPr="00ED215B">
          <w:rPr>
            <w:rFonts w:ascii="Arial" w:eastAsia="Times New Roman" w:hAnsi="Arial" w:cs="Arial"/>
            <w:color w:val="000000" w:themeColor="text1"/>
            <w:sz w:val="24"/>
            <w:szCs w:val="24"/>
          </w:rPr>
          <w:t xml:space="preserve">, can be used to render the model </w:t>
        </w:r>
      </w:ins>
    </w:p>
    <w:p w:rsidR="00ED215B" w:rsidRPr="00ED215B" w:rsidRDefault="00ED215B" w:rsidP="00ED215B">
      <w:pPr>
        <w:shd w:val="clear" w:color="auto" w:fill="FFFFFF"/>
        <w:spacing w:before="100" w:beforeAutospacing="1" w:after="100" w:afterAutospacing="1" w:line="240" w:lineRule="auto"/>
        <w:ind w:left="150" w:right="150"/>
        <w:rPr>
          <w:ins w:id="342" w:author="Unknown"/>
          <w:rFonts w:ascii="Arial" w:eastAsia="Times New Roman" w:hAnsi="Arial" w:cs="Arial"/>
          <w:color w:val="000000" w:themeColor="text1"/>
          <w:sz w:val="24"/>
          <w:szCs w:val="24"/>
        </w:rPr>
      </w:pPr>
      <w:ins w:id="343" w:author="Unknown">
        <w:r w:rsidRPr="00ED215B">
          <w:rPr>
            <w:rFonts w:ascii="Arial" w:eastAsia="Times New Roman" w:hAnsi="Arial" w:cs="Arial"/>
            <w:color w:val="000000" w:themeColor="text1"/>
            <w:sz w:val="24"/>
            <w:szCs w:val="24"/>
          </w:rPr>
          <w:t xml:space="preserve">Eclipse 4 provides a compatibility layer which allows Eclipse 3.x plug-ins to run unmodified. </w:t>
        </w:r>
      </w:ins>
    </w:p>
    <w:p w:rsidR="00ED215B" w:rsidRPr="00ED215B" w:rsidRDefault="00ED215B" w:rsidP="00ED215B">
      <w:pPr>
        <w:shd w:val="clear" w:color="auto" w:fill="FFFFFF"/>
        <w:spacing w:before="100" w:beforeAutospacing="1" w:after="100" w:afterAutospacing="1" w:line="240" w:lineRule="auto"/>
        <w:ind w:left="150" w:right="150"/>
        <w:rPr>
          <w:ins w:id="344" w:author="Unknown"/>
          <w:rFonts w:ascii="Arial" w:eastAsia="Times New Roman" w:hAnsi="Arial" w:cs="Arial"/>
          <w:color w:val="000000" w:themeColor="text1"/>
          <w:sz w:val="24"/>
          <w:szCs w:val="24"/>
        </w:rPr>
      </w:pPr>
      <w:ins w:id="345" w:author="Unknown">
        <w:r w:rsidRPr="00ED215B">
          <w:rPr>
            <w:rFonts w:ascii="Arial" w:eastAsia="Times New Roman" w:hAnsi="Arial" w:cs="Arial"/>
            <w:color w:val="000000" w:themeColor="text1"/>
            <w:sz w:val="24"/>
            <w:szCs w:val="24"/>
          </w:rPr>
          <w:t xml:space="preserve">Eclipse 4 primarily contains enhancements for Eclipse based development. The user of the Eclipse IDE, e.g. a web developer or a Swing developer, will only indirectly benefit because tool development of Eclipse becomes easier. This allows Eclipse developers to create better tools for Eclipse users. </w:t>
        </w:r>
      </w:ins>
    </w:p>
    <w:p w:rsidR="00ED215B" w:rsidRPr="00ED215B" w:rsidRDefault="00ED215B" w:rsidP="00ED215B">
      <w:pPr>
        <w:shd w:val="clear" w:color="auto" w:fill="FFFFFF"/>
        <w:spacing w:after="0" w:line="240" w:lineRule="auto"/>
        <w:outlineLvl w:val="2"/>
        <w:rPr>
          <w:ins w:id="346" w:author="Unknown"/>
          <w:rFonts w:ascii="Arial" w:eastAsia="Times New Roman" w:hAnsi="Arial" w:cs="Arial"/>
          <w:b/>
          <w:bCs/>
          <w:color w:val="000000" w:themeColor="text1"/>
          <w:sz w:val="30"/>
          <w:szCs w:val="30"/>
        </w:rPr>
      </w:pPr>
      <w:bookmarkStart w:id="347" w:name="e4overview_platform"/>
      <w:bookmarkEnd w:id="347"/>
      <w:ins w:id="348" w:author="Unknown">
        <w:r w:rsidRPr="00ED215B">
          <w:rPr>
            <w:rFonts w:ascii="Arial" w:eastAsia="Times New Roman" w:hAnsi="Arial" w:cs="Arial"/>
            <w:b/>
            <w:bCs/>
            <w:color w:val="000000" w:themeColor="text1"/>
            <w:sz w:val="30"/>
            <w:szCs w:val="30"/>
          </w:rPr>
          <w:t xml:space="preserve">1.2. The Eclipse Platform project </w:t>
        </w:r>
      </w:ins>
    </w:p>
    <w:p w:rsidR="00ED215B" w:rsidRPr="00ED215B" w:rsidRDefault="00ED215B" w:rsidP="00ED215B">
      <w:pPr>
        <w:shd w:val="clear" w:color="auto" w:fill="FFFFFF"/>
        <w:spacing w:before="100" w:beforeAutospacing="1" w:after="100" w:afterAutospacing="1" w:line="240" w:lineRule="auto"/>
        <w:ind w:left="150" w:right="150"/>
        <w:rPr>
          <w:ins w:id="349" w:author="Unknown"/>
          <w:rFonts w:ascii="Arial" w:eastAsia="Times New Roman" w:hAnsi="Arial" w:cs="Arial"/>
          <w:color w:val="000000" w:themeColor="text1"/>
          <w:sz w:val="24"/>
          <w:szCs w:val="24"/>
        </w:rPr>
      </w:pPr>
      <w:ins w:id="350" w:author="Unknown">
        <w:r w:rsidRPr="00ED215B">
          <w:rPr>
            <w:rFonts w:ascii="Arial" w:eastAsia="Times New Roman" w:hAnsi="Arial" w:cs="Arial"/>
            <w:color w:val="000000" w:themeColor="text1"/>
            <w:sz w:val="24"/>
            <w:szCs w:val="24"/>
          </w:rPr>
          <w:t xml:space="preserve">The </w:t>
        </w:r>
        <w:r w:rsidRPr="00ED215B">
          <w:rPr>
            <w:rFonts w:ascii="Arial" w:eastAsia="Times New Roman" w:hAnsi="Arial" w:cs="Arial"/>
            <w:i/>
            <w:iCs/>
            <w:color w:val="000000" w:themeColor="text1"/>
            <w:sz w:val="24"/>
            <w:szCs w:val="24"/>
          </w:rPr>
          <w:t>Eclipse Platform</w:t>
        </w:r>
        <w:r w:rsidRPr="00ED215B">
          <w:rPr>
            <w:rFonts w:ascii="Arial" w:eastAsia="Times New Roman" w:hAnsi="Arial" w:cs="Arial"/>
            <w:color w:val="000000" w:themeColor="text1"/>
            <w:sz w:val="24"/>
            <w:szCs w:val="24"/>
          </w:rPr>
          <w:t xml:space="preserve"> project provides the core frameworks and services upon which all Eclipse based applications are created. It also provides the runtime in which Eclipse components are loaded, integrated, and executed. The primary purpose of the Platform project is to enable other developers to easily build and deliver integrated tools and applications. </w:t>
        </w:r>
      </w:ins>
    </w:p>
    <w:p w:rsidR="00ED215B" w:rsidRPr="00ED215B" w:rsidRDefault="00ED215B" w:rsidP="00ED215B">
      <w:pPr>
        <w:shd w:val="clear" w:color="auto" w:fill="FFFFFF"/>
        <w:spacing w:after="0" w:line="240" w:lineRule="auto"/>
        <w:outlineLvl w:val="2"/>
        <w:rPr>
          <w:ins w:id="351" w:author="Unknown"/>
          <w:rFonts w:ascii="Arial" w:eastAsia="Times New Roman" w:hAnsi="Arial" w:cs="Arial"/>
          <w:b/>
          <w:bCs/>
          <w:color w:val="000000" w:themeColor="text1"/>
          <w:sz w:val="30"/>
          <w:szCs w:val="30"/>
        </w:rPr>
      </w:pPr>
      <w:bookmarkStart w:id="352" w:name="e4overview_what"/>
      <w:bookmarkEnd w:id="352"/>
      <w:ins w:id="353" w:author="Unknown">
        <w:r w:rsidRPr="00ED215B">
          <w:rPr>
            <w:rFonts w:ascii="Arial" w:eastAsia="Times New Roman" w:hAnsi="Arial" w:cs="Arial"/>
            <w:b/>
            <w:bCs/>
            <w:color w:val="000000" w:themeColor="text1"/>
            <w:sz w:val="30"/>
            <w:szCs w:val="30"/>
          </w:rPr>
          <w:t xml:space="preserve">1.3. What is the Eclipse e4 project? </w:t>
        </w:r>
      </w:ins>
    </w:p>
    <w:p w:rsidR="00ED215B" w:rsidRPr="00ED215B" w:rsidRDefault="00ED215B" w:rsidP="00ED215B">
      <w:pPr>
        <w:shd w:val="clear" w:color="auto" w:fill="FFFFFF"/>
        <w:spacing w:before="100" w:beforeAutospacing="1" w:after="100" w:afterAutospacing="1" w:line="240" w:lineRule="auto"/>
        <w:ind w:left="150" w:right="150"/>
        <w:rPr>
          <w:ins w:id="354" w:author="Unknown"/>
          <w:rFonts w:ascii="Arial" w:eastAsia="Times New Roman" w:hAnsi="Arial" w:cs="Arial"/>
          <w:color w:val="000000" w:themeColor="text1"/>
          <w:sz w:val="24"/>
          <w:szCs w:val="24"/>
        </w:rPr>
      </w:pPr>
      <w:ins w:id="355" w:author="Unknown">
        <w:r w:rsidRPr="00ED215B">
          <w:rPr>
            <w:rFonts w:ascii="Arial" w:eastAsia="Times New Roman" w:hAnsi="Arial" w:cs="Arial"/>
            <w:i/>
            <w:iCs/>
            <w:color w:val="000000" w:themeColor="text1"/>
            <w:sz w:val="24"/>
            <w:szCs w:val="24"/>
          </w:rPr>
          <w:t>Eclipse e4</w:t>
        </w:r>
        <w:r w:rsidRPr="00ED215B">
          <w:rPr>
            <w:rFonts w:ascii="Arial" w:eastAsia="Times New Roman" w:hAnsi="Arial" w:cs="Arial"/>
            <w:color w:val="000000" w:themeColor="text1"/>
            <w:sz w:val="24"/>
            <w:szCs w:val="24"/>
          </w:rPr>
          <w:t xml:space="preserve"> is the name used for the </w:t>
        </w:r>
        <w:r w:rsidRPr="00ED215B">
          <w:rPr>
            <w:rFonts w:ascii="Arial" w:eastAsia="Times New Roman" w:hAnsi="Arial" w:cs="Arial"/>
            <w:i/>
            <w:iCs/>
            <w:color w:val="000000" w:themeColor="text1"/>
            <w:sz w:val="24"/>
            <w:szCs w:val="24"/>
          </w:rPr>
          <w:t>Eclipse Platform's</w:t>
        </w:r>
        <w:r w:rsidRPr="00ED215B">
          <w:rPr>
            <w:rFonts w:ascii="Arial" w:eastAsia="Times New Roman" w:hAnsi="Arial" w:cs="Arial"/>
            <w:color w:val="000000" w:themeColor="text1"/>
            <w:sz w:val="24"/>
            <w:szCs w:val="24"/>
          </w:rPr>
          <w:t xml:space="preserve"> incubator project. This incubator is used for exploratory projects relating to improving the Eclipse Platform. The new Eclipse 4 platform was originally developed within the incubator and the incubator name became synonymous with the new Eclipse Platform. Today the term </w:t>
        </w:r>
        <w:r w:rsidRPr="00ED215B">
          <w:rPr>
            <w:rFonts w:ascii="Arial" w:eastAsia="Times New Roman" w:hAnsi="Arial" w:cs="Arial"/>
            <w:i/>
            <w:iCs/>
            <w:color w:val="000000" w:themeColor="text1"/>
            <w:sz w:val="24"/>
            <w:szCs w:val="24"/>
          </w:rPr>
          <w:t>e4</w:t>
        </w:r>
        <w:r w:rsidRPr="00ED215B">
          <w:rPr>
            <w:rFonts w:ascii="Arial" w:eastAsia="Times New Roman" w:hAnsi="Arial" w:cs="Arial"/>
            <w:color w:val="000000" w:themeColor="text1"/>
            <w:sz w:val="24"/>
            <w:szCs w:val="24"/>
          </w:rPr>
          <w:t xml:space="preserve"> it is only the name of the project. </w:t>
        </w:r>
      </w:ins>
    </w:p>
    <w:p w:rsidR="00ED215B" w:rsidRPr="00ED215B" w:rsidRDefault="00ED215B" w:rsidP="00ED215B">
      <w:pPr>
        <w:shd w:val="clear" w:color="auto" w:fill="FFFFFF"/>
        <w:spacing w:before="100" w:beforeAutospacing="1" w:after="100" w:afterAutospacing="1" w:line="240" w:lineRule="auto"/>
        <w:ind w:left="150" w:right="150"/>
        <w:rPr>
          <w:ins w:id="356" w:author="Unknown"/>
          <w:rFonts w:ascii="Arial" w:eastAsia="Times New Roman" w:hAnsi="Arial" w:cs="Arial"/>
          <w:color w:val="000000" w:themeColor="text1"/>
          <w:sz w:val="24"/>
          <w:szCs w:val="24"/>
        </w:rPr>
      </w:pPr>
      <w:ins w:id="357" w:author="Unknown">
        <w:r w:rsidRPr="00ED215B">
          <w:rPr>
            <w:rFonts w:ascii="Arial" w:eastAsia="Times New Roman" w:hAnsi="Arial" w:cs="Arial"/>
            <w:color w:val="000000" w:themeColor="text1"/>
            <w:sz w:val="24"/>
            <w:szCs w:val="24"/>
          </w:rPr>
          <w:t xml:space="preserve">The e4 project includes several technology evaluations. Some of these evaluations have been ported back to the core Eclipse framework. All functionality described in this document </w:t>
        </w:r>
        <w:proofErr w:type="gramStart"/>
        <w:r w:rsidRPr="00ED215B">
          <w:rPr>
            <w:rFonts w:ascii="Arial" w:eastAsia="Times New Roman" w:hAnsi="Arial" w:cs="Arial"/>
            <w:color w:val="000000" w:themeColor="text1"/>
            <w:sz w:val="24"/>
            <w:szCs w:val="24"/>
          </w:rPr>
          <w:t>are</w:t>
        </w:r>
        <w:proofErr w:type="gramEnd"/>
        <w:r w:rsidRPr="00ED215B">
          <w:rPr>
            <w:rFonts w:ascii="Arial" w:eastAsia="Times New Roman" w:hAnsi="Arial" w:cs="Arial"/>
            <w:color w:val="000000" w:themeColor="text1"/>
            <w:sz w:val="24"/>
            <w:szCs w:val="24"/>
          </w:rPr>
          <w:t xml:space="preserve"> part of the official Eclipse 4 release, except the </w:t>
        </w:r>
        <w:r w:rsidRPr="00ED215B">
          <w:rPr>
            <w:rFonts w:ascii="Arial" w:eastAsia="Times New Roman" w:hAnsi="Arial" w:cs="Arial"/>
            <w:i/>
            <w:iCs/>
            <w:color w:val="000000" w:themeColor="text1"/>
            <w:sz w:val="24"/>
            <w:szCs w:val="24"/>
          </w:rPr>
          <w:t>Eclipse e4 tooling</w:t>
        </w:r>
        <w:r w:rsidRPr="00ED215B">
          <w:rPr>
            <w:rFonts w:ascii="Arial" w:eastAsia="Times New Roman" w:hAnsi="Arial" w:cs="Arial"/>
            <w:color w:val="000000" w:themeColor="text1"/>
            <w:sz w:val="24"/>
            <w:szCs w:val="24"/>
          </w:rPr>
          <w:t xml:space="preserve"> project. </w:t>
        </w:r>
      </w:ins>
    </w:p>
    <w:p w:rsidR="00ED215B" w:rsidRPr="00ED215B" w:rsidRDefault="00ED215B" w:rsidP="00ED215B">
      <w:pPr>
        <w:shd w:val="clear" w:color="auto" w:fill="FFFFFF"/>
        <w:spacing w:before="100" w:beforeAutospacing="1" w:after="100" w:afterAutospacing="1" w:line="240" w:lineRule="auto"/>
        <w:ind w:left="150" w:right="150"/>
        <w:rPr>
          <w:ins w:id="358" w:author="Unknown"/>
          <w:rFonts w:ascii="Arial" w:eastAsia="Times New Roman" w:hAnsi="Arial" w:cs="Arial"/>
          <w:color w:val="000000" w:themeColor="text1"/>
          <w:sz w:val="24"/>
          <w:szCs w:val="24"/>
        </w:rPr>
      </w:pPr>
      <w:ins w:id="359" w:author="Unknown">
        <w:r w:rsidRPr="00ED215B">
          <w:rPr>
            <w:rFonts w:ascii="Arial" w:eastAsia="Times New Roman" w:hAnsi="Arial" w:cs="Arial"/>
            <w:color w:val="000000" w:themeColor="text1"/>
            <w:sz w:val="24"/>
            <w:szCs w:val="24"/>
          </w:rPr>
          <w:t xml:space="preserve">The subproject </w:t>
        </w:r>
        <w:r w:rsidRPr="00ED215B">
          <w:rPr>
            <w:rFonts w:ascii="Arial" w:eastAsia="Times New Roman" w:hAnsi="Arial" w:cs="Arial"/>
            <w:i/>
            <w:iCs/>
            <w:color w:val="000000" w:themeColor="text1"/>
            <w:sz w:val="24"/>
            <w:szCs w:val="24"/>
          </w:rPr>
          <w:t>Eclipse e4 tooling</w:t>
        </w:r>
        <w:r w:rsidRPr="00ED215B">
          <w:rPr>
            <w:rFonts w:ascii="Arial" w:eastAsia="Times New Roman" w:hAnsi="Arial" w:cs="Arial"/>
            <w:color w:val="000000" w:themeColor="text1"/>
            <w:sz w:val="24"/>
            <w:szCs w:val="24"/>
          </w:rPr>
          <w:t xml:space="preserve"> provides tools to develop Eclipse 4 applications. They are very useful, but have not been added to the Eclipse core because they are not as mature as the other components. </w:t>
        </w:r>
      </w:ins>
    </w:p>
    <w:p w:rsidR="00ED215B" w:rsidRPr="00ED215B" w:rsidRDefault="00ED215B" w:rsidP="00ED215B">
      <w:pPr>
        <w:shd w:val="clear" w:color="auto" w:fill="FFFFFF"/>
        <w:spacing w:before="100" w:beforeAutospacing="1" w:after="100" w:afterAutospacing="1" w:line="240" w:lineRule="auto"/>
        <w:ind w:left="150" w:right="150"/>
        <w:rPr>
          <w:ins w:id="360" w:author="Unknown"/>
          <w:rFonts w:ascii="Arial" w:eastAsia="Times New Roman" w:hAnsi="Arial" w:cs="Arial"/>
          <w:color w:val="000000" w:themeColor="text1"/>
          <w:sz w:val="24"/>
          <w:szCs w:val="24"/>
        </w:rPr>
      </w:pPr>
      <w:ins w:id="361" w:author="Unknown">
        <w:r w:rsidRPr="00ED215B">
          <w:rPr>
            <w:rFonts w:ascii="Arial" w:eastAsia="Times New Roman" w:hAnsi="Arial" w:cs="Arial"/>
            <w:color w:val="000000" w:themeColor="text1"/>
            <w:sz w:val="24"/>
            <w:szCs w:val="24"/>
          </w:rPr>
          <w:t xml:space="preserve">Projects such as XWT, TM or </w:t>
        </w:r>
        <w:proofErr w:type="spellStart"/>
        <w:r w:rsidRPr="00ED215B">
          <w:rPr>
            <w:rFonts w:ascii="Arial" w:eastAsia="Times New Roman" w:hAnsi="Arial" w:cs="Arial"/>
            <w:color w:val="000000" w:themeColor="text1"/>
            <w:sz w:val="24"/>
            <w:szCs w:val="24"/>
          </w:rPr>
          <w:t>OpenSocial</w:t>
        </w:r>
        <w:proofErr w:type="spellEnd"/>
        <w:r w:rsidRPr="00ED215B">
          <w:rPr>
            <w:rFonts w:ascii="Arial" w:eastAsia="Times New Roman" w:hAnsi="Arial" w:cs="Arial"/>
            <w:color w:val="000000" w:themeColor="text1"/>
            <w:sz w:val="24"/>
            <w:szCs w:val="24"/>
          </w:rPr>
          <w:t xml:space="preserve"> Gadgets, which are also part of the Eclipse e4 project, are not included in the standard Eclipse 4.2 core platform and are not described in this document. </w:t>
        </w:r>
      </w:ins>
    </w:p>
    <w:p w:rsidR="00ED215B" w:rsidRPr="00ED215B" w:rsidRDefault="00ED215B" w:rsidP="00ED215B">
      <w:pPr>
        <w:shd w:val="clear" w:color="auto" w:fill="FFFFFF"/>
        <w:spacing w:after="0" w:line="240" w:lineRule="auto"/>
        <w:outlineLvl w:val="2"/>
        <w:rPr>
          <w:ins w:id="362" w:author="Unknown"/>
          <w:rFonts w:ascii="Arial" w:eastAsia="Times New Roman" w:hAnsi="Arial" w:cs="Arial"/>
          <w:b/>
          <w:bCs/>
          <w:color w:val="000000" w:themeColor="text1"/>
          <w:sz w:val="30"/>
          <w:szCs w:val="30"/>
        </w:rPr>
      </w:pPr>
      <w:bookmarkStart w:id="363" w:name="e4overview_api"/>
      <w:bookmarkEnd w:id="363"/>
      <w:ins w:id="364" w:author="Unknown">
        <w:r w:rsidRPr="00ED215B">
          <w:rPr>
            <w:rFonts w:ascii="Arial" w:eastAsia="Times New Roman" w:hAnsi="Arial" w:cs="Arial"/>
            <w:b/>
            <w:bCs/>
            <w:color w:val="000000" w:themeColor="text1"/>
            <w:sz w:val="30"/>
            <w:szCs w:val="30"/>
          </w:rPr>
          <w:lastRenderedPageBreak/>
          <w:t xml:space="preserve">1.4. Provisional API </w:t>
        </w:r>
      </w:ins>
    </w:p>
    <w:p w:rsidR="00ED215B" w:rsidRPr="00ED215B" w:rsidRDefault="00ED215B" w:rsidP="00ED215B">
      <w:pPr>
        <w:shd w:val="clear" w:color="auto" w:fill="FFFFFF"/>
        <w:spacing w:before="100" w:beforeAutospacing="1" w:after="100" w:afterAutospacing="1" w:line="240" w:lineRule="auto"/>
        <w:ind w:left="150" w:right="150"/>
        <w:rPr>
          <w:ins w:id="365" w:author="Unknown"/>
          <w:rFonts w:ascii="Arial" w:eastAsia="Times New Roman" w:hAnsi="Arial" w:cs="Arial"/>
          <w:color w:val="000000" w:themeColor="text1"/>
          <w:sz w:val="24"/>
          <w:szCs w:val="24"/>
        </w:rPr>
      </w:pPr>
      <w:ins w:id="366" w:author="Unknown">
        <w:r w:rsidRPr="00ED215B">
          <w:rPr>
            <w:rFonts w:ascii="Arial" w:eastAsia="Times New Roman" w:hAnsi="Arial" w:cs="Arial"/>
            <w:color w:val="000000" w:themeColor="text1"/>
            <w:sz w:val="24"/>
            <w:szCs w:val="24"/>
          </w:rPr>
          <w:t xml:space="preserve">Currently the Application Programming Interface (API) for Eclipse 4 is still marked as provisional, i.e. this means that the API might be changed in the future. </w:t>
        </w:r>
      </w:ins>
    </w:p>
    <w:p w:rsidR="00ED215B" w:rsidRPr="00ED215B" w:rsidRDefault="00ED215B" w:rsidP="00ED215B">
      <w:pPr>
        <w:shd w:val="clear" w:color="auto" w:fill="FFFFFF"/>
        <w:spacing w:before="100" w:beforeAutospacing="1" w:after="100" w:afterAutospacing="1" w:line="240" w:lineRule="auto"/>
        <w:ind w:left="150" w:right="150"/>
        <w:rPr>
          <w:ins w:id="367" w:author="Unknown"/>
          <w:rFonts w:ascii="Arial" w:eastAsia="Times New Roman" w:hAnsi="Arial" w:cs="Arial"/>
          <w:color w:val="000000" w:themeColor="text1"/>
          <w:sz w:val="24"/>
          <w:szCs w:val="24"/>
        </w:rPr>
      </w:pPr>
      <w:ins w:id="368" w:author="Unknown">
        <w:r w:rsidRPr="00ED215B">
          <w:rPr>
            <w:rFonts w:ascii="Arial" w:eastAsia="Times New Roman" w:hAnsi="Arial" w:cs="Arial"/>
            <w:color w:val="000000" w:themeColor="text1"/>
            <w:sz w:val="24"/>
            <w:szCs w:val="24"/>
          </w:rPr>
          <w:t xml:space="preserve">Eclipse 4.2 already runs the complete Eclipse IDE therefore it is unlikely that dramatic changes will occur in the future. </w:t>
        </w:r>
      </w:ins>
    </w:p>
    <w:p w:rsidR="00ED215B" w:rsidRPr="00ED215B" w:rsidRDefault="00ED215B" w:rsidP="00ED215B">
      <w:pPr>
        <w:shd w:val="clear" w:color="auto" w:fill="FFFFFF"/>
        <w:spacing w:before="100" w:beforeAutospacing="1" w:after="100" w:afterAutospacing="1" w:line="240" w:lineRule="auto"/>
        <w:ind w:left="150" w:right="150"/>
        <w:rPr>
          <w:ins w:id="369" w:author="Unknown"/>
          <w:rFonts w:ascii="Arial" w:eastAsia="Times New Roman" w:hAnsi="Arial" w:cs="Arial"/>
          <w:color w:val="000000" w:themeColor="text1"/>
          <w:sz w:val="24"/>
          <w:szCs w:val="24"/>
        </w:rPr>
      </w:pPr>
      <w:ins w:id="370" w:author="Unknown">
        <w:r w:rsidRPr="00ED215B">
          <w:rPr>
            <w:rFonts w:ascii="Arial" w:eastAsia="Times New Roman" w:hAnsi="Arial" w:cs="Arial"/>
            <w:color w:val="000000" w:themeColor="text1"/>
            <w:sz w:val="24"/>
            <w:szCs w:val="24"/>
          </w:rPr>
          <w:t xml:space="preserve">It is therefore relatively safe to start using the API now, but nevertheless you must be prepared that you might have to make some adjustments to your application. </w:t>
        </w:r>
      </w:ins>
    </w:p>
    <w:p w:rsidR="00ED215B" w:rsidRPr="00ED215B" w:rsidRDefault="00ED215B" w:rsidP="00ED215B">
      <w:pPr>
        <w:shd w:val="clear" w:color="auto" w:fill="FFFFFF"/>
        <w:spacing w:before="300" w:after="0" w:line="240" w:lineRule="auto"/>
        <w:outlineLvl w:val="1"/>
        <w:rPr>
          <w:ins w:id="371" w:author="Unknown"/>
          <w:rFonts w:ascii="Arial" w:eastAsia="Times New Roman" w:hAnsi="Arial" w:cs="Arial"/>
          <w:b/>
          <w:bCs/>
          <w:color w:val="000000" w:themeColor="text1"/>
          <w:sz w:val="45"/>
          <w:szCs w:val="45"/>
        </w:rPr>
      </w:pPr>
      <w:bookmarkStart w:id="372" w:name="architecture"/>
      <w:bookmarkEnd w:id="372"/>
      <w:ins w:id="373" w:author="Unknown">
        <w:r w:rsidRPr="00ED215B">
          <w:rPr>
            <w:rFonts w:ascii="Arial" w:eastAsia="Times New Roman" w:hAnsi="Arial" w:cs="Arial"/>
            <w:b/>
            <w:bCs/>
            <w:color w:val="000000" w:themeColor="text1"/>
            <w:sz w:val="45"/>
            <w:szCs w:val="45"/>
          </w:rPr>
          <w:t xml:space="preserve">2. The Architecture of Eclipse </w:t>
        </w:r>
      </w:ins>
    </w:p>
    <w:p w:rsidR="00ED215B" w:rsidRPr="00ED215B" w:rsidRDefault="00ED215B" w:rsidP="00ED215B">
      <w:pPr>
        <w:shd w:val="clear" w:color="auto" w:fill="FFFFFF"/>
        <w:spacing w:after="0" w:line="240" w:lineRule="auto"/>
        <w:outlineLvl w:val="2"/>
        <w:rPr>
          <w:ins w:id="374" w:author="Unknown"/>
          <w:rFonts w:ascii="Arial" w:eastAsia="Times New Roman" w:hAnsi="Arial" w:cs="Arial"/>
          <w:b/>
          <w:bCs/>
          <w:color w:val="000000" w:themeColor="text1"/>
          <w:sz w:val="30"/>
          <w:szCs w:val="30"/>
        </w:rPr>
      </w:pPr>
      <w:bookmarkStart w:id="375" w:name="architecture_overview"/>
      <w:bookmarkEnd w:id="375"/>
      <w:ins w:id="376" w:author="Unknown">
        <w:r w:rsidRPr="00ED215B">
          <w:rPr>
            <w:rFonts w:ascii="Arial" w:eastAsia="Times New Roman" w:hAnsi="Arial" w:cs="Arial"/>
            <w:b/>
            <w:bCs/>
            <w:color w:val="000000" w:themeColor="text1"/>
            <w:sz w:val="30"/>
            <w:szCs w:val="30"/>
          </w:rPr>
          <w:t xml:space="preserve">2.1. Eclipse based applications </w:t>
        </w:r>
      </w:ins>
    </w:p>
    <w:p w:rsidR="00ED215B" w:rsidRPr="00ED215B" w:rsidRDefault="00ED215B" w:rsidP="00ED215B">
      <w:pPr>
        <w:shd w:val="clear" w:color="auto" w:fill="FFFFFF"/>
        <w:spacing w:before="100" w:beforeAutospacing="1" w:after="100" w:afterAutospacing="1" w:line="240" w:lineRule="auto"/>
        <w:ind w:left="150" w:right="150"/>
        <w:rPr>
          <w:ins w:id="377" w:author="Unknown"/>
          <w:rFonts w:ascii="Arial" w:eastAsia="Times New Roman" w:hAnsi="Arial" w:cs="Arial"/>
          <w:color w:val="000000" w:themeColor="text1"/>
          <w:sz w:val="24"/>
          <w:szCs w:val="24"/>
        </w:rPr>
      </w:pPr>
      <w:ins w:id="378" w:author="Unknown">
        <w:r w:rsidRPr="00ED215B">
          <w:rPr>
            <w:rFonts w:ascii="Arial" w:eastAsia="Times New Roman" w:hAnsi="Arial" w:cs="Arial"/>
            <w:color w:val="000000" w:themeColor="text1"/>
            <w:sz w:val="24"/>
            <w:szCs w:val="24"/>
          </w:rPr>
          <w:t xml:space="preserve">An Eclipse application consists of individual software components. The Eclipse IDE can be viewed as a special Eclipse application with the focus supporting software development. </w:t>
        </w:r>
      </w:ins>
    </w:p>
    <w:p w:rsidR="00ED215B" w:rsidRPr="00ED215B" w:rsidRDefault="00ED215B" w:rsidP="00ED215B">
      <w:pPr>
        <w:shd w:val="clear" w:color="auto" w:fill="FFFFFF"/>
        <w:spacing w:before="100" w:beforeAutospacing="1" w:after="100" w:afterAutospacing="1" w:line="240" w:lineRule="auto"/>
        <w:ind w:left="150" w:right="150"/>
        <w:rPr>
          <w:ins w:id="379" w:author="Unknown"/>
          <w:rFonts w:ascii="Arial" w:eastAsia="Times New Roman" w:hAnsi="Arial" w:cs="Arial"/>
          <w:color w:val="000000" w:themeColor="text1"/>
          <w:sz w:val="24"/>
          <w:szCs w:val="24"/>
        </w:rPr>
      </w:pPr>
      <w:ins w:id="380" w:author="Unknown">
        <w:r w:rsidRPr="00ED215B">
          <w:rPr>
            <w:rFonts w:ascii="Arial" w:eastAsia="Times New Roman" w:hAnsi="Arial" w:cs="Arial"/>
            <w:color w:val="000000" w:themeColor="text1"/>
            <w:sz w:val="24"/>
            <w:szCs w:val="24"/>
          </w:rPr>
          <w:t xml:space="preserve">The components of the Eclipse IDE are primarily the following. Please note that the graph should display the concept, the displayed relationship is not 100 % accurate. </w:t>
        </w:r>
      </w:ins>
    </w:p>
    <w:p w:rsidR="00ED215B" w:rsidRPr="00ED215B" w:rsidRDefault="00ED215B" w:rsidP="00ED215B">
      <w:pPr>
        <w:shd w:val="clear" w:color="auto" w:fill="FFFFFF"/>
        <w:spacing w:after="0" w:line="240" w:lineRule="auto"/>
        <w:rPr>
          <w:ins w:id="38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9236443" cy="5934075"/>
            <wp:effectExtent l="19050" t="0" r="2807" b="0"/>
            <wp:docPr id="18" name="图片 18" descr="Important Eclipse ID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ortant Eclipse IDE components"/>
                    <pic:cNvPicPr>
                      <a:picLocks noChangeAspect="1" noChangeArrowheads="1"/>
                    </pic:cNvPicPr>
                  </pic:nvPicPr>
                  <pic:blipFill>
                    <a:blip r:embed="rId7"/>
                    <a:srcRect/>
                    <a:stretch>
                      <a:fillRect/>
                    </a:stretch>
                  </pic:blipFill>
                  <pic:spPr bwMode="auto">
                    <a:xfrm>
                      <a:off x="0" y="0"/>
                      <a:ext cx="9236443" cy="59340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382" w:author="Unknown"/>
          <w:rFonts w:ascii="Arial" w:eastAsia="Times New Roman" w:hAnsi="Arial" w:cs="Arial"/>
          <w:color w:val="000000" w:themeColor="text1"/>
          <w:sz w:val="24"/>
          <w:szCs w:val="24"/>
        </w:rPr>
      </w:pPr>
      <w:proofErr w:type="spellStart"/>
      <w:ins w:id="383" w:author="Unknown">
        <w:r w:rsidRPr="00ED215B">
          <w:rPr>
            <w:rFonts w:ascii="Arial" w:eastAsia="Times New Roman" w:hAnsi="Arial" w:cs="Arial"/>
            <w:color w:val="000000" w:themeColor="text1"/>
            <w:sz w:val="24"/>
            <w:szCs w:val="24"/>
          </w:rPr>
          <w:lastRenderedPageBreak/>
          <w:t>OSGi</w:t>
        </w:r>
        <w:proofErr w:type="spellEnd"/>
        <w:r w:rsidRPr="00ED215B">
          <w:rPr>
            <w:rFonts w:ascii="Arial" w:eastAsia="Times New Roman" w:hAnsi="Arial" w:cs="Arial"/>
            <w:color w:val="000000" w:themeColor="text1"/>
            <w:sz w:val="24"/>
            <w:szCs w:val="24"/>
          </w:rPr>
          <w:t xml:space="preserve"> is a specification which describes a modular approach for Java application. Equinox is one implementation of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and is used by the Eclipse platform. The Equinox runtime provides the necessary framework to run a modular Eclipse application. </w:t>
        </w:r>
      </w:ins>
    </w:p>
    <w:p w:rsidR="00ED215B" w:rsidRPr="00ED215B" w:rsidRDefault="00ED215B" w:rsidP="00ED215B">
      <w:pPr>
        <w:shd w:val="clear" w:color="auto" w:fill="FFFFFF"/>
        <w:spacing w:before="100" w:beforeAutospacing="1" w:after="100" w:afterAutospacing="1" w:line="240" w:lineRule="auto"/>
        <w:ind w:left="150" w:right="150"/>
        <w:rPr>
          <w:ins w:id="384" w:author="Unknown"/>
          <w:rFonts w:ascii="Arial" w:eastAsia="Times New Roman" w:hAnsi="Arial" w:cs="Arial"/>
          <w:color w:val="000000" w:themeColor="text1"/>
          <w:sz w:val="24"/>
          <w:szCs w:val="24"/>
        </w:rPr>
      </w:pPr>
      <w:ins w:id="385" w:author="Unknown">
        <w:r w:rsidRPr="00ED215B">
          <w:rPr>
            <w:rFonts w:ascii="Arial" w:eastAsia="Times New Roman" w:hAnsi="Arial" w:cs="Arial"/>
            <w:color w:val="000000" w:themeColor="text1"/>
            <w:sz w:val="24"/>
            <w:szCs w:val="24"/>
          </w:rPr>
          <w:t xml:space="preserve">SWT is the standard user interface component library used by Eclipse. </w:t>
        </w:r>
        <w:proofErr w:type="spellStart"/>
        <w:r w:rsidRPr="00ED215B">
          <w:rPr>
            <w:rFonts w:ascii="Arial" w:eastAsia="Times New Roman" w:hAnsi="Arial" w:cs="Arial"/>
            <w:color w:val="000000" w:themeColor="text1"/>
            <w:sz w:val="24"/>
            <w:szCs w:val="24"/>
          </w:rPr>
          <w:t>JFace</w:t>
        </w:r>
        <w:proofErr w:type="spellEnd"/>
        <w:r w:rsidRPr="00ED215B">
          <w:rPr>
            <w:rFonts w:ascii="Arial" w:eastAsia="Times New Roman" w:hAnsi="Arial" w:cs="Arial"/>
            <w:color w:val="000000" w:themeColor="text1"/>
            <w:sz w:val="24"/>
            <w:szCs w:val="24"/>
          </w:rPr>
          <w:t xml:space="preserve"> provides some convenient APIs on top of SWT. The workbench provides the framework for the application. The workbench is responsible for displaying all other UI components. </w:t>
        </w:r>
      </w:ins>
    </w:p>
    <w:p w:rsidR="00ED215B" w:rsidRPr="00ED215B" w:rsidRDefault="00ED215B" w:rsidP="00ED215B">
      <w:pPr>
        <w:shd w:val="clear" w:color="auto" w:fill="FFFFFF"/>
        <w:spacing w:before="100" w:beforeAutospacing="1" w:after="100" w:afterAutospacing="1" w:line="240" w:lineRule="auto"/>
        <w:ind w:left="150" w:right="150"/>
        <w:rPr>
          <w:ins w:id="386" w:author="Unknown"/>
          <w:rFonts w:ascii="Arial" w:eastAsia="Times New Roman" w:hAnsi="Arial" w:cs="Arial"/>
          <w:color w:val="000000" w:themeColor="text1"/>
          <w:sz w:val="24"/>
          <w:szCs w:val="24"/>
        </w:rPr>
      </w:pPr>
      <w:ins w:id="387" w:author="Unknown">
        <w:r w:rsidRPr="00ED215B">
          <w:rPr>
            <w:rFonts w:ascii="Arial" w:eastAsia="Times New Roman" w:hAnsi="Arial" w:cs="Arial"/>
            <w:color w:val="000000" w:themeColor="text1"/>
            <w:sz w:val="24"/>
            <w:szCs w:val="24"/>
          </w:rPr>
          <w:t xml:space="preserve">On top of these base components, the Eclipse IDE adds components which are important for an IDE application, for example the Java Development Tools (JDT) or version </w:t>
        </w:r>
        <w:proofErr w:type="gramStart"/>
        <w:r w:rsidRPr="00ED215B">
          <w:rPr>
            <w:rFonts w:ascii="Arial" w:eastAsia="Times New Roman" w:hAnsi="Arial" w:cs="Arial"/>
            <w:color w:val="000000" w:themeColor="text1"/>
            <w:sz w:val="24"/>
            <w:szCs w:val="24"/>
          </w:rPr>
          <w:t>control support</w:t>
        </w:r>
        <w:proofErr w:type="gramEnd"/>
        <w:r w:rsidRPr="00ED215B">
          <w:rPr>
            <w:rFonts w:ascii="Arial" w:eastAsia="Times New Roman" w:hAnsi="Arial" w:cs="Arial"/>
            <w:color w:val="000000" w:themeColor="text1"/>
            <w:sz w:val="24"/>
            <w:szCs w:val="24"/>
          </w:rPr>
          <w:t xml:space="preserve"> (</w:t>
        </w:r>
        <w:proofErr w:type="spellStart"/>
        <w:r w:rsidRPr="00ED215B">
          <w:rPr>
            <w:rFonts w:ascii="Arial" w:eastAsia="Times New Roman" w:hAnsi="Arial" w:cs="Arial"/>
            <w:color w:val="000000" w:themeColor="text1"/>
            <w:sz w:val="24"/>
            <w:szCs w:val="24"/>
          </w:rPr>
          <w:t>EGit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388" w:author="Unknown"/>
          <w:rFonts w:ascii="Arial" w:eastAsia="Times New Roman" w:hAnsi="Arial" w:cs="Arial"/>
          <w:color w:val="000000" w:themeColor="text1"/>
          <w:sz w:val="24"/>
          <w:szCs w:val="24"/>
        </w:rPr>
      </w:pPr>
      <w:ins w:id="389" w:author="Unknown">
        <w:r w:rsidRPr="00ED215B">
          <w:rPr>
            <w:rFonts w:ascii="Arial" w:eastAsia="Times New Roman" w:hAnsi="Arial" w:cs="Arial"/>
            <w:color w:val="000000" w:themeColor="text1"/>
            <w:sz w:val="24"/>
            <w:szCs w:val="24"/>
          </w:rPr>
          <w:t xml:space="preserve">Eclipse 4 has a different programming model then Eclipse 3.x. Eclipse 4 provides the </w:t>
        </w:r>
        <w:r w:rsidRPr="00ED215B">
          <w:rPr>
            <w:rFonts w:ascii="Arial" w:eastAsia="Times New Roman" w:hAnsi="Arial" w:cs="Arial"/>
            <w:i/>
            <w:iCs/>
            <w:color w:val="000000" w:themeColor="text1"/>
            <w:sz w:val="24"/>
            <w:szCs w:val="24"/>
          </w:rPr>
          <w:t>3.x Compatibility Layer</w:t>
        </w:r>
        <w:r w:rsidRPr="00ED215B">
          <w:rPr>
            <w:rFonts w:ascii="Arial" w:eastAsia="Times New Roman" w:hAnsi="Arial" w:cs="Arial"/>
            <w:color w:val="000000" w:themeColor="text1"/>
            <w:sz w:val="24"/>
            <w:szCs w:val="24"/>
          </w:rPr>
          <w:t xml:space="preserve"> component which maps the 3.x API to the 4.0 API. This allows Eclipse 3.x based components to run unmodified on Eclipse 4. </w:t>
        </w:r>
      </w:ins>
    </w:p>
    <w:p w:rsidR="00ED215B" w:rsidRPr="00ED215B" w:rsidRDefault="00ED215B" w:rsidP="00ED215B">
      <w:pPr>
        <w:shd w:val="clear" w:color="auto" w:fill="FFFFFF"/>
        <w:spacing w:before="100" w:beforeAutospacing="1" w:after="100" w:afterAutospacing="1" w:line="240" w:lineRule="auto"/>
        <w:ind w:left="150" w:right="150"/>
        <w:rPr>
          <w:ins w:id="390" w:author="Unknown"/>
          <w:rFonts w:ascii="Arial" w:eastAsia="Times New Roman" w:hAnsi="Arial" w:cs="Arial"/>
          <w:color w:val="000000" w:themeColor="text1"/>
          <w:sz w:val="24"/>
          <w:szCs w:val="24"/>
        </w:rPr>
      </w:pPr>
      <w:ins w:id="391" w:author="Unknown">
        <w:r w:rsidRPr="00ED215B">
          <w:rPr>
            <w:rFonts w:ascii="Arial" w:eastAsia="Times New Roman" w:hAnsi="Arial" w:cs="Arial"/>
            <w:color w:val="000000" w:themeColor="text1"/>
            <w:sz w:val="24"/>
            <w:szCs w:val="24"/>
          </w:rPr>
          <w:t xml:space="preserve">Eclipse based applications which are not primarily used as software development tools are called Eclipse RCP applications. An Eclipse 4 RCP application typically uses the base components of the Eclipse platform and adds additional application specific components. </w:t>
        </w:r>
      </w:ins>
    </w:p>
    <w:p w:rsidR="00ED215B" w:rsidRPr="00ED215B" w:rsidRDefault="00ED215B" w:rsidP="00ED215B">
      <w:pPr>
        <w:shd w:val="clear" w:color="auto" w:fill="FFFFFF"/>
        <w:spacing w:after="0" w:line="240" w:lineRule="auto"/>
        <w:rPr>
          <w:ins w:id="392"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8429625" cy="6015544"/>
            <wp:effectExtent l="19050" t="0" r="9525" b="0"/>
            <wp:docPr id="19" name="图片 19" descr="Typical components of an Eclipse RCP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ical components of an Eclipse RCP application"/>
                    <pic:cNvPicPr>
                      <a:picLocks noChangeAspect="1" noChangeArrowheads="1"/>
                    </pic:cNvPicPr>
                  </pic:nvPicPr>
                  <pic:blipFill>
                    <a:blip r:embed="rId8"/>
                    <a:srcRect/>
                    <a:stretch>
                      <a:fillRect/>
                    </a:stretch>
                  </pic:blipFill>
                  <pic:spPr bwMode="auto">
                    <a:xfrm>
                      <a:off x="0" y="0"/>
                      <a:ext cx="8429625" cy="6015544"/>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393" w:author="Unknown"/>
          <w:rFonts w:ascii="Arial" w:eastAsia="Times New Roman" w:hAnsi="Arial" w:cs="Arial"/>
          <w:color w:val="000000" w:themeColor="text1"/>
          <w:sz w:val="24"/>
          <w:szCs w:val="24"/>
        </w:rPr>
      </w:pPr>
      <w:ins w:id="394" w:author="Unknown">
        <w:r w:rsidRPr="00ED215B">
          <w:rPr>
            <w:rFonts w:ascii="Arial" w:eastAsia="Times New Roman" w:hAnsi="Arial" w:cs="Arial"/>
            <w:color w:val="000000" w:themeColor="text1"/>
            <w:sz w:val="24"/>
            <w:szCs w:val="24"/>
          </w:rPr>
          <w:lastRenderedPageBreak/>
          <w:t xml:space="preserve">The programming model of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(Equinox) allows you to define dynamic software components, i.e.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which can also be part of an Eclipse based application. </w:t>
        </w:r>
      </w:ins>
    </w:p>
    <w:p w:rsidR="00ED215B" w:rsidRPr="00ED215B" w:rsidRDefault="00ED215B" w:rsidP="00ED215B">
      <w:pPr>
        <w:shd w:val="clear" w:color="auto" w:fill="FFFFFF"/>
        <w:spacing w:after="0" w:line="240" w:lineRule="auto"/>
        <w:outlineLvl w:val="2"/>
        <w:rPr>
          <w:ins w:id="395" w:author="Unknown"/>
          <w:rFonts w:ascii="Arial" w:eastAsia="Times New Roman" w:hAnsi="Arial" w:cs="Arial"/>
          <w:b/>
          <w:bCs/>
          <w:color w:val="000000" w:themeColor="text1"/>
          <w:sz w:val="30"/>
          <w:szCs w:val="30"/>
        </w:rPr>
      </w:pPr>
      <w:bookmarkStart w:id="396" w:name="e4terminology"/>
      <w:bookmarkEnd w:id="396"/>
      <w:ins w:id="397" w:author="Unknown">
        <w:r w:rsidRPr="00ED215B">
          <w:rPr>
            <w:rFonts w:ascii="Arial" w:eastAsia="Times New Roman" w:hAnsi="Arial" w:cs="Arial"/>
            <w:b/>
            <w:bCs/>
            <w:color w:val="000000" w:themeColor="text1"/>
            <w:sz w:val="30"/>
            <w:szCs w:val="30"/>
          </w:rPr>
          <w:t xml:space="preserve">2.2. Terminology </w:t>
        </w:r>
      </w:ins>
    </w:p>
    <w:p w:rsidR="00ED215B" w:rsidRPr="00ED215B" w:rsidRDefault="00ED215B" w:rsidP="00ED215B">
      <w:pPr>
        <w:shd w:val="clear" w:color="auto" w:fill="FFFFFF"/>
        <w:spacing w:before="100" w:beforeAutospacing="1" w:after="100" w:afterAutospacing="1" w:line="240" w:lineRule="auto"/>
        <w:ind w:left="150" w:right="150"/>
        <w:rPr>
          <w:ins w:id="398" w:author="Unknown"/>
          <w:rFonts w:ascii="Arial" w:eastAsia="Times New Roman" w:hAnsi="Arial" w:cs="Arial"/>
          <w:color w:val="000000" w:themeColor="text1"/>
          <w:sz w:val="24"/>
          <w:szCs w:val="24"/>
        </w:rPr>
      </w:pPr>
      <w:ins w:id="399" w:author="Unknown">
        <w:r w:rsidRPr="00ED215B">
          <w:rPr>
            <w:rFonts w:ascii="Arial" w:eastAsia="Times New Roman" w:hAnsi="Arial" w:cs="Arial"/>
            <w:color w:val="000000" w:themeColor="text1"/>
            <w:sz w:val="24"/>
            <w:szCs w:val="24"/>
          </w:rPr>
          <w:t xml:space="preserve">An Eclipse application consists of several Eclipse components. A software component in Eclipse is called a </w:t>
        </w:r>
        <w:r w:rsidRPr="00ED215B">
          <w:rPr>
            <w:rFonts w:ascii="Arial" w:eastAsia="Times New Roman" w:hAnsi="Arial" w:cs="Arial"/>
            <w:i/>
            <w:iCs/>
            <w:color w:val="000000" w:themeColor="text1"/>
            <w:sz w:val="24"/>
            <w:szCs w:val="24"/>
          </w:rPr>
          <w:t>plug-in</w:t>
        </w:r>
        <w:r w:rsidRPr="00ED215B">
          <w:rPr>
            <w:rFonts w:ascii="Arial" w:eastAsia="Times New Roman" w:hAnsi="Arial" w:cs="Arial"/>
            <w:color w:val="000000" w:themeColor="text1"/>
            <w:sz w:val="24"/>
            <w:szCs w:val="24"/>
          </w:rPr>
          <w:t xml:space="preserve">. A software component in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is called a </w:t>
        </w:r>
        <w:r w:rsidRPr="00ED215B">
          <w:rPr>
            <w:rFonts w:ascii="Arial" w:eastAsia="Times New Roman" w:hAnsi="Arial" w:cs="Arial"/>
            <w:i/>
            <w:iCs/>
            <w:color w:val="000000" w:themeColor="text1"/>
            <w:sz w:val="24"/>
            <w:szCs w:val="24"/>
          </w:rPr>
          <w:t>bundle</w:t>
        </w:r>
        <w:r w:rsidRPr="00ED215B">
          <w:rPr>
            <w:rFonts w:ascii="Arial" w:eastAsia="Times New Roman" w:hAnsi="Arial" w:cs="Arial"/>
            <w:color w:val="000000" w:themeColor="text1"/>
            <w:sz w:val="24"/>
            <w:szCs w:val="24"/>
          </w:rPr>
          <w:t xml:space="preserve">. Both terms can be used interchangeably. </w:t>
        </w:r>
      </w:ins>
    </w:p>
    <w:p w:rsidR="00ED215B" w:rsidRPr="00ED215B" w:rsidRDefault="00ED215B" w:rsidP="00ED215B">
      <w:pPr>
        <w:shd w:val="clear" w:color="auto" w:fill="FFFFFF"/>
        <w:spacing w:before="100" w:beforeAutospacing="1" w:after="100" w:afterAutospacing="1" w:line="240" w:lineRule="auto"/>
        <w:ind w:left="150" w:right="150"/>
        <w:rPr>
          <w:ins w:id="400" w:author="Unknown"/>
          <w:rFonts w:ascii="Arial" w:eastAsia="Times New Roman" w:hAnsi="Arial" w:cs="Arial"/>
          <w:color w:val="000000" w:themeColor="text1"/>
          <w:sz w:val="24"/>
          <w:szCs w:val="24"/>
        </w:rPr>
      </w:pPr>
      <w:ins w:id="401" w:author="Unknown">
        <w:r w:rsidRPr="00ED215B">
          <w:rPr>
            <w:rFonts w:ascii="Arial" w:eastAsia="Times New Roman" w:hAnsi="Arial" w:cs="Arial"/>
            <w:color w:val="000000" w:themeColor="text1"/>
            <w:sz w:val="24"/>
            <w:szCs w:val="24"/>
          </w:rPr>
          <w:t xml:space="preserve">This tutorial uses the terms </w:t>
        </w:r>
        <w:r w:rsidRPr="00ED215B">
          <w:rPr>
            <w:rFonts w:ascii="Arial" w:eastAsia="Times New Roman" w:hAnsi="Arial" w:cs="Arial"/>
            <w:i/>
            <w:iCs/>
            <w:color w:val="000000" w:themeColor="text1"/>
            <w:sz w:val="24"/>
            <w:szCs w:val="24"/>
          </w:rPr>
          <w:t xml:space="preserve">Eclipse based </w:t>
        </w:r>
        <w:proofErr w:type="gramStart"/>
        <w:r w:rsidRPr="00ED215B">
          <w:rPr>
            <w:rFonts w:ascii="Arial" w:eastAsia="Times New Roman" w:hAnsi="Arial" w:cs="Arial"/>
            <w:i/>
            <w:iCs/>
            <w:color w:val="000000" w:themeColor="text1"/>
            <w:sz w:val="24"/>
            <w:szCs w:val="24"/>
          </w:rPr>
          <w:t xml:space="preserve">applications </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Eclipse application</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Eclipse 4 application</w:t>
        </w:r>
        <w:r w:rsidRPr="00ED215B">
          <w:rPr>
            <w:rFonts w:ascii="Arial" w:eastAsia="Times New Roman" w:hAnsi="Arial" w:cs="Arial"/>
            <w:color w:val="000000" w:themeColor="text1"/>
            <w:sz w:val="24"/>
            <w:szCs w:val="24"/>
          </w:rPr>
          <w:t xml:space="preserve"> and </w:t>
        </w:r>
        <w:r w:rsidRPr="00ED215B">
          <w:rPr>
            <w:rFonts w:ascii="Arial" w:eastAsia="Times New Roman" w:hAnsi="Arial" w:cs="Arial"/>
            <w:i/>
            <w:iCs/>
            <w:color w:val="000000" w:themeColor="text1"/>
            <w:sz w:val="24"/>
            <w:szCs w:val="24"/>
          </w:rPr>
          <w:t xml:space="preserve">Eclipse RCP application </w:t>
        </w:r>
        <w:r w:rsidRPr="00ED215B">
          <w:rPr>
            <w:rFonts w:ascii="Arial" w:eastAsia="Times New Roman" w:hAnsi="Arial" w:cs="Arial"/>
            <w:color w:val="000000" w:themeColor="text1"/>
            <w:sz w:val="24"/>
            <w:szCs w:val="24"/>
          </w:rPr>
          <w:t xml:space="preserve">interchangeably for referring to an application which is based on the Eclipse 4 framework. </w:t>
        </w:r>
      </w:ins>
    </w:p>
    <w:p w:rsidR="00ED215B" w:rsidRPr="00ED215B" w:rsidRDefault="00ED215B" w:rsidP="00ED215B">
      <w:pPr>
        <w:shd w:val="clear" w:color="auto" w:fill="FFFFFF"/>
        <w:spacing w:before="100" w:beforeAutospacing="1" w:after="100" w:afterAutospacing="1" w:line="240" w:lineRule="auto"/>
        <w:ind w:left="150" w:right="150"/>
        <w:rPr>
          <w:ins w:id="402" w:author="Unknown"/>
          <w:rFonts w:ascii="Arial" w:eastAsia="Times New Roman" w:hAnsi="Arial" w:cs="Arial"/>
          <w:color w:val="000000" w:themeColor="text1"/>
          <w:sz w:val="24"/>
          <w:szCs w:val="24"/>
        </w:rPr>
      </w:pPr>
      <w:ins w:id="403" w:author="Unknown">
        <w:r w:rsidRPr="00ED215B">
          <w:rPr>
            <w:rFonts w:ascii="Arial" w:eastAsia="Times New Roman" w:hAnsi="Arial" w:cs="Arial"/>
            <w:color w:val="000000" w:themeColor="text1"/>
            <w:sz w:val="24"/>
            <w:szCs w:val="24"/>
          </w:rPr>
          <w:t xml:space="preserve">If a certain concept refers to Eclipse 3.x, then it is explicitly stated. </w:t>
        </w:r>
      </w:ins>
    </w:p>
    <w:p w:rsidR="00ED215B" w:rsidRPr="00ED215B" w:rsidRDefault="00ED215B" w:rsidP="00ED215B">
      <w:pPr>
        <w:shd w:val="clear" w:color="auto" w:fill="FFFFFF"/>
        <w:spacing w:after="0" w:line="240" w:lineRule="auto"/>
        <w:outlineLvl w:val="2"/>
        <w:rPr>
          <w:ins w:id="404" w:author="Unknown"/>
          <w:rFonts w:ascii="Arial" w:eastAsia="Times New Roman" w:hAnsi="Arial" w:cs="Arial"/>
          <w:b/>
          <w:bCs/>
          <w:color w:val="000000" w:themeColor="text1"/>
          <w:sz w:val="30"/>
          <w:szCs w:val="30"/>
        </w:rPr>
      </w:pPr>
      <w:bookmarkStart w:id="405" w:name="architecture_configurationfiles"/>
      <w:bookmarkEnd w:id="405"/>
      <w:ins w:id="406" w:author="Unknown">
        <w:r w:rsidRPr="00ED215B">
          <w:rPr>
            <w:rFonts w:ascii="Arial" w:eastAsia="Times New Roman" w:hAnsi="Arial" w:cs="Arial"/>
            <w:b/>
            <w:bCs/>
            <w:color w:val="000000" w:themeColor="text1"/>
            <w:sz w:val="30"/>
            <w:szCs w:val="30"/>
          </w:rPr>
          <w:t xml:space="preserve">2.3. Important configuration files </w:t>
        </w:r>
      </w:ins>
    </w:p>
    <w:p w:rsidR="00ED215B" w:rsidRPr="00ED215B" w:rsidRDefault="00ED215B" w:rsidP="00ED215B">
      <w:pPr>
        <w:shd w:val="clear" w:color="auto" w:fill="FFFFFF"/>
        <w:spacing w:before="100" w:beforeAutospacing="1" w:after="100" w:afterAutospacing="1" w:line="240" w:lineRule="auto"/>
        <w:ind w:left="150" w:right="150"/>
        <w:rPr>
          <w:ins w:id="407" w:author="Unknown"/>
          <w:rFonts w:ascii="Arial" w:eastAsia="Times New Roman" w:hAnsi="Arial" w:cs="Arial"/>
          <w:color w:val="000000" w:themeColor="text1"/>
          <w:sz w:val="24"/>
          <w:szCs w:val="24"/>
        </w:rPr>
      </w:pPr>
      <w:ins w:id="408" w:author="Unknown">
        <w:r w:rsidRPr="00ED215B">
          <w:rPr>
            <w:rFonts w:ascii="Arial" w:eastAsia="Times New Roman" w:hAnsi="Arial" w:cs="Arial"/>
            <w:color w:val="000000" w:themeColor="text1"/>
            <w:sz w:val="24"/>
            <w:szCs w:val="24"/>
          </w:rPr>
          <w:t xml:space="preserve">An Eclipse plug-in has the following main configuration files. </w:t>
        </w:r>
      </w:ins>
    </w:p>
    <w:p w:rsidR="00ED215B" w:rsidRPr="00ED215B" w:rsidRDefault="00ED215B" w:rsidP="00ED215B">
      <w:pPr>
        <w:numPr>
          <w:ilvl w:val="0"/>
          <w:numId w:val="3"/>
        </w:numPr>
        <w:shd w:val="clear" w:color="auto" w:fill="FFFFFF"/>
        <w:spacing w:before="100" w:beforeAutospacing="1" w:after="100" w:afterAutospacing="1" w:line="240" w:lineRule="auto"/>
        <w:ind w:left="870" w:right="150"/>
        <w:rPr>
          <w:ins w:id="409" w:author="Unknown"/>
          <w:rFonts w:ascii="Arial" w:eastAsia="Times New Roman" w:hAnsi="Arial" w:cs="Arial"/>
          <w:color w:val="000000" w:themeColor="text1"/>
          <w:sz w:val="24"/>
          <w:szCs w:val="24"/>
        </w:rPr>
      </w:pPr>
      <w:ins w:id="410" w:author="Unknown">
        <w:r w:rsidRPr="00ED215B">
          <w:rPr>
            <w:rFonts w:ascii="Arial" w:eastAsia="Times New Roman" w:hAnsi="Arial" w:cs="Arial"/>
            <w:color w:val="000000" w:themeColor="text1"/>
            <w:sz w:val="24"/>
            <w:szCs w:val="24"/>
          </w:rPr>
          <w:t xml:space="preserve">MANIFEST.MF - Contains the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configuration information. </w:t>
        </w:r>
      </w:ins>
    </w:p>
    <w:p w:rsidR="00ED215B" w:rsidRPr="00ED215B" w:rsidRDefault="00ED215B" w:rsidP="00ED215B">
      <w:pPr>
        <w:numPr>
          <w:ilvl w:val="0"/>
          <w:numId w:val="3"/>
        </w:numPr>
        <w:shd w:val="clear" w:color="auto" w:fill="FFFFFF"/>
        <w:spacing w:before="100" w:beforeAutospacing="1" w:after="100" w:afterAutospacing="1" w:line="240" w:lineRule="auto"/>
        <w:ind w:left="870" w:right="150"/>
        <w:rPr>
          <w:ins w:id="411" w:author="Unknown"/>
          <w:rFonts w:ascii="Arial" w:eastAsia="Times New Roman" w:hAnsi="Arial" w:cs="Arial"/>
          <w:color w:val="000000" w:themeColor="text1"/>
          <w:sz w:val="24"/>
          <w:szCs w:val="24"/>
        </w:rPr>
      </w:pPr>
      <w:ins w:id="412" w:author="Unknown">
        <w:r w:rsidRPr="00ED215B">
          <w:rPr>
            <w:rFonts w:ascii="Arial" w:eastAsia="Times New Roman" w:hAnsi="Arial" w:cs="Arial"/>
            <w:color w:val="000000" w:themeColor="text1"/>
            <w:sz w:val="24"/>
            <w:szCs w:val="24"/>
          </w:rPr>
          <w:t xml:space="preserve">plugin.xml - Contains information about Eclipse specific extension mechanisms </w:t>
        </w:r>
      </w:ins>
    </w:p>
    <w:p w:rsidR="00ED215B" w:rsidRPr="00ED215B" w:rsidRDefault="00ED215B" w:rsidP="00ED215B">
      <w:pPr>
        <w:shd w:val="clear" w:color="auto" w:fill="FFFFFF"/>
        <w:spacing w:before="100" w:beforeAutospacing="1" w:after="100" w:afterAutospacing="1" w:line="240" w:lineRule="auto"/>
        <w:ind w:left="150" w:right="150"/>
        <w:rPr>
          <w:ins w:id="413" w:author="Unknown"/>
          <w:rFonts w:ascii="Arial" w:eastAsia="Times New Roman" w:hAnsi="Arial" w:cs="Arial"/>
          <w:color w:val="000000" w:themeColor="text1"/>
          <w:sz w:val="24"/>
          <w:szCs w:val="24"/>
        </w:rPr>
      </w:pPr>
      <w:ins w:id="414" w:author="Unknown">
        <w:r w:rsidRPr="00ED215B">
          <w:rPr>
            <w:rFonts w:ascii="Arial" w:eastAsia="Times New Roman" w:hAnsi="Arial" w:cs="Arial"/>
            <w:color w:val="000000" w:themeColor="text1"/>
            <w:sz w:val="24"/>
            <w:szCs w:val="24"/>
          </w:rPr>
          <w:t xml:space="preserve">An Eclipse plug-in defines its API via the </w:t>
        </w:r>
        <w:r w:rsidRPr="00ED215B">
          <w:rPr>
            <w:rFonts w:ascii="Courier New" w:eastAsia="Times New Roman" w:hAnsi="Courier New" w:cs="Courier New"/>
            <w:i/>
            <w:iCs/>
            <w:color w:val="000000" w:themeColor="text1"/>
            <w:sz w:val="20"/>
          </w:rPr>
          <w:t>MANIFEST.MF</w:t>
        </w:r>
        <w:r w:rsidRPr="00ED215B">
          <w:rPr>
            <w:rFonts w:ascii="Arial" w:eastAsia="Times New Roman" w:hAnsi="Arial" w:cs="Arial"/>
            <w:color w:val="000000" w:themeColor="text1"/>
            <w:sz w:val="24"/>
            <w:szCs w:val="24"/>
          </w:rPr>
          <w:t xml:space="preserve"> file, e.g. the Java packages which can be used by other plug-ins and its dependencies, e.g. the packages or plug-ins which are required by the plug-in. </w:t>
        </w:r>
      </w:ins>
    </w:p>
    <w:p w:rsidR="00ED215B" w:rsidRPr="00ED215B" w:rsidRDefault="00ED215B" w:rsidP="00ED215B">
      <w:pPr>
        <w:shd w:val="clear" w:color="auto" w:fill="FFFFFF"/>
        <w:spacing w:before="100" w:beforeAutospacing="1" w:after="100" w:afterAutospacing="1" w:line="240" w:lineRule="auto"/>
        <w:ind w:left="150" w:right="150"/>
        <w:rPr>
          <w:ins w:id="415" w:author="Unknown"/>
          <w:rFonts w:ascii="Arial" w:eastAsia="Times New Roman" w:hAnsi="Arial" w:cs="Arial"/>
          <w:color w:val="000000" w:themeColor="text1"/>
          <w:sz w:val="24"/>
          <w:szCs w:val="24"/>
        </w:rPr>
      </w:pPr>
      <w:ins w:id="416" w:author="Unknown">
        <w:r w:rsidRPr="00ED215B">
          <w:rPr>
            <w:rFonts w:ascii="Arial" w:eastAsia="Times New Roman" w:hAnsi="Arial" w:cs="Arial"/>
            <w:color w:val="000000" w:themeColor="text1"/>
            <w:sz w:val="24"/>
            <w:szCs w:val="24"/>
          </w:rPr>
          <w:t xml:space="preserve">The </w:t>
        </w:r>
        <w:r w:rsidRPr="00ED215B">
          <w:rPr>
            <w:rFonts w:ascii="Courier New" w:eastAsia="Times New Roman" w:hAnsi="Courier New" w:cs="Courier New"/>
            <w:i/>
            <w:iCs/>
            <w:color w:val="000000" w:themeColor="text1"/>
            <w:sz w:val="20"/>
          </w:rPr>
          <w:t>plugin.xml</w:t>
        </w:r>
        <w:r w:rsidRPr="00ED215B">
          <w:rPr>
            <w:rFonts w:ascii="Arial" w:eastAsia="Times New Roman" w:hAnsi="Arial" w:cs="Arial"/>
            <w:color w:val="000000" w:themeColor="text1"/>
            <w:sz w:val="24"/>
            <w:szCs w:val="24"/>
          </w:rPr>
          <w:t xml:space="preserve"> file provides the possibility to define </w:t>
        </w:r>
        <w:r w:rsidRPr="00ED215B">
          <w:rPr>
            <w:rFonts w:ascii="Arial" w:eastAsia="Times New Roman" w:hAnsi="Arial" w:cs="Arial"/>
            <w:i/>
            <w:iCs/>
            <w:color w:val="000000" w:themeColor="text1"/>
            <w:sz w:val="24"/>
            <w:szCs w:val="24"/>
          </w:rPr>
          <w:t>extension points</w:t>
        </w:r>
        <w:r w:rsidRPr="00ED215B">
          <w:rPr>
            <w:rFonts w:ascii="Arial" w:eastAsia="Times New Roman" w:hAnsi="Arial" w:cs="Arial"/>
            <w:color w:val="000000" w:themeColor="text1"/>
            <w:sz w:val="24"/>
            <w:szCs w:val="24"/>
          </w:rPr>
          <w:t xml:space="preserve"> and </w:t>
        </w:r>
        <w:r w:rsidRPr="00ED215B">
          <w:rPr>
            <w:rFonts w:ascii="Arial" w:eastAsia="Times New Roman" w:hAnsi="Arial" w:cs="Arial"/>
            <w:i/>
            <w:iCs/>
            <w:color w:val="000000" w:themeColor="text1"/>
            <w:sz w:val="24"/>
            <w:szCs w:val="24"/>
          </w:rPr>
          <w:t>extensions</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Extension-points</w:t>
        </w:r>
        <w:r w:rsidRPr="00ED215B">
          <w:rPr>
            <w:rFonts w:ascii="Arial" w:eastAsia="Times New Roman" w:hAnsi="Arial" w:cs="Arial"/>
            <w:color w:val="000000" w:themeColor="text1"/>
            <w:sz w:val="24"/>
            <w:szCs w:val="24"/>
          </w:rPr>
          <w:t xml:space="preserve"> define interfaces for other plug-ins to contribute functionality. </w:t>
        </w:r>
        <w:r w:rsidRPr="00ED215B">
          <w:rPr>
            <w:rFonts w:ascii="Arial" w:eastAsia="Times New Roman" w:hAnsi="Arial" w:cs="Arial"/>
            <w:i/>
            <w:iCs/>
            <w:color w:val="000000" w:themeColor="text1"/>
            <w:sz w:val="24"/>
            <w:szCs w:val="24"/>
          </w:rPr>
          <w:t>Extensions</w:t>
        </w:r>
        <w:r w:rsidRPr="00ED215B">
          <w:rPr>
            <w:rFonts w:ascii="Arial" w:eastAsia="Times New Roman" w:hAnsi="Arial" w:cs="Arial"/>
            <w:color w:val="000000" w:themeColor="text1"/>
            <w:sz w:val="24"/>
            <w:szCs w:val="24"/>
          </w:rPr>
          <w:t xml:space="preserve"> contribute functionality to these interfaces. Functionality can be code and non-code based. </w:t>
        </w:r>
      </w:ins>
    </w:p>
    <w:p w:rsidR="00ED215B" w:rsidRPr="00ED215B" w:rsidRDefault="00ED215B" w:rsidP="00ED215B">
      <w:pPr>
        <w:shd w:val="clear" w:color="auto" w:fill="FFFFFF"/>
        <w:spacing w:before="100" w:beforeAutospacing="1" w:after="100" w:afterAutospacing="1" w:line="240" w:lineRule="auto"/>
        <w:ind w:left="150" w:right="150"/>
        <w:rPr>
          <w:ins w:id="417" w:author="Unknown"/>
          <w:rFonts w:ascii="Arial" w:eastAsia="Times New Roman" w:hAnsi="Arial" w:cs="Arial"/>
          <w:color w:val="000000" w:themeColor="text1"/>
          <w:sz w:val="24"/>
          <w:szCs w:val="24"/>
        </w:rPr>
      </w:pPr>
      <w:ins w:id="418" w:author="Unknown">
        <w:r w:rsidRPr="00ED215B">
          <w:rPr>
            <w:rFonts w:ascii="Arial" w:eastAsia="Times New Roman" w:hAnsi="Arial" w:cs="Arial"/>
            <w:color w:val="000000" w:themeColor="text1"/>
            <w:sz w:val="24"/>
            <w:szCs w:val="24"/>
          </w:rPr>
          <w:t xml:space="preserve">In Eclipse 4 the usage of extension points and extensions is very limited. They are mostly used to define pointers to other Eclipse 4 configuration files. </w:t>
        </w:r>
      </w:ins>
    </w:p>
    <w:p w:rsidR="00ED215B" w:rsidRPr="00ED215B" w:rsidRDefault="00ED215B" w:rsidP="00ED215B">
      <w:pPr>
        <w:shd w:val="clear" w:color="auto" w:fill="FFFFFF"/>
        <w:spacing w:before="300" w:after="0" w:line="240" w:lineRule="auto"/>
        <w:outlineLvl w:val="1"/>
        <w:rPr>
          <w:ins w:id="419" w:author="Unknown"/>
          <w:rFonts w:ascii="Arial" w:eastAsia="Times New Roman" w:hAnsi="Arial" w:cs="Arial"/>
          <w:b/>
          <w:bCs/>
          <w:color w:val="000000" w:themeColor="text1"/>
          <w:sz w:val="45"/>
          <w:szCs w:val="45"/>
        </w:rPr>
      </w:pPr>
      <w:bookmarkStart w:id="420" w:name="tutorial_installation"/>
      <w:bookmarkEnd w:id="420"/>
      <w:ins w:id="421" w:author="Unknown">
        <w:r w:rsidRPr="00ED215B">
          <w:rPr>
            <w:rFonts w:ascii="Arial" w:eastAsia="Times New Roman" w:hAnsi="Arial" w:cs="Arial"/>
            <w:b/>
            <w:bCs/>
            <w:color w:val="000000" w:themeColor="text1"/>
            <w:sz w:val="45"/>
            <w:szCs w:val="45"/>
          </w:rPr>
          <w:t xml:space="preserve">3. Tutorial: Install Eclipse 4.2 for RCP development </w:t>
        </w:r>
      </w:ins>
    </w:p>
    <w:p w:rsidR="00ED215B" w:rsidRPr="00ED215B" w:rsidRDefault="00ED215B" w:rsidP="00ED215B">
      <w:pPr>
        <w:shd w:val="clear" w:color="auto" w:fill="FFFFFF"/>
        <w:spacing w:after="0" w:line="240" w:lineRule="auto"/>
        <w:outlineLvl w:val="2"/>
        <w:rPr>
          <w:ins w:id="422" w:author="Unknown"/>
          <w:rFonts w:ascii="Arial" w:eastAsia="Times New Roman" w:hAnsi="Arial" w:cs="Arial"/>
          <w:b/>
          <w:bCs/>
          <w:color w:val="000000" w:themeColor="text1"/>
          <w:sz w:val="30"/>
          <w:szCs w:val="30"/>
        </w:rPr>
      </w:pPr>
      <w:bookmarkStart w:id="423" w:name="tutorial_prerequisites"/>
      <w:bookmarkEnd w:id="423"/>
      <w:ins w:id="424" w:author="Unknown">
        <w:r w:rsidRPr="00ED215B">
          <w:rPr>
            <w:rFonts w:ascii="Arial" w:eastAsia="Times New Roman" w:hAnsi="Arial" w:cs="Arial"/>
            <w:b/>
            <w:bCs/>
            <w:color w:val="000000" w:themeColor="text1"/>
            <w:sz w:val="30"/>
            <w:szCs w:val="30"/>
          </w:rPr>
          <w:lastRenderedPageBreak/>
          <w:t xml:space="preserve">3.1. Prerequisites </w:t>
        </w:r>
      </w:ins>
    </w:p>
    <w:p w:rsidR="00ED215B" w:rsidRPr="00ED215B" w:rsidRDefault="00ED215B" w:rsidP="00ED215B">
      <w:pPr>
        <w:shd w:val="clear" w:color="auto" w:fill="FFFFFF"/>
        <w:spacing w:before="100" w:beforeAutospacing="1" w:after="100" w:afterAutospacing="1" w:line="240" w:lineRule="auto"/>
        <w:ind w:left="150" w:right="150"/>
        <w:rPr>
          <w:ins w:id="425" w:author="Unknown"/>
          <w:rFonts w:ascii="Arial" w:eastAsia="Times New Roman" w:hAnsi="Arial" w:cs="Arial"/>
          <w:color w:val="000000" w:themeColor="text1"/>
          <w:sz w:val="24"/>
          <w:szCs w:val="24"/>
        </w:rPr>
      </w:pPr>
      <w:ins w:id="426" w:author="Unknown">
        <w:r w:rsidRPr="00ED215B">
          <w:rPr>
            <w:rFonts w:ascii="Arial" w:eastAsia="Times New Roman" w:hAnsi="Arial" w:cs="Arial"/>
            <w:color w:val="000000" w:themeColor="text1"/>
            <w:sz w:val="24"/>
            <w:szCs w:val="24"/>
          </w:rPr>
          <w:t xml:space="preserve">The following assumes that you have Java installed in at least version 1.6. </w:t>
        </w:r>
      </w:ins>
    </w:p>
    <w:p w:rsidR="00ED215B" w:rsidRPr="00ED215B" w:rsidRDefault="00ED215B" w:rsidP="00ED215B">
      <w:pPr>
        <w:shd w:val="clear" w:color="auto" w:fill="FFFFFF"/>
        <w:spacing w:after="0" w:line="240" w:lineRule="auto"/>
        <w:outlineLvl w:val="2"/>
        <w:rPr>
          <w:ins w:id="427" w:author="Unknown"/>
          <w:rFonts w:ascii="Arial" w:eastAsia="Times New Roman" w:hAnsi="Arial" w:cs="Arial"/>
          <w:b/>
          <w:bCs/>
          <w:color w:val="000000" w:themeColor="text1"/>
          <w:sz w:val="30"/>
          <w:szCs w:val="30"/>
        </w:rPr>
      </w:pPr>
      <w:bookmarkStart w:id="428" w:name="tutorial_installationrelease"/>
      <w:bookmarkEnd w:id="428"/>
      <w:ins w:id="429" w:author="Unknown">
        <w:r w:rsidRPr="00ED215B">
          <w:rPr>
            <w:rFonts w:ascii="Arial" w:eastAsia="Times New Roman" w:hAnsi="Arial" w:cs="Arial"/>
            <w:b/>
            <w:bCs/>
            <w:color w:val="000000" w:themeColor="text1"/>
            <w:sz w:val="30"/>
            <w:szCs w:val="30"/>
          </w:rPr>
          <w:t xml:space="preserve">3.2. Download and Install Eclipse 4.2 </w:t>
        </w:r>
      </w:ins>
    </w:p>
    <w:p w:rsidR="00ED215B" w:rsidRPr="00ED215B" w:rsidRDefault="00ED215B" w:rsidP="00ED215B">
      <w:pPr>
        <w:shd w:val="clear" w:color="auto" w:fill="FFFFFF"/>
        <w:spacing w:before="100" w:beforeAutospacing="1" w:after="100" w:afterAutospacing="1" w:line="240" w:lineRule="auto"/>
        <w:ind w:left="150" w:right="150"/>
        <w:rPr>
          <w:ins w:id="430" w:author="Unknown"/>
          <w:rFonts w:ascii="Arial" w:eastAsia="Times New Roman" w:hAnsi="Arial" w:cs="Arial"/>
          <w:color w:val="000000" w:themeColor="text1"/>
          <w:sz w:val="24"/>
          <w:szCs w:val="24"/>
        </w:rPr>
      </w:pPr>
      <w:ins w:id="431" w:author="Unknown">
        <w:r w:rsidRPr="00ED215B">
          <w:rPr>
            <w:rFonts w:ascii="Arial" w:eastAsia="Times New Roman" w:hAnsi="Arial" w:cs="Arial"/>
            <w:color w:val="000000" w:themeColor="text1"/>
            <w:sz w:val="24"/>
            <w:szCs w:val="24"/>
          </w:rPr>
          <w:t xml:space="preserve">This tutorial is based on the Eclipse 4.2 release. Download the </w:t>
        </w:r>
        <w:r w:rsidRPr="00ED215B">
          <w:rPr>
            <w:rFonts w:ascii="Arial" w:eastAsia="Times New Roman" w:hAnsi="Arial" w:cs="Arial"/>
            <w:i/>
            <w:iCs/>
            <w:color w:val="000000" w:themeColor="text1"/>
            <w:sz w:val="24"/>
            <w:szCs w:val="24"/>
          </w:rPr>
          <w:t xml:space="preserve">Eclipse for RCP and RAP Developers </w:t>
        </w:r>
        <w:r w:rsidRPr="00ED215B">
          <w:rPr>
            <w:rFonts w:ascii="Arial" w:eastAsia="Times New Roman" w:hAnsi="Arial" w:cs="Arial"/>
            <w:color w:val="000000" w:themeColor="text1"/>
            <w:sz w:val="24"/>
            <w:szCs w:val="24"/>
          </w:rPr>
          <w:t xml:space="preserve">package from the following URL. </w:t>
        </w:r>
      </w:ins>
    </w:p>
    <w:p w:rsidR="00ED215B" w:rsidRPr="00ED215B" w:rsidRDefault="00ED215B" w:rsidP="00ED215B">
      <w:pPr>
        <w:shd w:val="clear" w:color="auto" w:fill="FFFFFF"/>
        <w:spacing w:before="100" w:beforeAutospacing="1" w:after="100" w:afterAutospacing="1" w:line="240" w:lineRule="auto"/>
        <w:ind w:left="150" w:right="150"/>
        <w:rPr>
          <w:ins w:id="432" w:author="Unknown"/>
          <w:rFonts w:ascii="Arial" w:eastAsia="Times New Roman" w:hAnsi="Arial" w:cs="Arial"/>
          <w:color w:val="000000" w:themeColor="text1"/>
          <w:sz w:val="24"/>
          <w:szCs w:val="24"/>
        </w:rPr>
      </w:pPr>
      <w:ins w:id="433" w:author="Unknown">
        <w:r w:rsidRPr="00ED215B">
          <w:rPr>
            <w:rFonts w:ascii="Courier New" w:eastAsia="Times New Roman" w:hAnsi="Courier New" w:cs="Courier New"/>
            <w:color w:val="000000" w:themeColor="text1"/>
            <w:sz w:val="29"/>
          </w:rPr>
          <w:t>http://www.eclipse.org/downloads/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43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6991350" cy="6286500"/>
            <wp:effectExtent l="19050" t="0" r="0" b="0"/>
            <wp:docPr id="20" name="图片 20" descr="Eclipse.org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lipse.org Download Page"/>
                    <pic:cNvPicPr>
                      <a:picLocks noChangeAspect="1" noChangeArrowheads="1"/>
                    </pic:cNvPicPr>
                  </pic:nvPicPr>
                  <pic:blipFill>
                    <a:blip r:embed="rId9"/>
                    <a:srcRect/>
                    <a:stretch>
                      <a:fillRect/>
                    </a:stretch>
                  </pic:blipFill>
                  <pic:spPr bwMode="auto">
                    <a:xfrm>
                      <a:off x="0" y="0"/>
                      <a:ext cx="6991350" cy="62865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435" w:author="Unknown"/>
          <w:rFonts w:ascii="Arial" w:eastAsia="Times New Roman" w:hAnsi="Arial" w:cs="Arial"/>
          <w:color w:val="000000" w:themeColor="text1"/>
          <w:sz w:val="24"/>
          <w:szCs w:val="24"/>
        </w:rPr>
      </w:pPr>
      <w:ins w:id="436" w:author="Unknown">
        <w:r w:rsidRPr="00ED215B">
          <w:rPr>
            <w:rFonts w:ascii="Arial" w:eastAsia="Times New Roman" w:hAnsi="Arial" w:cs="Arial"/>
            <w:color w:val="000000" w:themeColor="text1"/>
            <w:sz w:val="24"/>
            <w:szCs w:val="24"/>
          </w:rPr>
          <w:lastRenderedPageBreak/>
          <w:t xml:space="preserve">The download is a zip file, which is a compressed archive of multiple files. Most operating systems can extract zip files in their file browser. For example if you are using Windows7 as the operating system, right mouse click on the file in the explorer and select the </w:t>
        </w:r>
        <w:r w:rsidRPr="00ED215B">
          <w:rPr>
            <w:rFonts w:ascii="Arial" w:eastAsia="Times New Roman" w:hAnsi="Arial" w:cs="Arial"/>
            <w:i/>
            <w:iCs/>
            <w:color w:val="000000" w:themeColor="text1"/>
            <w:sz w:val="24"/>
            <w:szCs w:val="24"/>
          </w:rPr>
          <w:t xml:space="preserve">Extract all... </w:t>
        </w:r>
        <w:r w:rsidRPr="00ED215B">
          <w:rPr>
            <w:rFonts w:ascii="Arial" w:eastAsia="Times New Roman" w:hAnsi="Arial" w:cs="Arial"/>
            <w:color w:val="000000" w:themeColor="text1"/>
            <w:sz w:val="24"/>
            <w:szCs w:val="24"/>
          </w:rPr>
          <w:t xml:space="preserve">menu entry. If in doubt about how to unzip, search via Google for </w:t>
        </w:r>
        <w:r w:rsidRPr="00ED215B">
          <w:rPr>
            <w:rFonts w:ascii="Arial" w:eastAsia="Times New Roman" w:hAnsi="Arial" w:cs="Arial"/>
            <w:i/>
            <w:iCs/>
            <w:color w:val="000000" w:themeColor="text1"/>
            <w:sz w:val="24"/>
            <w:szCs w:val="24"/>
          </w:rPr>
          <w:t xml:space="preserve">How to unzip a file on </w:t>
        </w:r>
        <w:proofErr w:type="gramStart"/>
        <w:r w:rsidRPr="00ED215B">
          <w:rPr>
            <w:rFonts w:ascii="Arial" w:eastAsia="Times New Roman" w:hAnsi="Arial" w:cs="Arial"/>
            <w:i/>
            <w:iCs/>
            <w:color w:val="000000" w:themeColor="text1"/>
            <w:sz w:val="24"/>
            <w:szCs w:val="24"/>
          </w:rPr>
          <w:t xml:space="preserve">... </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replacing "..." with your operating system. </w:t>
        </w:r>
      </w:ins>
    </w:p>
    <w:p w:rsidR="00ED215B" w:rsidRPr="00ED215B" w:rsidRDefault="00ED215B" w:rsidP="00ED215B">
      <w:pPr>
        <w:shd w:val="clear" w:color="auto" w:fill="FFFFFF"/>
        <w:spacing w:before="100" w:beforeAutospacing="1" w:after="100" w:afterAutospacing="1" w:line="240" w:lineRule="auto"/>
        <w:ind w:left="150" w:right="150"/>
        <w:rPr>
          <w:ins w:id="437" w:author="Unknown"/>
          <w:rFonts w:ascii="Arial" w:eastAsia="Times New Roman" w:hAnsi="Arial" w:cs="Arial"/>
          <w:color w:val="000000" w:themeColor="text1"/>
          <w:sz w:val="24"/>
          <w:szCs w:val="24"/>
        </w:rPr>
      </w:pPr>
      <w:ins w:id="438" w:author="Unknown">
        <w:r w:rsidRPr="00ED215B">
          <w:rPr>
            <w:rFonts w:ascii="Arial" w:eastAsia="Times New Roman" w:hAnsi="Arial" w:cs="Arial"/>
            <w:color w:val="000000" w:themeColor="text1"/>
            <w:sz w:val="24"/>
            <w:szCs w:val="24"/>
          </w:rPr>
          <w:t xml:space="preserve">Do not extract Eclipse to a directory with a path which contains spaces as this might lead to problems in the usage of Eclipse. </w:t>
        </w:r>
      </w:ins>
    </w:p>
    <w:p w:rsidR="00ED215B" w:rsidRPr="00ED215B" w:rsidRDefault="00ED215B" w:rsidP="00ED215B">
      <w:pPr>
        <w:shd w:val="clear" w:color="auto" w:fill="FFFFFF"/>
        <w:spacing w:before="100" w:beforeAutospacing="1" w:after="100" w:afterAutospacing="1" w:line="240" w:lineRule="auto"/>
        <w:ind w:left="150" w:right="150"/>
        <w:rPr>
          <w:ins w:id="439" w:author="Unknown"/>
          <w:rFonts w:ascii="Arial" w:eastAsia="Times New Roman" w:hAnsi="Arial" w:cs="Arial"/>
          <w:color w:val="000000" w:themeColor="text1"/>
          <w:sz w:val="24"/>
          <w:szCs w:val="24"/>
        </w:rPr>
      </w:pPr>
      <w:ins w:id="440" w:author="Unknown">
        <w:r w:rsidRPr="00ED215B">
          <w:rPr>
            <w:rFonts w:ascii="Arial" w:eastAsia="Times New Roman" w:hAnsi="Arial" w:cs="Arial"/>
            <w:color w:val="000000" w:themeColor="text1"/>
            <w:sz w:val="24"/>
            <w:szCs w:val="24"/>
          </w:rPr>
          <w:t xml:space="preserve">After you extracted the zip file, double-click the </w:t>
        </w:r>
        <w:r w:rsidRPr="00ED215B">
          <w:rPr>
            <w:rFonts w:ascii="Courier New" w:eastAsia="Times New Roman" w:hAnsi="Courier New" w:cs="Courier New"/>
            <w:i/>
            <w:iCs/>
            <w:color w:val="000000" w:themeColor="text1"/>
            <w:sz w:val="20"/>
          </w:rPr>
          <w:t>eclipse.exe</w:t>
        </w:r>
        <w:r w:rsidRPr="00ED215B">
          <w:rPr>
            <w:rFonts w:ascii="Arial" w:eastAsia="Times New Roman" w:hAnsi="Arial" w:cs="Arial"/>
            <w:color w:val="000000" w:themeColor="text1"/>
            <w:sz w:val="24"/>
            <w:szCs w:val="24"/>
          </w:rPr>
          <w:t xml:space="preserve"> (Windows) or the </w:t>
        </w:r>
        <w:r w:rsidRPr="00ED215B">
          <w:rPr>
            <w:rFonts w:ascii="Courier New" w:eastAsia="Times New Roman" w:hAnsi="Courier New" w:cs="Courier New"/>
            <w:i/>
            <w:iCs/>
            <w:color w:val="000000" w:themeColor="text1"/>
            <w:sz w:val="20"/>
          </w:rPr>
          <w:t>eclipse</w:t>
        </w:r>
        <w:r w:rsidRPr="00ED215B">
          <w:rPr>
            <w:rFonts w:ascii="Arial" w:eastAsia="Times New Roman" w:hAnsi="Arial" w:cs="Arial"/>
            <w:color w:val="000000" w:themeColor="text1"/>
            <w:sz w:val="24"/>
            <w:szCs w:val="24"/>
          </w:rPr>
          <w:t xml:space="preserve"> file (Linux) (or the launcher icon specific to your platform) to start Eclipse. </w:t>
        </w:r>
      </w:ins>
    </w:p>
    <w:p w:rsidR="00ED215B" w:rsidRPr="00ED215B" w:rsidRDefault="00ED215B" w:rsidP="00ED215B">
      <w:pPr>
        <w:shd w:val="clear" w:color="auto" w:fill="FFFFFF"/>
        <w:spacing w:before="100" w:beforeAutospacing="1" w:after="100" w:afterAutospacing="1" w:line="240" w:lineRule="auto"/>
        <w:ind w:left="150" w:right="150"/>
        <w:rPr>
          <w:ins w:id="441" w:author="Unknown"/>
          <w:rFonts w:ascii="Arial" w:eastAsia="Times New Roman" w:hAnsi="Arial" w:cs="Arial"/>
          <w:color w:val="000000" w:themeColor="text1"/>
          <w:sz w:val="24"/>
          <w:szCs w:val="24"/>
        </w:rPr>
      </w:pPr>
      <w:ins w:id="442" w:author="Unknown">
        <w:r w:rsidRPr="00ED215B">
          <w:rPr>
            <w:rFonts w:ascii="Arial" w:eastAsia="Times New Roman" w:hAnsi="Arial" w:cs="Arial"/>
            <w:color w:val="000000" w:themeColor="text1"/>
            <w:sz w:val="24"/>
            <w:szCs w:val="24"/>
          </w:rPr>
          <w:t xml:space="preserve">To avoid any collision with existing work select an empty directory as the workspace for this tutorial. </w:t>
        </w:r>
      </w:ins>
    </w:p>
    <w:p w:rsidR="00ED215B" w:rsidRPr="00ED215B" w:rsidRDefault="00ED215B" w:rsidP="00ED215B">
      <w:pPr>
        <w:shd w:val="clear" w:color="auto" w:fill="FFFFFF"/>
        <w:spacing w:after="0" w:line="240" w:lineRule="auto"/>
        <w:outlineLvl w:val="2"/>
        <w:rPr>
          <w:ins w:id="443" w:author="Unknown"/>
          <w:rFonts w:ascii="Arial" w:eastAsia="Times New Roman" w:hAnsi="Arial" w:cs="Arial"/>
          <w:b/>
          <w:bCs/>
          <w:color w:val="000000" w:themeColor="text1"/>
          <w:sz w:val="30"/>
          <w:szCs w:val="30"/>
        </w:rPr>
      </w:pPr>
      <w:bookmarkStart w:id="444" w:name="tutorial_installation2"/>
      <w:bookmarkEnd w:id="444"/>
      <w:ins w:id="445" w:author="Unknown">
        <w:r w:rsidRPr="00ED215B">
          <w:rPr>
            <w:rFonts w:ascii="Arial" w:eastAsia="Times New Roman" w:hAnsi="Arial" w:cs="Arial"/>
            <w:b/>
            <w:bCs/>
            <w:color w:val="000000" w:themeColor="text1"/>
            <w:sz w:val="30"/>
            <w:szCs w:val="30"/>
          </w:rPr>
          <w:t xml:space="preserve">3.3. Install the Eclipse 4 tooling </w:t>
        </w:r>
      </w:ins>
    </w:p>
    <w:p w:rsidR="00ED215B" w:rsidRPr="00ED215B" w:rsidRDefault="00ED215B" w:rsidP="00ED215B">
      <w:pPr>
        <w:shd w:val="clear" w:color="auto" w:fill="FFFFFF"/>
        <w:spacing w:before="100" w:beforeAutospacing="1" w:after="100" w:afterAutospacing="1" w:line="240" w:lineRule="auto"/>
        <w:ind w:left="150" w:right="150"/>
        <w:rPr>
          <w:ins w:id="446" w:author="Unknown"/>
          <w:rFonts w:ascii="Arial" w:eastAsia="Times New Roman" w:hAnsi="Arial" w:cs="Arial"/>
          <w:color w:val="000000" w:themeColor="text1"/>
          <w:sz w:val="24"/>
          <w:szCs w:val="24"/>
        </w:rPr>
      </w:pPr>
      <w:ins w:id="447" w:author="Unknown">
        <w:r w:rsidRPr="00ED215B">
          <w:rPr>
            <w:rFonts w:ascii="Arial" w:eastAsia="Times New Roman" w:hAnsi="Arial" w:cs="Arial"/>
            <w:color w:val="000000" w:themeColor="text1"/>
            <w:sz w:val="24"/>
            <w:szCs w:val="24"/>
          </w:rPr>
          <w:t xml:space="preserve">The Eclipse SDK download does not include the Eclipse e4 tooling, which makes creating Eclipse 4 applications easier. These tools provide wizards to create Eclipse 4 artifacts and the specialized model editor for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448" w:author="Unknown"/>
          <w:rFonts w:ascii="Arial" w:eastAsia="Times New Roman" w:hAnsi="Arial" w:cs="Arial"/>
          <w:color w:val="000000" w:themeColor="text1"/>
          <w:sz w:val="24"/>
          <w:szCs w:val="24"/>
        </w:rPr>
      </w:pPr>
      <w:ins w:id="449" w:author="Unknown">
        <w:r w:rsidRPr="00ED215B">
          <w:rPr>
            <w:rFonts w:ascii="Arial" w:eastAsia="Times New Roman" w:hAnsi="Arial" w:cs="Arial"/>
            <w:color w:val="000000" w:themeColor="text1"/>
            <w:sz w:val="24"/>
            <w:szCs w:val="24"/>
          </w:rPr>
          <w:t xml:space="preserve">The update site of the </w:t>
        </w:r>
        <w:r w:rsidRPr="00ED215B">
          <w:rPr>
            <w:rFonts w:ascii="Arial" w:eastAsia="Times New Roman" w:hAnsi="Arial" w:cs="Arial"/>
            <w:i/>
            <w:iCs/>
            <w:color w:val="000000" w:themeColor="text1"/>
            <w:sz w:val="24"/>
            <w:szCs w:val="24"/>
          </w:rPr>
          <w:t>Eclipse e4 tooling</w:t>
        </w:r>
        <w:r w:rsidRPr="00ED215B">
          <w:rPr>
            <w:rFonts w:ascii="Arial" w:eastAsia="Times New Roman" w:hAnsi="Arial" w:cs="Arial"/>
            <w:color w:val="000000" w:themeColor="text1"/>
            <w:sz w:val="24"/>
            <w:szCs w:val="24"/>
          </w:rPr>
          <w:t xml:space="preserve"> for the Eclipse 4.2 release is the following. </w:t>
        </w:r>
      </w:ins>
    </w:p>
    <w:p w:rsidR="00ED215B" w:rsidRPr="00ED215B" w:rsidRDefault="00ED215B" w:rsidP="00ED215B">
      <w:pPr>
        <w:shd w:val="clear" w:color="auto" w:fill="FFFFFF"/>
        <w:spacing w:before="100" w:beforeAutospacing="1" w:after="100" w:afterAutospacing="1" w:line="240" w:lineRule="auto"/>
        <w:ind w:left="150" w:right="150"/>
        <w:rPr>
          <w:ins w:id="450" w:author="Unknown"/>
          <w:rFonts w:ascii="Arial" w:eastAsia="Times New Roman" w:hAnsi="Arial" w:cs="Arial"/>
          <w:color w:val="000000" w:themeColor="text1"/>
          <w:sz w:val="24"/>
          <w:szCs w:val="24"/>
        </w:rPr>
      </w:pPr>
      <w:ins w:id="451" w:author="Unknown">
        <w:r w:rsidRPr="00ED215B">
          <w:rPr>
            <w:rFonts w:ascii="Courier New" w:eastAsia="Times New Roman" w:hAnsi="Courier New" w:cs="Courier New"/>
            <w:color w:val="000000" w:themeColor="text1"/>
            <w:sz w:val="29"/>
          </w:rPr>
          <w:t xml:space="preserve">http://download.eclipse.org/e4/updates/0.12 </w:t>
        </w:r>
      </w:ins>
    </w:p>
    <w:p w:rsidR="00ED215B" w:rsidRPr="00ED215B" w:rsidRDefault="00ED215B" w:rsidP="00ED215B">
      <w:pPr>
        <w:shd w:val="clear" w:color="auto" w:fill="FFFFFF"/>
        <w:spacing w:before="100" w:beforeAutospacing="1" w:after="100" w:afterAutospacing="1" w:line="240" w:lineRule="auto"/>
        <w:ind w:left="150" w:right="150"/>
        <w:rPr>
          <w:ins w:id="452" w:author="Unknown"/>
          <w:rFonts w:ascii="Arial" w:eastAsia="Times New Roman" w:hAnsi="Arial" w:cs="Arial"/>
          <w:color w:val="000000" w:themeColor="text1"/>
          <w:sz w:val="24"/>
          <w:szCs w:val="24"/>
        </w:rPr>
      </w:pPr>
      <w:ins w:id="453" w:author="Unknown">
        <w:r w:rsidRPr="00ED215B">
          <w:rPr>
            <w:rFonts w:ascii="Arial" w:eastAsia="Times New Roman" w:hAnsi="Arial" w:cs="Arial"/>
            <w:color w:val="000000" w:themeColor="text1"/>
            <w:sz w:val="24"/>
            <w:szCs w:val="24"/>
          </w:rPr>
          <w:t xml:space="preserve">From this update site, install only the </w:t>
        </w:r>
        <w:r w:rsidRPr="00ED215B">
          <w:rPr>
            <w:rFonts w:ascii="Arial" w:eastAsia="Times New Roman" w:hAnsi="Arial" w:cs="Arial"/>
            <w:i/>
            <w:iCs/>
            <w:color w:val="000000" w:themeColor="text1"/>
            <w:sz w:val="24"/>
            <w:szCs w:val="24"/>
          </w:rPr>
          <w:t>E4 CSS Spy</w:t>
        </w:r>
        <w:r w:rsidRPr="00ED215B">
          <w:rPr>
            <w:rFonts w:ascii="Arial" w:eastAsia="Times New Roman" w:hAnsi="Arial" w:cs="Arial"/>
            <w:color w:val="000000" w:themeColor="text1"/>
            <w:sz w:val="24"/>
            <w:szCs w:val="24"/>
          </w:rPr>
          <w:t xml:space="preserve"> and the </w:t>
        </w:r>
        <w:r w:rsidRPr="00ED215B">
          <w:rPr>
            <w:rFonts w:ascii="Arial" w:eastAsia="Times New Roman" w:hAnsi="Arial" w:cs="Arial"/>
            <w:i/>
            <w:iCs/>
            <w:color w:val="000000" w:themeColor="text1"/>
            <w:sz w:val="24"/>
            <w:szCs w:val="24"/>
          </w:rPr>
          <w:t>Eclipse e4 Tools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45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5000625" cy="1504950"/>
            <wp:effectExtent l="19050" t="0" r="9525" b="0"/>
            <wp:docPr id="21" name="图片 21" descr="Install the Eclipse 4 t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 the Eclipse 4 tooling"/>
                    <pic:cNvPicPr>
                      <a:picLocks noChangeAspect="1" noChangeArrowheads="1"/>
                    </pic:cNvPicPr>
                  </pic:nvPicPr>
                  <pic:blipFill>
                    <a:blip r:embed="rId10"/>
                    <a:srcRect/>
                    <a:stretch>
                      <a:fillRect/>
                    </a:stretch>
                  </pic:blipFill>
                  <pic:spPr bwMode="auto">
                    <a:xfrm>
                      <a:off x="0" y="0"/>
                      <a:ext cx="5000625" cy="15049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300" w:after="0" w:line="240" w:lineRule="auto"/>
        <w:outlineLvl w:val="1"/>
        <w:rPr>
          <w:ins w:id="455" w:author="Unknown"/>
          <w:rFonts w:ascii="Arial" w:eastAsia="Times New Roman" w:hAnsi="Arial" w:cs="Arial"/>
          <w:b/>
          <w:bCs/>
          <w:color w:val="000000" w:themeColor="text1"/>
          <w:sz w:val="45"/>
          <w:szCs w:val="45"/>
        </w:rPr>
      </w:pPr>
      <w:bookmarkStart w:id="456" w:name="tutorial_e4wizard"/>
      <w:bookmarkEnd w:id="456"/>
      <w:ins w:id="457" w:author="Unknown">
        <w:r w:rsidRPr="00ED215B">
          <w:rPr>
            <w:rFonts w:ascii="Arial" w:eastAsia="Times New Roman" w:hAnsi="Arial" w:cs="Arial"/>
            <w:b/>
            <w:bCs/>
            <w:color w:val="000000" w:themeColor="text1"/>
            <w:sz w:val="45"/>
            <w:szCs w:val="45"/>
          </w:rPr>
          <w:lastRenderedPageBreak/>
          <w:t xml:space="preserve">4. Tutorial: Eclipse 4 application using the wizard </w:t>
        </w:r>
      </w:ins>
    </w:p>
    <w:p w:rsidR="00ED215B" w:rsidRPr="00ED215B" w:rsidRDefault="00ED215B" w:rsidP="00ED215B">
      <w:pPr>
        <w:shd w:val="clear" w:color="auto" w:fill="FFFFFF"/>
        <w:spacing w:after="0" w:line="240" w:lineRule="auto"/>
        <w:outlineLvl w:val="2"/>
        <w:rPr>
          <w:ins w:id="458" w:author="Unknown"/>
          <w:rFonts w:ascii="Arial" w:eastAsia="Times New Roman" w:hAnsi="Arial" w:cs="Arial"/>
          <w:b/>
          <w:bCs/>
          <w:color w:val="000000" w:themeColor="text1"/>
          <w:sz w:val="30"/>
          <w:szCs w:val="30"/>
        </w:rPr>
      </w:pPr>
      <w:bookmarkStart w:id="459" w:name="tutorial_e4wizard_tools"/>
      <w:bookmarkEnd w:id="459"/>
      <w:ins w:id="460" w:author="Unknown">
        <w:r w:rsidRPr="00ED215B">
          <w:rPr>
            <w:rFonts w:ascii="Arial" w:eastAsia="Times New Roman" w:hAnsi="Arial" w:cs="Arial"/>
            <w:b/>
            <w:bCs/>
            <w:color w:val="000000" w:themeColor="text1"/>
            <w:sz w:val="30"/>
            <w:szCs w:val="30"/>
          </w:rPr>
          <w:t xml:space="preserve">4.1. Overview </w:t>
        </w:r>
      </w:ins>
    </w:p>
    <w:p w:rsidR="00ED215B" w:rsidRPr="00ED215B" w:rsidRDefault="00ED215B" w:rsidP="00ED215B">
      <w:pPr>
        <w:shd w:val="clear" w:color="auto" w:fill="FFFFFF"/>
        <w:spacing w:before="100" w:beforeAutospacing="1" w:after="100" w:afterAutospacing="1" w:line="240" w:lineRule="auto"/>
        <w:ind w:left="150" w:right="150"/>
        <w:rPr>
          <w:ins w:id="461" w:author="Unknown"/>
          <w:rFonts w:ascii="Arial" w:eastAsia="Times New Roman" w:hAnsi="Arial" w:cs="Arial"/>
          <w:color w:val="000000" w:themeColor="text1"/>
          <w:sz w:val="24"/>
          <w:szCs w:val="24"/>
        </w:rPr>
      </w:pPr>
      <w:ins w:id="462" w:author="Unknown">
        <w:r w:rsidRPr="00ED215B">
          <w:rPr>
            <w:rFonts w:ascii="Arial" w:eastAsia="Times New Roman" w:hAnsi="Arial" w:cs="Arial"/>
            <w:color w:val="000000" w:themeColor="text1"/>
            <w:sz w:val="24"/>
            <w:szCs w:val="24"/>
          </w:rPr>
          <w:t xml:space="preserve">The Eclipse 4 tooling project provides a project generation wizard which allows you to create a working Eclipse 4 based RCP </w:t>
        </w:r>
        <w:proofErr w:type="gramStart"/>
        <w:r w:rsidRPr="00ED215B">
          <w:rPr>
            <w:rFonts w:ascii="Arial" w:eastAsia="Times New Roman" w:hAnsi="Arial" w:cs="Arial"/>
            <w:color w:val="000000" w:themeColor="text1"/>
            <w:sz w:val="24"/>
            <w:szCs w:val="24"/>
          </w:rPr>
          <w:t>application</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outlineLvl w:val="2"/>
        <w:rPr>
          <w:ins w:id="463" w:author="Unknown"/>
          <w:rFonts w:ascii="Arial" w:eastAsia="Times New Roman" w:hAnsi="Arial" w:cs="Arial"/>
          <w:b/>
          <w:bCs/>
          <w:color w:val="000000" w:themeColor="text1"/>
          <w:sz w:val="30"/>
          <w:szCs w:val="30"/>
        </w:rPr>
      </w:pPr>
      <w:bookmarkStart w:id="464" w:name="tutorial_e4wizard_project"/>
      <w:bookmarkEnd w:id="464"/>
      <w:ins w:id="465" w:author="Unknown">
        <w:r w:rsidRPr="00ED215B">
          <w:rPr>
            <w:rFonts w:ascii="Arial" w:eastAsia="Times New Roman" w:hAnsi="Arial" w:cs="Arial"/>
            <w:b/>
            <w:bCs/>
            <w:color w:val="000000" w:themeColor="text1"/>
            <w:sz w:val="30"/>
            <w:szCs w:val="30"/>
          </w:rPr>
          <w:t xml:space="preserve">4.2. Create project </w:t>
        </w:r>
      </w:ins>
    </w:p>
    <w:p w:rsidR="00ED215B" w:rsidRPr="00ED215B" w:rsidRDefault="00ED215B" w:rsidP="00ED215B">
      <w:pPr>
        <w:shd w:val="clear" w:color="auto" w:fill="FFFFFF"/>
        <w:spacing w:before="100" w:beforeAutospacing="1" w:after="100" w:afterAutospacing="1" w:line="240" w:lineRule="auto"/>
        <w:ind w:left="150" w:right="150"/>
        <w:rPr>
          <w:ins w:id="466" w:author="Unknown"/>
          <w:rFonts w:ascii="Arial" w:eastAsia="Times New Roman" w:hAnsi="Arial" w:cs="Arial"/>
          <w:color w:val="000000" w:themeColor="text1"/>
          <w:sz w:val="24"/>
          <w:szCs w:val="24"/>
        </w:rPr>
      </w:pPr>
      <w:ins w:id="467" w:author="Unknown">
        <w:r w:rsidRPr="00ED215B">
          <w:rPr>
            <w:rFonts w:ascii="Arial" w:eastAsia="Times New Roman" w:hAnsi="Arial" w:cs="Arial"/>
            <w:color w:val="000000" w:themeColor="text1"/>
            <w:sz w:val="24"/>
            <w:szCs w:val="24"/>
          </w:rPr>
          <w:t xml:space="preserve">Select </w:t>
        </w:r>
        <w:r w:rsidRPr="00ED215B">
          <w:rPr>
            <w:rFonts w:ascii="Arial" w:eastAsia="Times New Roman" w:hAnsi="Arial" w:cs="Arial"/>
            <w:i/>
            <w:iCs/>
            <w:color w:val="000000" w:themeColor="text1"/>
            <w:sz w:val="24"/>
            <w:szCs w:val="24"/>
          </w:rPr>
          <w:t>File</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New</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Others</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Eclipse 4</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 xml:space="preserve">Eclipse 4 Application </w:t>
        </w:r>
        <w:proofErr w:type="gramStart"/>
        <w:r w:rsidRPr="00ED215B">
          <w:rPr>
            <w:rFonts w:ascii="Arial" w:eastAsia="Times New Roman" w:hAnsi="Arial" w:cs="Arial"/>
            <w:i/>
            <w:iCs/>
            <w:color w:val="000000" w:themeColor="text1"/>
            <w:sz w:val="24"/>
            <w:szCs w:val="24"/>
          </w:rPr>
          <w:t xml:space="preserve">Project </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468" w:author="Unknown"/>
          <w:rFonts w:ascii="Arial" w:eastAsia="Times New Roman" w:hAnsi="Arial" w:cs="Arial"/>
          <w:color w:val="000000" w:themeColor="text1"/>
          <w:sz w:val="24"/>
          <w:szCs w:val="24"/>
        </w:rPr>
      </w:pPr>
      <w:ins w:id="469" w:author="Unknown">
        <w:r w:rsidRPr="00ED215B">
          <w:rPr>
            <w:rFonts w:ascii="Arial" w:eastAsia="Times New Roman" w:hAnsi="Arial" w:cs="Arial"/>
            <w:color w:val="000000" w:themeColor="text1"/>
            <w:sz w:val="24"/>
            <w:szCs w:val="24"/>
          </w:rPr>
          <w:t xml:space="preserve">Create a project called </w:t>
        </w:r>
        <w:r w:rsidRPr="00ED215B">
          <w:rPr>
            <w:rFonts w:ascii="Courier New" w:eastAsia="Times New Roman" w:hAnsi="Courier New" w:cs="Courier New"/>
            <w:color w:val="000000" w:themeColor="text1"/>
            <w:sz w:val="29"/>
          </w:rPr>
          <w:t>com.example.e4.rcp.wizard</w:t>
        </w:r>
        <w:r w:rsidRPr="00ED215B">
          <w:rPr>
            <w:rFonts w:ascii="Arial" w:eastAsia="Times New Roman" w:hAnsi="Arial" w:cs="Arial"/>
            <w:color w:val="000000" w:themeColor="text1"/>
            <w:sz w:val="24"/>
            <w:szCs w:val="24"/>
          </w:rPr>
          <w:t xml:space="preserve"> using the default settings. This should be similar to the following screenshots. </w:t>
        </w:r>
      </w:ins>
    </w:p>
    <w:p w:rsidR="00ED215B" w:rsidRPr="00ED215B" w:rsidRDefault="00ED215B" w:rsidP="00ED215B">
      <w:pPr>
        <w:shd w:val="clear" w:color="auto" w:fill="FFFFFF"/>
        <w:spacing w:after="0" w:line="240" w:lineRule="auto"/>
        <w:rPr>
          <w:ins w:id="470"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6562725"/>
            <wp:effectExtent l="19050" t="0" r="9525" b="0"/>
            <wp:docPr id="22" name="图片 22" descr="http://www.vogella.com/articles/EclipseRCP/images/wiza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vogella.com/articles/EclipseRCP/images/wizard20.png"/>
                    <pic:cNvPicPr>
                      <a:picLocks noChangeAspect="1" noChangeArrowheads="1"/>
                    </pic:cNvPicPr>
                  </pic:nvPicPr>
                  <pic:blipFill>
                    <a:blip r:embed="rId11"/>
                    <a:srcRect/>
                    <a:stretch>
                      <a:fillRect/>
                    </a:stretch>
                  </pic:blipFill>
                  <pic:spPr bwMode="auto">
                    <a:xfrm>
                      <a:off x="0" y="0"/>
                      <a:ext cx="5838825" cy="65627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rPr>
          <w:ins w:id="47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6562725"/>
            <wp:effectExtent l="19050" t="0" r="9525" b="0"/>
            <wp:docPr id="23" name="图片 23" descr="http://www.vogella.com/articles/EclipseRCP/images/wizar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vogella.com/articles/EclipseRCP/images/wizard30.png"/>
                    <pic:cNvPicPr>
                      <a:picLocks noChangeAspect="1" noChangeArrowheads="1"/>
                    </pic:cNvPicPr>
                  </pic:nvPicPr>
                  <pic:blipFill>
                    <a:blip r:embed="rId12"/>
                    <a:srcRect/>
                    <a:stretch>
                      <a:fillRect/>
                    </a:stretch>
                  </pic:blipFill>
                  <pic:spPr bwMode="auto">
                    <a:xfrm>
                      <a:off x="0" y="0"/>
                      <a:ext cx="5838825" cy="65627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472" w:author="Unknown"/>
          <w:rFonts w:ascii="Arial" w:eastAsia="Times New Roman" w:hAnsi="Arial" w:cs="Arial"/>
          <w:color w:val="000000" w:themeColor="text1"/>
          <w:sz w:val="24"/>
          <w:szCs w:val="24"/>
        </w:rPr>
      </w:pPr>
      <w:ins w:id="473" w:author="Unknown">
        <w:r w:rsidRPr="00ED215B">
          <w:rPr>
            <w:rFonts w:ascii="Arial" w:eastAsia="Times New Roman" w:hAnsi="Arial" w:cs="Arial"/>
            <w:color w:val="000000" w:themeColor="text1"/>
            <w:sz w:val="24"/>
            <w:szCs w:val="24"/>
          </w:rPr>
          <w:lastRenderedPageBreak/>
          <w:t xml:space="preserve">Select the development mode and the creation of sample context checkbox on the last page. </w:t>
        </w:r>
      </w:ins>
    </w:p>
    <w:p w:rsidR="00ED215B" w:rsidRPr="00ED215B" w:rsidRDefault="00ED215B" w:rsidP="00ED215B">
      <w:pPr>
        <w:shd w:val="clear" w:color="auto" w:fill="FFFFFF"/>
        <w:spacing w:after="0" w:line="240" w:lineRule="auto"/>
        <w:rPr>
          <w:ins w:id="47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6562725"/>
            <wp:effectExtent l="19050" t="0" r="9525" b="0"/>
            <wp:docPr id="24" name="图片 24" descr="http://www.vogella.com/articles/EclipseRCP/images/wizar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vogella.com/articles/EclipseRCP/images/wizard40.png"/>
                    <pic:cNvPicPr>
                      <a:picLocks noChangeAspect="1" noChangeArrowheads="1"/>
                    </pic:cNvPicPr>
                  </pic:nvPicPr>
                  <pic:blipFill>
                    <a:blip r:embed="rId13"/>
                    <a:srcRect/>
                    <a:stretch>
                      <a:fillRect/>
                    </a:stretch>
                  </pic:blipFill>
                  <pic:spPr bwMode="auto">
                    <a:xfrm>
                      <a:off x="0" y="0"/>
                      <a:ext cx="5838825" cy="65627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475" w:author="Unknown"/>
          <w:rFonts w:ascii="Arial" w:eastAsia="Times New Roman" w:hAnsi="Arial" w:cs="Arial"/>
          <w:color w:val="000000" w:themeColor="text1"/>
          <w:sz w:val="24"/>
          <w:szCs w:val="24"/>
        </w:rPr>
      </w:pPr>
      <w:ins w:id="476" w:author="Unknown">
        <w:r w:rsidRPr="00ED215B">
          <w:rPr>
            <w:rFonts w:ascii="Arial" w:eastAsia="Times New Roman" w:hAnsi="Arial" w:cs="Arial"/>
            <w:color w:val="000000" w:themeColor="text1"/>
            <w:sz w:val="24"/>
            <w:szCs w:val="24"/>
          </w:rPr>
          <w:lastRenderedPageBreak/>
          <w:t xml:space="preserve">This wizard creates all the necessary files to start your application. The central file for starting your application is the </w:t>
        </w:r>
        <w:r w:rsidRPr="00ED215B">
          <w:rPr>
            <w:rFonts w:ascii="Courier New" w:eastAsia="Times New Roman" w:hAnsi="Courier New" w:cs="Courier New"/>
            <w:i/>
            <w:iCs/>
            <w:color w:val="000000" w:themeColor="text1"/>
            <w:sz w:val="20"/>
          </w:rPr>
          <w:t>.product</w:t>
        </w:r>
        <w:r w:rsidRPr="00ED215B">
          <w:rPr>
            <w:rFonts w:ascii="Arial" w:eastAsia="Times New Roman" w:hAnsi="Arial" w:cs="Arial"/>
            <w:color w:val="000000" w:themeColor="text1"/>
            <w:sz w:val="24"/>
            <w:szCs w:val="24"/>
          </w:rPr>
          <w:t xml:space="preserve"> file, created in your project folder. </w:t>
        </w:r>
      </w:ins>
    </w:p>
    <w:p w:rsidR="00ED215B" w:rsidRPr="00ED215B" w:rsidRDefault="00ED215B" w:rsidP="00ED215B">
      <w:pPr>
        <w:shd w:val="clear" w:color="auto" w:fill="FFFFFF"/>
        <w:spacing w:after="0" w:line="240" w:lineRule="auto"/>
        <w:outlineLvl w:val="2"/>
        <w:rPr>
          <w:ins w:id="477" w:author="Unknown"/>
          <w:rFonts w:ascii="Arial" w:eastAsia="Times New Roman" w:hAnsi="Arial" w:cs="Arial"/>
          <w:b/>
          <w:bCs/>
          <w:color w:val="000000" w:themeColor="text1"/>
          <w:sz w:val="30"/>
          <w:szCs w:val="30"/>
        </w:rPr>
      </w:pPr>
      <w:bookmarkStart w:id="478" w:name="wizward_launch"/>
      <w:bookmarkEnd w:id="478"/>
      <w:ins w:id="479" w:author="Unknown">
        <w:r w:rsidRPr="00ED215B">
          <w:rPr>
            <w:rFonts w:ascii="Arial" w:eastAsia="Times New Roman" w:hAnsi="Arial" w:cs="Arial"/>
            <w:b/>
            <w:bCs/>
            <w:color w:val="000000" w:themeColor="text1"/>
            <w:sz w:val="30"/>
            <w:szCs w:val="30"/>
          </w:rPr>
          <w:t xml:space="preserve">4.3. Launch </w:t>
        </w:r>
      </w:ins>
    </w:p>
    <w:p w:rsidR="00ED215B" w:rsidRPr="00ED215B" w:rsidRDefault="00ED215B" w:rsidP="00ED215B">
      <w:pPr>
        <w:shd w:val="clear" w:color="auto" w:fill="FFFFFF"/>
        <w:spacing w:before="100" w:beforeAutospacing="1" w:after="100" w:afterAutospacing="1" w:line="240" w:lineRule="auto"/>
        <w:ind w:left="150" w:right="150"/>
        <w:rPr>
          <w:ins w:id="480" w:author="Unknown"/>
          <w:rFonts w:ascii="Arial" w:eastAsia="Times New Roman" w:hAnsi="Arial" w:cs="Arial"/>
          <w:color w:val="000000" w:themeColor="text1"/>
          <w:sz w:val="24"/>
          <w:szCs w:val="24"/>
        </w:rPr>
      </w:pPr>
      <w:ins w:id="481" w:author="Unknown">
        <w:r w:rsidRPr="00ED215B">
          <w:rPr>
            <w:rFonts w:ascii="Arial" w:eastAsia="Times New Roman" w:hAnsi="Arial" w:cs="Arial"/>
            <w:color w:val="000000" w:themeColor="text1"/>
            <w:sz w:val="24"/>
            <w:szCs w:val="24"/>
          </w:rPr>
          <w:t xml:space="preserve">Open your </w:t>
        </w:r>
        <w:r w:rsidRPr="00ED215B">
          <w:rPr>
            <w:rFonts w:ascii="Courier New" w:eastAsia="Times New Roman" w:hAnsi="Courier New" w:cs="Courier New"/>
            <w:i/>
            <w:iCs/>
            <w:color w:val="000000" w:themeColor="text1"/>
            <w:sz w:val="20"/>
          </w:rPr>
          <w:t>com.example.e4.rcp.wizard.product</w:t>
        </w:r>
        <w:r w:rsidRPr="00ED215B">
          <w:rPr>
            <w:rFonts w:ascii="Arial" w:eastAsia="Times New Roman" w:hAnsi="Arial" w:cs="Arial"/>
            <w:color w:val="000000" w:themeColor="text1"/>
            <w:sz w:val="24"/>
            <w:szCs w:val="24"/>
          </w:rPr>
          <w:t xml:space="preserve"> product configuration file by double-clicking on the file in package explorer. </w:t>
        </w:r>
      </w:ins>
    </w:p>
    <w:p w:rsidR="00ED215B" w:rsidRPr="00ED215B" w:rsidRDefault="00ED215B" w:rsidP="00ED215B">
      <w:pPr>
        <w:shd w:val="clear" w:color="auto" w:fill="FFFFFF"/>
        <w:spacing w:after="0" w:line="240" w:lineRule="auto"/>
        <w:rPr>
          <w:ins w:id="482"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3000375" cy="2476500"/>
            <wp:effectExtent l="19050" t="0" r="9525" b="0"/>
            <wp:docPr id="25" name="图片 25" descr="Starting the Eclipse 4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rting the Eclipse 4 application"/>
                    <pic:cNvPicPr>
                      <a:picLocks noChangeAspect="1" noChangeArrowheads="1"/>
                    </pic:cNvPicPr>
                  </pic:nvPicPr>
                  <pic:blipFill>
                    <a:blip r:embed="rId14"/>
                    <a:srcRect/>
                    <a:stretch>
                      <a:fillRect/>
                    </a:stretch>
                  </pic:blipFill>
                  <pic:spPr bwMode="auto">
                    <a:xfrm>
                      <a:off x="0" y="0"/>
                      <a:ext cx="3000375" cy="24765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483" w:author="Unknown"/>
          <w:rFonts w:ascii="Arial" w:eastAsia="Times New Roman" w:hAnsi="Arial" w:cs="Arial"/>
          <w:color w:val="000000" w:themeColor="text1"/>
          <w:sz w:val="24"/>
          <w:szCs w:val="24"/>
        </w:rPr>
      </w:pPr>
      <w:ins w:id="484" w:author="Unknown">
        <w:r w:rsidRPr="00ED215B">
          <w:rPr>
            <w:rFonts w:ascii="Arial" w:eastAsia="Times New Roman" w:hAnsi="Arial" w:cs="Arial"/>
            <w:color w:val="000000" w:themeColor="text1"/>
            <w:sz w:val="24"/>
            <w:szCs w:val="24"/>
          </w:rPr>
          <w:t xml:space="preserve">Switch to the </w:t>
        </w:r>
        <w:r w:rsidRPr="00ED215B">
          <w:rPr>
            <w:rFonts w:ascii="Arial" w:eastAsia="Times New Roman" w:hAnsi="Arial" w:cs="Arial"/>
            <w:i/>
            <w:iCs/>
            <w:color w:val="000000" w:themeColor="text1"/>
            <w:sz w:val="24"/>
            <w:szCs w:val="24"/>
          </w:rPr>
          <w:t>Overview</w:t>
        </w:r>
        <w:r w:rsidRPr="00ED215B">
          <w:rPr>
            <w:rFonts w:ascii="Arial" w:eastAsia="Times New Roman" w:hAnsi="Arial" w:cs="Arial"/>
            <w:color w:val="000000" w:themeColor="text1"/>
            <w:sz w:val="24"/>
            <w:szCs w:val="24"/>
          </w:rPr>
          <w:t xml:space="preserve"> tab and launch your product by pressing the </w:t>
        </w:r>
        <w:r w:rsidRPr="00ED215B">
          <w:rPr>
            <w:rFonts w:ascii="Arial" w:eastAsia="Times New Roman" w:hAnsi="Arial" w:cs="Arial"/>
            <w:i/>
            <w:iCs/>
            <w:color w:val="000000" w:themeColor="text1"/>
            <w:sz w:val="24"/>
            <w:szCs w:val="24"/>
          </w:rPr>
          <w:t>Launch an Eclipse application</w:t>
        </w:r>
        <w:r w:rsidRPr="00ED215B">
          <w:rPr>
            <w:rFonts w:ascii="Arial" w:eastAsia="Times New Roman" w:hAnsi="Arial" w:cs="Arial"/>
            <w:color w:val="000000" w:themeColor="text1"/>
            <w:sz w:val="24"/>
            <w:szCs w:val="24"/>
          </w:rPr>
          <w:t xml:space="preserve"> hyperlink. This should start the generated Eclipse application. </w:t>
        </w:r>
      </w:ins>
    </w:p>
    <w:p w:rsidR="00ED215B" w:rsidRPr="00ED215B" w:rsidRDefault="00ED215B" w:rsidP="00ED215B">
      <w:pPr>
        <w:shd w:val="clear" w:color="auto" w:fill="FFFFFF"/>
        <w:spacing w:after="0" w:line="240" w:lineRule="auto"/>
        <w:rPr>
          <w:ins w:id="485"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8201025" cy="6496050"/>
            <wp:effectExtent l="19050" t="0" r="9525" b="0"/>
            <wp:docPr id="26" name="图片 26" descr="Starting the Eclipse 4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ing the Eclipse 4 application"/>
                    <pic:cNvPicPr>
                      <a:picLocks noChangeAspect="1" noChangeArrowheads="1"/>
                    </pic:cNvPicPr>
                  </pic:nvPicPr>
                  <pic:blipFill>
                    <a:blip r:embed="rId15"/>
                    <a:srcRect/>
                    <a:stretch>
                      <a:fillRect/>
                    </a:stretch>
                  </pic:blipFill>
                  <pic:spPr bwMode="auto">
                    <a:xfrm>
                      <a:off x="0" y="0"/>
                      <a:ext cx="8201025" cy="64960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rPr>
          <w:ins w:id="486"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4724400" cy="3810000"/>
            <wp:effectExtent l="19050" t="0" r="0" b="0"/>
            <wp:docPr id="27" name="图片 27" descr="http://www.vogella.com/articles/EclipseRCP/images/wizard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vogella.com/articles/EclipseRCP/images/wizard70.png"/>
                    <pic:cNvPicPr>
                      <a:picLocks noChangeAspect="1" noChangeArrowheads="1"/>
                    </pic:cNvPicPr>
                  </pic:nvPicPr>
                  <pic:blipFill>
                    <a:blip r:embed="rId16"/>
                    <a:srcRect/>
                    <a:stretch>
                      <a:fillRect/>
                    </a:stretch>
                  </pic:blipFill>
                  <pic:spPr bwMode="auto">
                    <a:xfrm>
                      <a:off x="0" y="0"/>
                      <a:ext cx="4724400" cy="38100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300" w:after="0" w:line="240" w:lineRule="auto"/>
        <w:outlineLvl w:val="1"/>
        <w:rPr>
          <w:ins w:id="487" w:author="Unknown"/>
          <w:rFonts w:ascii="Arial" w:eastAsia="Times New Roman" w:hAnsi="Arial" w:cs="Arial"/>
          <w:b/>
          <w:bCs/>
          <w:color w:val="000000" w:themeColor="text1"/>
          <w:sz w:val="45"/>
          <w:szCs w:val="45"/>
        </w:rPr>
      </w:pPr>
      <w:ins w:id="488" w:author="Unknown">
        <w:r w:rsidRPr="00ED215B">
          <w:rPr>
            <w:rFonts w:ascii="Arial" w:eastAsia="Times New Roman" w:hAnsi="Arial" w:cs="Arial"/>
            <w:b/>
            <w:bCs/>
            <w:color w:val="000000" w:themeColor="text1"/>
            <w:sz w:val="36"/>
            <w:szCs w:val="36"/>
          </w:rPr>
          <w:pict/>
        </w:r>
      </w:ins>
      <w:r w:rsidRPr="00ED215B">
        <w:rPr>
          <w:rFonts w:ascii="Arial" w:eastAsia="Times New Roman" w:hAnsi="Arial" w:cs="Arial"/>
          <w:b/>
          <w:bCs/>
          <w:color w:val="000000" w:themeColor="text1"/>
          <w:sz w:val="36"/>
          <w:szCs w:val="36"/>
        </w:rPr>
        <w:pict/>
      </w:r>
      <w:bookmarkStart w:id="489" w:name="applicationmodel"/>
      <w:bookmarkEnd w:id="489"/>
      <w:ins w:id="490" w:author="Unknown">
        <w:r w:rsidRPr="00ED215B">
          <w:rPr>
            <w:rFonts w:ascii="Arial" w:eastAsia="Times New Roman" w:hAnsi="Arial" w:cs="Arial"/>
            <w:b/>
            <w:bCs/>
            <w:color w:val="000000" w:themeColor="text1"/>
            <w:sz w:val="45"/>
            <w:szCs w:val="45"/>
          </w:rPr>
          <w:t xml:space="preserve">5. Eclipse 4 application </w:t>
        </w:r>
        <w:proofErr w:type="gramStart"/>
        <w:r w:rsidRPr="00ED215B">
          <w:rPr>
            <w:rFonts w:ascii="Arial" w:eastAsia="Times New Roman" w:hAnsi="Arial" w:cs="Arial"/>
            <w:b/>
            <w:bCs/>
            <w:color w:val="000000" w:themeColor="text1"/>
            <w:sz w:val="45"/>
            <w:szCs w:val="45"/>
          </w:rPr>
          <w:t>model</w:t>
        </w:r>
        <w:proofErr w:type="gramEnd"/>
        <w:r w:rsidRPr="00ED215B">
          <w:rPr>
            <w:rFonts w:ascii="Arial" w:eastAsia="Times New Roman" w:hAnsi="Arial" w:cs="Arial"/>
            <w:b/>
            <w:bCs/>
            <w:color w:val="000000" w:themeColor="text1"/>
            <w:sz w:val="45"/>
            <w:szCs w:val="45"/>
          </w:rPr>
          <w:t xml:space="preserve"> </w:t>
        </w:r>
      </w:ins>
    </w:p>
    <w:p w:rsidR="00ED215B" w:rsidRPr="00ED215B" w:rsidRDefault="00ED215B" w:rsidP="00ED215B">
      <w:pPr>
        <w:shd w:val="clear" w:color="auto" w:fill="FFFFFF"/>
        <w:spacing w:after="0" w:line="240" w:lineRule="auto"/>
        <w:outlineLvl w:val="2"/>
        <w:rPr>
          <w:ins w:id="491" w:author="Unknown"/>
          <w:rFonts w:ascii="Arial" w:eastAsia="Times New Roman" w:hAnsi="Arial" w:cs="Arial"/>
          <w:b/>
          <w:bCs/>
          <w:color w:val="000000" w:themeColor="text1"/>
          <w:sz w:val="30"/>
          <w:szCs w:val="30"/>
        </w:rPr>
      </w:pPr>
      <w:bookmarkStart w:id="492" w:name="applicationmodel_overview"/>
      <w:bookmarkEnd w:id="492"/>
      <w:ins w:id="493" w:author="Unknown">
        <w:r w:rsidRPr="00ED215B">
          <w:rPr>
            <w:rFonts w:ascii="Arial" w:eastAsia="Times New Roman" w:hAnsi="Arial" w:cs="Arial"/>
            <w:b/>
            <w:bCs/>
            <w:color w:val="000000" w:themeColor="text1"/>
            <w:sz w:val="30"/>
            <w:szCs w:val="30"/>
          </w:rPr>
          <w:t xml:space="preserve">5.1. What is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494" w:author="Unknown"/>
          <w:rFonts w:ascii="Arial" w:eastAsia="Times New Roman" w:hAnsi="Arial" w:cs="Arial"/>
          <w:color w:val="000000" w:themeColor="text1"/>
          <w:sz w:val="24"/>
          <w:szCs w:val="24"/>
        </w:rPr>
      </w:pPr>
      <w:ins w:id="495" w:author="Unknown">
        <w:r w:rsidRPr="00ED215B">
          <w:rPr>
            <w:rFonts w:ascii="Arial" w:eastAsia="Times New Roman" w:hAnsi="Arial" w:cs="Arial"/>
            <w:color w:val="000000" w:themeColor="text1"/>
            <w:sz w:val="24"/>
            <w:szCs w:val="24"/>
          </w:rPr>
          <w:t xml:space="preserve">The visual part of an Eclipse application consists of </w:t>
        </w:r>
        <w:r w:rsidRPr="00ED215B">
          <w:rPr>
            <w:rFonts w:ascii="Arial" w:eastAsia="Times New Roman" w:hAnsi="Arial" w:cs="Arial"/>
            <w:i/>
            <w:iCs/>
            <w:color w:val="000000" w:themeColor="text1"/>
            <w:sz w:val="24"/>
            <w:szCs w:val="24"/>
          </w:rPr>
          <w:t>Perspectives</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(Views and Editors), Menus, Toolbars, etc. An Eclipse application also includes non-visual components, e.g. </w:t>
        </w:r>
        <w:r w:rsidRPr="00ED215B">
          <w:rPr>
            <w:rFonts w:ascii="Arial" w:eastAsia="Times New Roman" w:hAnsi="Arial" w:cs="Arial"/>
            <w:i/>
            <w:iCs/>
            <w:color w:val="000000" w:themeColor="text1"/>
            <w:sz w:val="24"/>
            <w:szCs w:val="24"/>
          </w:rPr>
          <w:t>Handlers</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Commands</w:t>
        </w:r>
        <w:r w:rsidRPr="00ED215B">
          <w:rPr>
            <w:rFonts w:ascii="Arial" w:eastAsia="Times New Roman" w:hAnsi="Arial" w:cs="Arial"/>
            <w:color w:val="000000" w:themeColor="text1"/>
            <w:sz w:val="24"/>
            <w:szCs w:val="24"/>
          </w:rPr>
          <w:t xml:space="preserve"> and </w:t>
        </w:r>
        <w:r w:rsidRPr="00ED215B">
          <w:rPr>
            <w:rFonts w:ascii="Arial" w:eastAsia="Times New Roman" w:hAnsi="Arial" w:cs="Arial"/>
            <w:i/>
            <w:iCs/>
            <w:color w:val="000000" w:themeColor="text1"/>
            <w:sz w:val="24"/>
            <w:szCs w:val="24"/>
          </w:rPr>
          <w:t xml:space="preserve">Key </w:t>
        </w:r>
        <w:proofErr w:type="gramStart"/>
        <w:r w:rsidRPr="00ED215B">
          <w:rPr>
            <w:rFonts w:ascii="Arial" w:eastAsia="Times New Roman" w:hAnsi="Arial" w:cs="Arial"/>
            <w:i/>
            <w:iCs/>
            <w:color w:val="000000" w:themeColor="text1"/>
            <w:sz w:val="24"/>
            <w:szCs w:val="24"/>
          </w:rPr>
          <w:t xml:space="preserve">bindings </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496" w:author="Unknown"/>
          <w:rFonts w:ascii="Arial" w:eastAsia="Times New Roman" w:hAnsi="Arial" w:cs="Arial"/>
          <w:color w:val="000000" w:themeColor="text1"/>
          <w:sz w:val="24"/>
          <w:szCs w:val="24"/>
        </w:rPr>
      </w:pPr>
      <w:ins w:id="497" w:author="Unknown">
        <w:r w:rsidRPr="00ED215B">
          <w:rPr>
            <w:rFonts w:ascii="Arial" w:eastAsia="Times New Roman" w:hAnsi="Arial" w:cs="Arial"/>
            <w:color w:val="000000" w:themeColor="text1"/>
            <w:sz w:val="24"/>
            <w:szCs w:val="24"/>
          </w:rPr>
          <w:t xml:space="preserve">Eclipse 4 uses an abstract description, called the </w:t>
        </w:r>
        <w:r w:rsidRPr="00ED215B">
          <w:rPr>
            <w:rFonts w:ascii="Arial" w:eastAsia="Times New Roman" w:hAnsi="Arial" w:cs="Arial"/>
            <w:i/>
            <w:iCs/>
            <w:color w:val="000000" w:themeColor="text1"/>
            <w:sz w:val="24"/>
            <w:szCs w:val="24"/>
          </w:rPr>
          <w:t>application model</w:t>
        </w:r>
        <w:r w:rsidRPr="00ED215B">
          <w:rPr>
            <w:rFonts w:ascii="Arial" w:eastAsia="Times New Roman" w:hAnsi="Arial" w:cs="Arial"/>
            <w:color w:val="000000" w:themeColor="text1"/>
            <w:sz w:val="24"/>
            <w:szCs w:val="24"/>
          </w:rPr>
          <w:t xml:space="preserve">, to describe the structure of an application. This application model contains the visual elements as well as some non-visual elements of the Eclipse 4 application. </w:t>
        </w:r>
      </w:ins>
    </w:p>
    <w:p w:rsidR="00ED215B" w:rsidRPr="00ED215B" w:rsidRDefault="00ED215B" w:rsidP="00ED215B">
      <w:pPr>
        <w:shd w:val="clear" w:color="auto" w:fill="FFFFFF"/>
        <w:spacing w:before="100" w:beforeAutospacing="1" w:after="100" w:afterAutospacing="1" w:line="240" w:lineRule="auto"/>
        <w:ind w:left="150" w:right="150"/>
        <w:rPr>
          <w:ins w:id="498" w:author="Unknown"/>
          <w:rFonts w:ascii="Arial" w:eastAsia="Times New Roman" w:hAnsi="Arial" w:cs="Arial"/>
          <w:color w:val="000000" w:themeColor="text1"/>
          <w:sz w:val="24"/>
          <w:szCs w:val="24"/>
        </w:rPr>
      </w:pPr>
      <w:ins w:id="499" w:author="Unknown">
        <w:r w:rsidRPr="00ED215B">
          <w:rPr>
            <w:rFonts w:ascii="Arial" w:eastAsia="Times New Roman" w:hAnsi="Arial" w:cs="Arial"/>
            <w:color w:val="000000" w:themeColor="text1"/>
            <w:sz w:val="24"/>
            <w:szCs w:val="24"/>
          </w:rPr>
          <w:lastRenderedPageBreak/>
          <w:t xml:space="preserve">Each model element has attributes which describe its current state, e.g. the size and the position for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Model elements might be in a hierarchical order, for example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might be grouped below a </w:t>
        </w:r>
        <w:r w:rsidRPr="00ED215B">
          <w:rPr>
            <w:rFonts w:ascii="Arial" w:eastAsia="Times New Roman" w:hAnsi="Arial" w:cs="Arial"/>
            <w:i/>
            <w:iCs/>
            <w:color w:val="000000" w:themeColor="text1"/>
            <w:sz w:val="24"/>
            <w:szCs w:val="24"/>
          </w:rPr>
          <w:t>Perspective</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500" w:author="Unknown"/>
          <w:rFonts w:ascii="Arial" w:eastAsia="Times New Roman" w:hAnsi="Arial" w:cs="Arial"/>
          <w:color w:val="000000" w:themeColor="text1"/>
          <w:sz w:val="24"/>
          <w:szCs w:val="24"/>
        </w:rPr>
      </w:pPr>
      <w:ins w:id="501" w:author="Unknown">
        <w:r w:rsidRPr="00ED215B">
          <w:rPr>
            <w:rFonts w:ascii="Arial" w:eastAsia="Times New Roman" w:hAnsi="Arial" w:cs="Arial"/>
            <w:color w:val="000000" w:themeColor="text1"/>
            <w:sz w:val="24"/>
            <w:szCs w:val="24"/>
          </w:rPr>
          <w:t xml:space="preserve">The application model defines the structure of the application; it does not describe the content of the individual user interface components. </w:t>
        </w:r>
      </w:ins>
    </w:p>
    <w:p w:rsidR="00ED215B" w:rsidRPr="00ED215B" w:rsidRDefault="00ED215B" w:rsidP="00ED215B">
      <w:pPr>
        <w:shd w:val="clear" w:color="auto" w:fill="FFFFFF"/>
        <w:spacing w:before="100" w:beforeAutospacing="1" w:after="100" w:afterAutospacing="1" w:line="240" w:lineRule="auto"/>
        <w:ind w:left="150" w:right="150"/>
        <w:rPr>
          <w:ins w:id="502" w:author="Unknown"/>
          <w:rFonts w:ascii="Arial" w:eastAsia="Times New Roman" w:hAnsi="Arial" w:cs="Arial"/>
          <w:color w:val="000000" w:themeColor="text1"/>
          <w:sz w:val="24"/>
          <w:szCs w:val="24"/>
        </w:rPr>
      </w:pPr>
      <w:ins w:id="503" w:author="Unknown">
        <w:r w:rsidRPr="00ED215B">
          <w:rPr>
            <w:rFonts w:ascii="Arial" w:eastAsia="Times New Roman" w:hAnsi="Arial" w:cs="Arial"/>
            <w:color w:val="000000" w:themeColor="text1"/>
            <w:sz w:val="24"/>
            <w:szCs w:val="24"/>
          </w:rPr>
          <w:t xml:space="preserve">For example the application model describes which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are available. It also describes the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properties, e.g. if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is closable, its label, ID, etc. </w:t>
        </w:r>
      </w:ins>
    </w:p>
    <w:p w:rsidR="00ED215B" w:rsidRPr="00ED215B" w:rsidRDefault="00ED215B" w:rsidP="00ED215B">
      <w:pPr>
        <w:shd w:val="clear" w:color="auto" w:fill="FFFFFF"/>
        <w:spacing w:before="100" w:beforeAutospacing="1" w:after="100" w:afterAutospacing="1" w:line="240" w:lineRule="auto"/>
        <w:ind w:left="150" w:right="150"/>
        <w:rPr>
          <w:ins w:id="504" w:author="Unknown"/>
          <w:rFonts w:ascii="Arial" w:eastAsia="Times New Roman" w:hAnsi="Arial" w:cs="Arial"/>
          <w:color w:val="000000" w:themeColor="text1"/>
          <w:sz w:val="24"/>
          <w:szCs w:val="24"/>
        </w:rPr>
      </w:pPr>
      <w:ins w:id="505" w:author="Unknown">
        <w:r w:rsidRPr="00ED215B">
          <w:rPr>
            <w:rFonts w:ascii="Arial" w:eastAsia="Times New Roman" w:hAnsi="Arial" w:cs="Arial"/>
            <w:color w:val="000000" w:themeColor="text1"/>
            <w:sz w:val="24"/>
            <w:szCs w:val="24"/>
          </w:rPr>
          <w:t xml:space="preserve">But it does not describe the content of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e.g. the labels, text fields and button it consists of. The content of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is still defined by your source code. </w:t>
        </w:r>
      </w:ins>
    </w:p>
    <w:p w:rsidR="00ED215B" w:rsidRPr="00ED215B" w:rsidRDefault="00ED215B" w:rsidP="00ED215B">
      <w:pPr>
        <w:shd w:val="clear" w:color="auto" w:fill="FFFFFF"/>
        <w:spacing w:before="100" w:beforeAutospacing="1" w:after="100" w:afterAutospacing="1" w:line="240" w:lineRule="auto"/>
        <w:ind w:left="150" w:right="150"/>
        <w:rPr>
          <w:ins w:id="506" w:author="Unknown"/>
          <w:rFonts w:ascii="Arial" w:eastAsia="Times New Roman" w:hAnsi="Arial" w:cs="Arial"/>
          <w:color w:val="000000" w:themeColor="text1"/>
          <w:sz w:val="24"/>
          <w:szCs w:val="24"/>
        </w:rPr>
      </w:pPr>
      <w:ins w:id="507" w:author="Unknown">
        <w:r w:rsidRPr="00ED215B">
          <w:rPr>
            <w:rFonts w:ascii="Arial" w:eastAsia="Times New Roman" w:hAnsi="Arial" w:cs="Arial"/>
            <w:color w:val="000000" w:themeColor="text1"/>
            <w:sz w:val="24"/>
            <w:szCs w:val="24"/>
          </w:rPr>
          <w:t>If the application model was a house, it would describe the available rooms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and their arrangement (</w:t>
        </w:r>
        <w:r w:rsidRPr="00ED215B">
          <w:rPr>
            <w:rFonts w:ascii="Arial" w:eastAsia="Times New Roman" w:hAnsi="Arial" w:cs="Arial"/>
            <w:i/>
            <w:iCs/>
            <w:color w:val="000000" w:themeColor="text1"/>
            <w:sz w:val="24"/>
            <w:szCs w:val="24"/>
          </w:rPr>
          <w:t>Perspectives</w:t>
        </w:r>
        <w:r w:rsidRPr="00ED215B">
          <w:rPr>
            <w:rFonts w:ascii="Arial" w:eastAsia="Times New Roman" w:hAnsi="Arial" w:cs="Arial"/>
            <w:color w:val="000000" w:themeColor="text1"/>
            <w:sz w:val="24"/>
            <w:szCs w:val="24"/>
          </w:rPr>
          <w:t xml:space="preserve">, </w:t>
        </w:r>
        <w:proofErr w:type="spellStart"/>
        <w:r w:rsidRPr="00ED215B">
          <w:rPr>
            <w:rFonts w:ascii="Arial" w:eastAsia="Times New Roman" w:hAnsi="Arial" w:cs="Arial"/>
            <w:i/>
            <w:iCs/>
            <w:color w:val="000000" w:themeColor="text1"/>
            <w:sz w:val="24"/>
            <w:szCs w:val="24"/>
          </w:rPr>
          <w:t>PastStacks</w:t>
        </w:r>
        <w:proofErr w:type="spellEnd"/>
        <w:r w:rsidRPr="00ED215B">
          <w:rPr>
            <w:rFonts w:ascii="Arial" w:eastAsia="Times New Roman" w:hAnsi="Arial" w:cs="Arial"/>
            <w:color w:val="000000" w:themeColor="text1"/>
            <w:sz w:val="24"/>
            <w:szCs w:val="24"/>
          </w:rPr>
          <w:t xml:space="preserve">,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but not the furniture of the rooms. This is illustrated by the following image. </w:t>
        </w:r>
      </w:ins>
    </w:p>
    <w:p w:rsidR="00ED215B" w:rsidRPr="00ED215B" w:rsidRDefault="00ED215B" w:rsidP="00ED215B">
      <w:pPr>
        <w:shd w:val="clear" w:color="auto" w:fill="FFFFFF"/>
        <w:spacing w:after="0" w:line="240" w:lineRule="auto"/>
        <w:rPr>
          <w:ins w:id="508"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4781550" cy="2867025"/>
            <wp:effectExtent l="19050" t="0" r="0" b="0"/>
            <wp:docPr id="30" name="图片 30" descr="Limits of the modeled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mits of the modeled workbench"/>
                    <pic:cNvPicPr>
                      <a:picLocks noChangeAspect="1" noChangeArrowheads="1"/>
                    </pic:cNvPicPr>
                  </pic:nvPicPr>
                  <pic:blipFill>
                    <a:blip r:embed="rId17"/>
                    <a:srcRect/>
                    <a:stretch>
                      <a:fillRect/>
                    </a:stretch>
                  </pic:blipFill>
                  <pic:spPr bwMode="auto">
                    <a:xfrm>
                      <a:off x="0" y="0"/>
                      <a:ext cx="4781550" cy="28670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509" w:author="Unknown"/>
          <w:rFonts w:ascii="Arial" w:eastAsia="Times New Roman" w:hAnsi="Arial" w:cs="Arial"/>
          <w:b/>
          <w:bCs/>
          <w:color w:val="000000" w:themeColor="text1"/>
          <w:sz w:val="30"/>
          <w:szCs w:val="30"/>
        </w:rPr>
      </w:pPr>
      <w:bookmarkStart w:id="510" w:name="applicationmodel_runtime"/>
      <w:bookmarkEnd w:id="510"/>
      <w:ins w:id="511" w:author="Unknown">
        <w:r w:rsidRPr="00ED215B">
          <w:rPr>
            <w:rFonts w:ascii="Arial" w:eastAsia="Times New Roman" w:hAnsi="Arial" w:cs="Arial"/>
            <w:b/>
            <w:bCs/>
            <w:color w:val="000000" w:themeColor="text1"/>
            <w:sz w:val="30"/>
            <w:szCs w:val="30"/>
          </w:rPr>
          <w:t xml:space="preserve">5.2. Where is the application model defined? </w:t>
        </w:r>
      </w:ins>
    </w:p>
    <w:p w:rsidR="00ED215B" w:rsidRPr="00ED215B" w:rsidRDefault="00ED215B" w:rsidP="00ED215B">
      <w:pPr>
        <w:shd w:val="clear" w:color="auto" w:fill="FFFFFF"/>
        <w:spacing w:before="100" w:beforeAutospacing="1" w:after="100" w:afterAutospacing="1" w:line="240" w:lineRule="auto"/>
        <w:ind w:left="150" w:right="150"/>
        <w:rPr>
          <w:ins w:id="512" w:author="Unknown"/>
          <w:rFonts w:ascii="Arial" w:eastAsia="Times New Roman" w:hAnsi="Arial" w:cs="Arial"/>
          <w:color w:val="000000" w:themeColor="text1"/>
          <w:sz w:val="24"/>
          <w:szCs w:val="24"/>
        </w:rPr>
      </w:pPr>
      <w:ins w:id="513" w:author="Unknown">
        <w:r w:rsidRPr="00ED215B">
          <w:rPr>
            <w:rFonts w:ascii="Arial" w:eastAsia="Times New Roman" w:hAnsi="Arial" w:cs="Arial"/>
            <w:color w:val="000000" w:themeColor="text1"/>
            <w:sz w:val="24"/>
            <w:szCs w:val="24"/>
          </w:rPr>
          <w:lastRenderedPageBreak/>
          <w:t xml:space="preserve">The application model is extensible. The basis of this model is typically defined as a static file. The default name for this file is </w:t>
        </w:r>
        <w:r w:rsidRPr="00ED215B">
          <w:rPr>
            <w:rFonts w:ascii="Courier New" w:eastAsia="Times New Roman" w:hAnsi="Courier New" w:cs="Courier New"/>
            <w:color w:val="000000" w:themeColor="text1"/>
            <w:sz w:val="29"/>
          </w:rPr>
          <w:t>Application.e4xmi</w:t>
        </w:r>
        <w:r w:rsidRPr="00ED215B">
          <w:rPr>
            <w:rFonts w:ascii="Arial" w:eastAsia="Times New Roman" w:hAnsi="Arial" w:cs="Arial"/>
            <w:color w:val="000000" w:themeColor="text1"/>
            <w:sz w:val="24"/>
            <w:szCs w:val="24"/>
          </w:rPr>
          <w:t xml:space="preserve"> and the default location is the main directory of your application plug-in. </w:t>
        </w:r>
      </w:ins>
    </w:p>
    <w:p w:rsidR="00ED215B" w:rsidRPr="00ED215B" w:rsidRDefault="00ED215B" w:rsidP="00ED215B">
      <w:pPr>
        <w:shd w:val="clear" w:color="auto" w:fill="FFFFFF"/>
        <w:spacing w:before="100" w:beforeAutospacing="1" w:after="100" w:afterAutospacing="1" w:line="240" w:lineRule="auto"/>
        <w:ind w:left="150" w:right="150"/>
        <w:rPr>
          <w:ins w:id="514" w:author="Unknown"/>
          <w:rFonts w:ascii="Arial" w:eastAsia="Times New Roman" w:hAnsi="Arial" w:cs="Arial"/>
          <w:color w:val="000000" w:themeColor="text1"/>
          <w:sz w:val="24"/>
          <w:szCs w:val="24"/>
        </w:rPr>
      </w:pPr>
      <w:ins w:id="515" w:author="Unknown">
        <w:r w:rsidRPr="00ED215B">
          <w:rPr>
            <w:rFonts w:ascii="Arial" w:eastAsia="Times New Roman" w:hAnsi="Arial" w:cs="Arial"/>
            <w:color w:val="000000" w:themeColor="text1"/>
            <w:sz w:val="24"/>
            <w:szCs w:val="24"/>
          </w:rPr>
          <w:t xml:space="preserve">You can change the default name and location via the </w:t>
        </w:r>
        <w:proofErr w:type="spellStart"/>
        <w:r w:rsidRPr="00ED215B">
          <w:rPr>
            <w:rFonts w:ascii="Courier New" w:eastAsia="Times New Roman" w:hAnsi="Courier New" w:cs="Courier New"/>
            <w:color w:val="000000" w:themeColor="text1"/>
            <w:sz w:val="29"/>
          </w:rPr>
          <w:t>org.eclipse.core.runtime.products</w:t>
        </w:r>
        <w:proofErr w:type="spellEnd"/>
        <w:r w:rsidRPr="00ED215B">
          <w:rPr>
            <w:rFonts w:ascii="Arial" w:eastAsia="Times New Roman" w:hAnsi="Arial" w:cs="Arial"/>
            <w:color w:val="000000" w:themeColor="text1"/>
            <w:sz w:val="24"/>
            <w:szCs w:val="24"/>
          </w:rPr>
          <w:t xml:space="preserve"> extension point. Via the </w:t>
        </w:r>
        <w:proofErr w:type="spellStart"/>
        <w:r w:rsidRPr="00ED215B">
          <w:rPr>
            <w:rFonts w:ascii="Courier New" w:eastAsia="Times New Roman" w:hAnsi="Courier New" w:cs="Courier New"/>
            <w:color w:val="000000" w:themeColor="text1"/>
            <w:sz w:val="29"/>
          </w:rPr>
          <w:t>applicationXMI</w:t>
        </w:r>
        <w:proofErr w:type="spellEnd"/>
        <w:r w:rsidRPr="00ED215B">
          <w:rPr>
            <w:rFonts w:ascii="Arial" w:eastAsia="Times New Roman" w:hAnsi="Arial" w:cs="Arial"/>
            <w:color w:val="000000" w:themeColor="text1"/>
            <w:sz w:val="24"/>
            <w:szCs w:val="24"/>
          </w:rPr>
          <w:t xml:space="preserve"> parameter you specify the local and name of the model file. See the appendix for a detailed description of this procedure. </w:t>
        </w:r>
      </w:ins>
    </w:p>
    <w:p w:rsidR="00ED215B" w:rsidRPr="00ED215B" w:rsidRDefault="00ED215B" w:rsidP="00ED215B">
      <w:pPr>
        <w:shd w:val="clear" w:color="auto" w:fill="FFFFFF"/>
        <w:spacing w:before="100" w:beforeAutospacing="1" w:after="100" w:afterAutospacing="1" w:line="240" w:lineRule="auto"/>
        <w:ind w:left="150" w:right="150"/>
        <w:rPr>
          <w:ins w:id="516" w:author="Unknown"/>
          <w:rFonts w:ascii="Arial" w:eastAsia="Times New Roman" w:hAnsi="Arial" w:cs="Arial"/>
          <w:color w:val="000000" w:themeColor="text1"/>
          <w:sz w:val="24"/>
          <w:szCs w:val="24"/>
        </w:rPr>
      </w:pPr>
      <w:ins w:id="517" w:author="Unknown">
        <w:r w:rsidRPr="00ED215B">
          <w:rPr>
            <w:rFonts w:ascii="Arial" w:eastAsia="Times New Roman" w:hAnsi="Arial" w:cs="Arial"/>
            <w:color w:val="000000" w:themeColor="text1"/>
            <w:sz w:val="24"/>
            <w:szCs w:val="24"/>
          </w:rPr>
          <w:t xml:space="preserve">The XMI file is read at application startup and the initial application model is constructed from this file. </w:t>
        </w:r>
      </w:ins>
    </w:p>
    <w:p w:rsidR="00ED215B" w:rsidRPr="00ED215B" w:rsidRDefault="00ED215B" w:rsidP="00ED215B">
      <w:pPr>
        <w:shd w:val="clear" w:color="auto" w:fill="FFFFFF"/>
        <w:spacing w:after="0" w:line="240" w:lineRule="auto"/>
        <w:outlineLvl w:val="2"/>
        <w:rPr>
          <w:ins w:id="518" w:author="Unknown"/>
          <w:rFonts w:ascii="Arial" w:eastAsia="Times New Roman" w:hAnsi="Arial" w:cs="Arial"/>
          <w:b/>
          <w:bCs/>
          <w:color w:val="000000" w:themeColor="text1"/>
          <w:sz w:val="30"/>
          <w:szCs w:val="30"/>
        </w:rPr>
      </w:pPr>
      <w:bookmarkStart w:id="519" w:name="applicationmodel_java"/>
      <w:bookmarkEnd w:id="519"/>
      <w:proofErr w:type="gramStart"/>
      <w:ins w:id="520" w:author="Unknown">
        <w:r w:rsidRPr="00ED215B">
          <w:rPr>
            <w:rFonts w:ascii="Arial" w:eastAsia="Times New Roman" w:hAnsi="Arial" w:cs="Arial"/>
            <w:b/>
            <w:bCs/>
            <w:color w:val="000000" w:themeColor="text1"/>
            <w:sz w:val="30"/>
            <w:szCs w:val="30"/>
          </w:rPr>
          <w:t>5.3. How is the model</w:t>
        </w:r>
        <w:proofErr w:type="gramEnd"/>
        <w:r w:rsidRPr="00ED215B">
          <w:rPr>
            <w:rFonts w:ascii="Arial" w:eastAsia="Times New Roman" w:hAnsi="Arial" w:cs="Arial"/>
            <w:b/>
            <w:bCs/>
            <w:color w:val="000000" w:themeColor="text1"/>
            <w:sz w:val="30"/>
            <w:szCs w:val="30"/>
          </w:rPr>
          <w:t xml:space="preserve"> connected to my Java classes? </w:t>
        </w:r>
      </w:ins>
    </w:p>
    <w:p w:rsidR="00ED215B" w:rsidRPr="00ED215B" w:rsidRDefault="00ED215B" w:rsidP="00ED215B">
      <w:pPr>
        <w:shd w:val="clear" w:color="auto" w:fill="FFFFFF"/>
        <w:spacing w:before="100" w:beforeAutospacing="1" w:after="100" w:afterAutospacing="1" w:line="240" w:lineRule="auto"/>
        <w:ind w:left="150" w:right="150"/>
        <w:rPr>
          <w:ins w:id="521" w:author="Unknown"/>
          <w:rFonts w:ascii="Arial" w:eastAsia="Times New Roman" w:hAnsi="Arial" w:cs="Arial"/>
          <w:color w:val="000000" w:themeColor="text1"/>
          <w:sz w:val="24"/>
          <w:szCs w:val="24"/>
        </w:rPr>
      </w:pPr>
      <w:ins w:id="522" w:author="Unknown">
        <w:r w:rsidRPr="00ED215B">
          <w:rPr>
            <w:rFonts w:ascii="Arial" w:eastAsia="Times New Roman" w:hAnsi="Arial" w:cs="Arial"/>
            <w:color w:val="000000" w:themeColor="text1"/>
            <w:sz w:val="24"/>
            <w:szCs w:val="24"/>
          </w:rPr>
          <w:t xml:space="preserve">Application model elements can contain references to Java classes via </w:t>
        </w:r>
        <w:proofErr w:type="gramStart"/>
        <w:r w:rsidRPr="00ED215B">
          <w:rPr>
            <w:rFonts w:ascii="Arial" w:eastAsia="Times New Roman" w:hAnsi="Arial" w:cs="Arial"/>
            <w:color w:val="000000" w:themeColor="text1"/>
            <w:sz w:val="24"/>
            <w:szCs w:val="24"/>
          </w:rPr>
          <w:t>an</w:t>
        </w:r>
        <w:proofErr w:type="gramEnd"/>
        <w:r w:rsidRPr="00ED215B">
          <w:rPr>
            <w:rFonts w:ascii="Arial" w:eastAsia="Times New Roman" w:hAnsi="Arial" w:cs="Arial"/>
            <w:color w:val="000000" w:themeColor="text1"/>
            <w:sz w:val="24"/>
            <w:szCs w:val="24"/>
          </w:rPr>
          <w:t xml:space="preserve"> Uniform Resource Identifier (URI). </w:t>
        </w:r>
      </w:ins>
    </w:p>
    <w:p w:rsidR="00ED215B" w:rsidRPr="00ED215B" w:rsidRDefault="00ED215B" w:rsidP="00ED215B">
      <w:pPr>
        <w:shd w:val="clear" w:color="auto" w:fill="FFFFFF"/>
        <w:spacing w:before="100" w:beforeAutospacing="1" w:after="100" w:afterAutospacing="1" w:line="240" w:lineRule="auto"/>
        <w:ind w:left="150" w:right="150"/>
        <w:rPr>
          <w:ins w:id="523" w:author="Unknown"/>
          <w:rFonts w:ascii="Arial" w:eastAsia="Times New Roman" w:hAnsi="Arial" w:cs="Arial"/>
          <w:color w:val="000000" w:themeColor="text1"/>
          <w:sz w:val="24"/>
          <w:szCs w:val="24"/>
        </w:rPr>
      </w:pPr>
      <w:ins w:id="524" w:author="Unknown">
        <w:r w:rsidRPr="00ED215B">
          <w:rPr>
            <w:rFonts w:ascii="Arial" w:eastAsia="Times New Roman" w:hAnsi="Arial" w:cs="Arial"/>
            <w:color w:val="000000" w:themeColor="text1"/>
            <w:sz w:val="24"/>
            <w:szCs w:val="24"/>
          </w:rPr>
          <w:t xml:space="preserve">The URI describes the location of the Java class. The first part of this URI is the plug-in, the second one the package and the last one the class. </w:t>
        </w:r>
      </w:ins>
    </w:p>
    <w:p w:rsidR="00ED215B" w:rsidRPr="00ED215B" w:rsidRDefault="00ED215B" w:rsidP="00ED215B">
      <w:pPr>
        <w:shd w:val="clear" w:color="auto" w:fill="FFFFFF"/>
        <w:spacing w:before="100" w:beforeAutospacing="1" w:after="100" w:afterAutospacing="1" w:line="240" w:lineRule="auto"/>
        <w:ind w:left="150" w:right="150"/>
        <w:rPr>
          <w:ins w:id="525" w:author="Unknown"/>
          <w:rFonts w:ascii="Arial" w:eastAsia="Times New Roman" w:hAnsi="Arial" w:cs="Arial"/>
          <w:color w:val="000000" w:themeColor="text1"/>
          <w:sz w:val="24"/>
          <w:szCs w:val="24"/>
        </w:rPr>
      </w:pPr>
      <w:ins w:id="526" w:author="Unknown">
        <w:r w:rsidRPr="00ED215B">
          <w:rPr>
            <w:rFonts w:ascii="Arial" w:eastAsia="Times New Roman" w:hAnsi="Arial" w:cs="Arial"/>
            <w:color w:val="000000" w:themeColor="text1"/>
            <w:sz w:val="24"/>
            <w:szCs w:val="24"/>
          </w:rPr>
          <w:t xml:space="preserve">For example a model description for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contains attributes such as labels, tooltips and icon URIs. It also contains a class URI which points to a Java class for this element. This class provides the behavior of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 using the house/rooms metaphor from earlier, the class is responsible for defining the furnishings and the layout of the room, and how the interactive objects behave. </w:t>
        </w:r>
      </w:ins>
    </w:p>
    <w:p w:rsidR="00ED215B" w:rsidRPr="00ED215B" w:rsidRDefault="00ED215B" w:rsidP="00ED215B">
      <w:pPr>
        <w:shd w:val="clear" w:color="auto" w:fill="FFFFFF"/>
        <w:spacing w:before="100" w:beforeAutospacing="1" w:after="100" w:afterAutospacing="1" w:line="240" w:lineRule="auto"/>
        <w:ind w:left="150" w:right="150"/>
        <w:rPr>
          <w:ins w:id="527" w:author="Unknown"/>
          <w:rFonts w:ascii="Arial" w:eastAsia="Times New Roman" w:hAnsi="Arial" w:cs="Arial"/>
          <w:color w:val="000000" w:themeColor="text1"/>
          <w:sz w:val="24"/>
          <w:szCs w:val="24"/>
        </w:rPr>
      </w:pPr>
      <w:ins w:id="528" w:author="Unknown">
        <w:r w:rsidRPr="00ED215B">
          <w:rPr>
            <w:rFonts w:ascii="Arial" w:eastAsia="Times New Roman" w:hAnsi="Arial" w:cs="Arial"/>
            <w:color w:val="000000" w:themeColor="text1"/>
            <w:sz w:val="24"/>
            <w:szCs w:val="24"/>
          </w:rPr>
          <w:t xml:space="preserve">If the model elements get activated this class will get instantiated. </w:t>
        </w:r>
      </w:ins>
    </w:p>
    <w:p w:rsidR="00ED215B" w:rsidRPr="00ED215B" w:rsidRDefault="00ED215B" w:rsidP="00ED215B">
      <w:pPr>
        <w:shd w:val="clear" w:color="auto" w:fill="FFFFFF"/>
        <w:spacing w:before="100" w:beforeAutospacing="1" w:after="100" w:afterAutospacing="1" w:line="240" w:lineRule="auto"/>
        <w:ind w:left="150" w:right="150"/>
        <w:rPr>
          <w:ins w:id="529" w:author="Unknown"/>
          <w:rFonts w:ascii="Arial" w:eastAsia="Times New Roman" w:hAnsi="Arial" w:cs="Arial"/>
          <w:color w:val="000000" w:themeColor="text1"/>
          <w:sz w:val="24"/>
          <w:szCs w:val="24"/>
        </w:rPr>
      </w:pPr>
      <w:ins w:id="530" w:author="Unknown">
        <w:r w:rsidRPr="00ED215B">
          <w:rPr>
            <w:rFonts w:ascii="Arial" w:eastAsia="Times New Roman" w:hAnsi="Arial" w:cs="Arial"/>
            <w:color w:val="000000" w:themeColor="text1"/>
            <w:sz w:val="24"/>
            <w:szCs w:val="24"/>
          </w:rPr>
          <w:t xml:space="preserve">The objects created based on the application model are called </w:t>
        </w:r>
        <w:r w:rsidRPr="00ED215B">
          <w:rPr>
            <w:rFonts w:ascii="Arial" w:eastAsia="Times New Roman" w:hAnsi="Arial" w:cs="Arial"/>
            <w:i/>
            <w:iCs/>
            <w:color w:val="000000" w:themeColor="text1"/>
            <w:sz w:val="24"/>
            <w:szCs w:val="24"/>
          </w:rPr>
          <w:t>model objects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outlineLvl w:val="2"/>
        <w:rPr>
          <w:ins w:id="531" w:author="Unknown"/>
          <w:rFonts w:ascii="Arial" w:eastAsia="Times New Roman" w:hAnsi="Arial" w:cs="Arial"/>
          <w:b/>
          <w:bCs/>
          <w:color w:val="000000" w:themeColor="text1"/>
          <w:sz w:val="30"/>
          <w:szCs w:val="30"/>
        </w:rPr>
      </w:pPr>
      <w:bookmarkStart w:id="532" w:name="runtime_uri"/>
      <w:bookmarkEnd w:id="532"/>
      <w:ins w:id="533" w:author="Unknown">
        <w:r w:rsidRPr="00ED215B">
          <w:rPr>
            <w:rFonts w:ascii="Arial" w:eastAsia="Times New Roman" w:hAnsi="Arial" w:cs="Arial"/>
            <w:b/>
            <w:bCs/>
            <w:color w:val="000000" w:themeColor="text1"/>
            <w:sz w:val="30"/>
            <w:szCs w:val="30"/>
          </w:rPr>
          <w:t xml:space="preserve">5.4. URI in the model </w:t>
        </w:r>
      </w:ins>
    </w:p>
    <w:p w:rsidR="00ED215B" w:rsidRPr="00ED215B" w:rsidRDefault="00ED215B" w:rsidP="00ED215B">
      <w:pPr>
        <w:shd w:val="clear" w:color="auto" w:fill="FFFFFF"/>
        <w:spacing w:before="100" w:beforeAutospacing="1" w:after="100" w:afterAutospacing="1" w:line="240" w:lineRule="auto"/>
        <w:ind w:left="150" w:right="150"/>
        <w:rPr>
          <w:ins w:id="534" w:author="Unknown"/>
          <w:rFonts w:ascii="Arial" w:eastAsia="Times New Roman" w:hAnsi="Arial" w:cs="Arial"/>
          <w:color w:val="000000" w:themeColor="text1"/>
          <w:sz w:val="24"/>
          <w:szCs w:val="24"/>
        </w:rPr>
      </w:pPr>
      <w:ins w:id="535" w:author="Unknown">
        <w:r w:rsidRPr="00ED215B">
          <w:rPr>
            <w:rFonts w:ascii="Arial" w:eastAsia="Times New Roman" w:hAnsi="Arial" w:cs="Arial"/>
            <w:color w:val="000000" w:themeColor="text1"/>
            <w:sz w:val="24"/>
            <w:szCs w:val="24"/>
          </w:rPr>
          <w:t xml:space="preserve">URIs </w:t>
        </w:r>
        <w:proofErr w:type="gramStart"/>
        <w:r w:rsidRPr="00ED215B">
          <w:rPr>
            <w:rFonts w:ascii="Arial" w:eastAsia="Times New Roman" w:hAnsi="Arial" w:cs="Arial"/>
            <w:color w:val="000000" w:themeColor="text1"/>
            <w:sz w:val="24"/>
            <w:szCs w:val="24"/>
          </w:rPr>
          <w:t>follow</w:t>
        </w:r>
        <w:proofErr w:type="gramEnd"/>
        <w:r w:rsidRPr="00ED215B">
          <w:rPr>
            <w:rFonts w:ascii="Arial" w:eastAsia="Times New Roman" w:hAnsi="Arial" w:cs="Arial"/>
            <w:color w:val="000000" w:themeColor="text1"/>
            <w:sz w:val="24"/>
            <w:szCs w:val="24"/>
          </w:rPr>
          <w:t xml:space="preserve"> one of two patterns, one for identifying </w:t>
        </w:r>
        <w:r w:rsidRPr="00ED215B">
          <w:rPr>
            <w:rFonts w:ascii="Arial" w:eastAsia="Times New Roman" w:hAnsi="Arial" w:cs="Arial"/>
            <w:i/>
            <w:iCs/>
            <w:color w:val="000000" w:themeColor="text1"/>
            <w:sz w:val="24"/>
            <w:szCs w:val="24"/>
          </w:rPr>
          <w:t>resources</w:t>
        </w:r>
        <w:r w:rsidRPr="00ED215B">
          <w:rPr>
            <w:rFonts w:ascii="Arial" w:eastAsia="Times New Roman" w:hAnsi="Arial" w:cs="Arial"/>
            <w:color w:val="000000" w:themeColor="text1"/>
            <w:sz w:val="24"/>
            <w:szCs w:val="24"/>
          </w:rPr>
          <w:t xml:space="preserve"> and another one for identifying </w:t>
        </w:r>
        <w:r w:rsidRPr="00ED215B">
          <w:rPr>
            <w:rFonts w:ascii="Arial" w:eastAsia="Times New Roman" w:hAnsi="Arial" w:cs="Arial"/>
            <w:i/>
            <w:iCs/>
            <w:color w:val="000000" w:themeColor="text1"/>
            <w:sz w:val="24"/>
            <w:szCs w:val="24"/>
          </w:rPr>
          <w:t>classes</w:t>
        </w:r>
        <w:r w:rsidRPr="00ED215B">
          <w:rPr>
            <w:rFonts w:ascii="Arial" w:eastAsia="Times New Roman" w:hAnsi="Arial" w:cs="Arial"/>
            <w:color w:val="000000" w:themeColor="text1"/>
            <w:sz w:val="24"/>
            <w:szCs w:val="24"/>
          </w:rPr>
          <w:t xml:space="preserve">. The following table describes these two patterns. The example assumes that the bundle is called </w:t>
        </w:r>
        <w:r w:rsidRPr="00ED215B">
          <w:rPr>
            <w:rFonts w:ascii="Arial" w:eastAsia="Times New Roman" w:hAnsi="Arial" w:cs="Arial"/>
            <w:i/>
            <w:iCs/>
            <w:color w:val="000000" w:themeColor="text1"/>
            <w:sz w:val="24"/>
            <w:szCs w:val="24"/>
          </w:rPr>
          <w:t>test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536" w:author="Unknown"/>
          <w:rFonts w:ascii="Arial" w:eastAsia="Times New Roman" w:hAnsi="Arial" w:cs="Arial"/>
          <w:color w:val="000000" w:themeColor="text1"/>
          <w:sz w:val="24"/>
          <w:szCs w:val="24"/>
        </w:rPr>
      </w:pPr>
      <w:bookmarkStart w:id="537" w:name="d1138e579"/>
      <w:bookmarkEnd w:id="537"/>
      <w:proofErr w:type="gramStart"/>
      <w:ins w:id="538" w:author="Unknown">
        <w:r w:rsidRPr="00ED215B">
          <w:rPr>
            <w:rFonts w:ascii="Arial" w:eastAsia="Times New Roman" w:hAnsi="Arial" w:cs="Arial"/>
            <w:b/>
            <w:bCs/>
            <w:color w:val="000000" w:themeColor="text1"/>
            <w:sz w:val="24"/>
            <w:szCs w:val="24"/>
          </w:rPr>
          <w:t>Table 1.</w:t>
        </w:r>
        <w:proofErr w:type="gramEnd"/>
        <w:r w:rsidRPr="00ED215B">
          <w:rPr>
            <w:rFonts w:ascii="Arial" w:eastAsia="Times New Roman" w:hAnsi="Arial" w:cs="Arial"/>
            <w:b/>
            <w:bCs/>
            <w:color w:val="000000" w:themeColor="text1"/>
            <w:sz w:val="24"/>
            <w:szCs w:val="24"/>
          </w:rPr>
          <w:t> URI pattern</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5191"/>
        <w:gridCol w:w="8069"/>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lastRenderedPageBreak/>
              <w:t>Pattern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bundleclass://Bundle-SymbolicName/ </w:t>
            </w:r>
            <w:proofErr w:type="spellStart"/>
            <w:r w:rsidRPr="00ED215B">
              <w:rPr>
                <w:rFonts w:ascii="Arial" w:eastAsia="Times New Roman" w:hAnsi="Arial" w:cs="Arial"/>
                <w:color w:val="000000" w:themeColor="text1"/>
                <w:sz w:val="21"/>
                <w:szCs w:val="21"/>
              </w:rPr>
              <w:t>package.classname</w:t>
            </w:r>
            <w:proofErr w:type="spellEnd"/>
            <w:r w:rsidRPr="00ED215B">
              <w:rPr>
                <w:rFonts w:ascii="Arial" w:eastAsia="Times New Roman" w:hAnsi="Arial" w:cs="Arial"/>
                <w:color w:val="000000" w:themeColor="text1"/>
                <w:sz w:val="21"/>
                <w:szCs w:val="21"/>
              </w:rPr>
              <w:t xml:space="preserve"> </w:t>
            </w:r>
          </w:p>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Example:</w:t>
            </w:r>
          </w:p>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bundleclass://test/test.parts.MySavePart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Used to identify Java classes. It consists of the following parts: "</w:t>
            </w:r>
            <w:proofErr w:type="spellStart"/>
            <w:r w:rsidRPr="00ED215B">
              <w:rPr>
                <w:rFonts w:ascii="Arial" w:eastAsia="Times New Roman" w:hAnsi="Arial" w:cs="Arial"/>
                <w:color w:val="000000" w:themeColor="text1"/>
                <w:sz w:val="21"/>
                <w:szCs w:val="21"/>
              </w:rPr>
              <w:t>bundleclass</w:t>
            </w:r>
            <w:proofErr w:type="spellEnd"/>
            <w:proofErr w:type="gramStart"/>
            <w:r w:rsidRPr="00ED215B">
              <w:rPr>
                <w:rFonts w:ascii="Arial" w:eastAsia="Times New Roman" w:hAnsi="Arial" w:cs="Arial"/>
                <w:color w:val="000000" w:themeColor="text1"/>
                <w:sz w:val="21"/>
                <w:szCs w:val="21"/>
              </w:rPr>
              <w:t>:/</w:t>
            </w:r>
            <w:proofErr w:type="gramEnd"/>
            <w:r w:rsidRPr="00ED215B">
              <w:rPr>
                <w:rFonts w:ascii="Arial" w:eastAsia="Times New Roman" w:hAnsi="Arial" w:cs="Arial"/>
                <w:color w:val="000000" w:themeColor="text1"/>
                <w:sz w:val="21"/>
                <w:szCs w:val="21"/>
              </w:rPr>
              <w:t>/" is a fixed schema, Bundle-</w:t>
            </w:r>
            <w:proofErr w:type="spellStart"/>
            <w:r w:rsidRPr="00ED215B">
              <w:rPr>
                <w:rFonts w:ascii="Arial" w:eastAsia="Times New Roman" w:hAnsi="Arial" w:cs="Arial"/>
                <w:color w:val="000000" w:themeColor="text1"/>
                <w:sz w:val="21"/>
                <w:szCs w:val="21"/>
              </w:rPr>
              <w:t>SymbolicName</w:t>
            </w:r>
            <w:proofErr w:type="spellEnd"/>
            <w:r w:rsidRPr="00ED215B">
              <w:rPr>
                <w:rFonts w:ascii="Arial" w:eastAsia="Times New Roman" w:hAnsi="Arial" w:cs="Arial"/>
                <w:color w:val="000000" w:themeColor="text1"/>
                <w:sz w:val="21"/>
                <w:szCs w:val="21"/>
              </w:rPr>
              <w:t xml:space="preserve"> as defined in the </w:t>
            </w:r>
            <w:r w:rsidRPr="00ED215B">
              <w:rPr>
                <w:rFonts w:ascii="Courier New" w:eastAsia="Times New Roman" w:hAnsi="Courier New" w:cs="Courier New"/>
                <w:i/>
                <w:iCs/>
                <w:color w:val="000000" w:themeColor="text1"/>
                <w:sz w:val="20"/>
              </w:rPr>
              <w:t>MANIFEST.MF</w:t>
            </w:r>
            <w:r w:rsidRPr="00ED215B">
              <w:rPr>
                <w:rFonts w:ascii="Arial" w:eastAsia="Times New Roman" w:hAnsi="Arial" w:cs="Arial"/>
                <w:color w:val="000000" w:themeColor="text1"/>
                <w:sz w:val="21"/>
                <w:szCs w:val="21"/>
              </w:rPr>
              <w:t xml:space="preserve"> file, and the fully qualified </w:t>
            </w:r>
            <w:proofErr w:type="spellStart"/>
            <w:r w:rsidRPr="00ED215B">
              <w:rPr>
                <w:rFonts w:ascii="Arial" w:eastAsia="Times New Roman" w:hAnsi="Arial" w:cs="Arial"/>
                <w:color w:val="000000" w:themeColor="text1"/>
                <w:sz w:val="21"/>
                <w:szCs w:val="21"/>
              </w:rPr>
              <w:t>classname</w:t>
            </w:r>
            <w:proofErr w:type="spellEnd"/>
            <w:r w:rsidRPr="00ED215B">
              <w:rPr>
                <w:rFonts w:ascii="Arial" w:eastAsia="Times New Roman" w:hAnsi="Arial" w:cs="Arial"/>
                <w:color w:val="000000" w:themeColor="text1"/>
                <w:sz w:val="21"/>
                <w:szCs w:val="21"/>
              </w:rPr>
              <w:t xml:space="preserve">.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platform:/</w:t>
            </w:r>
            <w:proofErr w:type="spellStart"/>
            <w:r w:rsidRPr="00ED215B">
              <w:rPr>
                <w:rFonts w:ascii="Arial" w:eastAsia="Times New Roman" w:hAnsi="Arial" w:cs="Arial"/>
                <w:color w:val="000000" w:themeColor="text1"/>
                <w:sz w:val="21"/>
                <w:szCs w:val="21"/>
              </w:rPr>
              <w:t>plugin</w:t>
            </w:r>
            <w:proofErr w:type="spellEnd"/>
            <w:r w:rsidRPr="00ED215B">
              <w:rPr>
                <w:rFonts w:ascii="Arial" w:eastAsia="Times New Roman" w:hAnsi="Arial" w:cs="Arial"/>
                <w:color w:val="000000" w:themeColor="text1"/>
                <w:sz w:val="21"/>
                <w:szCs w:val="21"/>
              </w:rPr>
              <w:t>/Bundle-</w:t>
            </w:r>
            <w:proofErr w:type="spellStart"/>
            <w:r w:rsidRPr="00ED215B">
              <w:rPr>
                <w:rFonts w:ascii="Arial" w:eastAsia="Times New Roman" w:hAnsi="Arial" w:cs="Arial"/>
                <w:color w:val="000000" w:themeColor="text1"/>
                <w:sz w:val="21"/>
                <w:szCs w:val="21"/>
              </w:rPr>
              <w:t>SymbolicName</w:t>
            </w:r>
            <w:proofErr w:type="spellEnd"/>
            <w:r w:rsidRPr="00ED215B">
              <w:rPr>
                <w:rFonts w:ascii="Arial" w:eastAsia="Times New Roman" w:hAnsi="Arial" w:cs="Arial"/>
                <w:color w:val="000000" w:themeColor="text1"/>
                <w:sz w:val="21"/>
                <w:szCs w:val="21"/>
              </w:rPr>
              <w:t>/ path/</w:t>
            </w:r>
            <w:proofErr w:type="spellStart"/>
            <w:r w:rsidRPr="00ED215B">
              <w:rPr>
                <w:rFonts w:ascii="Arial" w:eastAsia="Times New Roman" w:hAnsi="Arial" w:cs="Arial"/>
                <w:color w:val="000000" w:themeColor="text1"/>
                <w:sz w:val="21"/>
                <w:szCs w:val="21"/>
              </w:rPr>
              <w:t>filename.extension</w:t>
            </w:r>
            <w:proofErr w:type="spellEnd"/>
            <w:r w:rsidRPr="00ED215B">
              <w:rPr>
                <w:rFonts w:ascii="Arial" w:eastAsia="Times New Roman" w:hAnsi="Arial" w:cs="Arial"/>
                <w:color w:val="000000" w:themeColor="text1"/>
                <w:sz w:val="21"/>
                <w:szCs w:val="21"/>
              </w:rPr>
              <w:t xml:space="preserve"> </w:t>
            </w:r>
          </w:p>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Example:</w:t>
            </w:r>
          </w:p>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platform:/</w:t>
            </w:r>
            <w:proofErr w:type="spellStart"/>
            <w:r w:rsidRPr="00ED215B">
              <w:rPr>
                <w:rFonts w:ascii="Arial" w:eastAsia="Times New Roman" w:hAnsi="Arial" w:cs="Arial"/>
                <w:color w:val="000000" w:themeColor="text1"/>
                <w:sz w:val="21"/>
                <w:szCs w:val="21"/>
              </w:rPr>
              <w:t>plugin</w:t>
            </w:r>
            <w:proofErr w:type="spellEnd"/>
            <w:r w:rsidRPr="00ED215B">
              <w:rPr>
                <w:rFonts w:ascii="Arial" w:eastAsia="Times New Roman" w:hAnsi="Arial" w:cs="Arial"/>
                <w:color w:val="000000" w:themeColor="text1"/>
                <w:sz w:val="21"/>
                <w:szCs w:val="21"/>
              </w:rPr>
              <w:t xml:space="preserve">/test/icons/save_edit.gif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Identifier for a resource in the plug-in. "platform</w:t>
            </w:r>
            <w:proofErr w:type="gramStart"/>
            <w:r w:rsidRPr="00ED215B">
              <w:rPr>
                <w:rFonts w:ascii="Arial" w:eastAsia="Times New Roman" w:hAnsi="Arial" w:cs="Arial"/>
                <w:color w:val="000000" w:themeColor="text1"/>
                <w:sz w:val="21"/>
                <w:szCs w:val="21"/>
              </w:rPr>
              <w:t>:/</w:t>
            </w:r>
            <w:proofErr w:type="spellStart"/>
            <w:proofErr w:type="gramEnd"/>
            <w:r w:rsidRPr="00ED215B">
              <w:rPr>
                <w:rFonts w:ascii="Arial" w:eastAsia="Times New Roman" w:hAnsi="Arial" w:cs="Arial"/>
                <w:color w:val="000000" w:themeColor="text1"/>
                <w:sz w:val="21"/>
                <w:szCs w:val="21"/>
              </w:rPr>
              <w:t>plugin</w:t>
            </w:r>
            <w:proofErr w:type="spellEnd"/>
            <w:r w:rsidRPr="00ED215B">
              <w:rPr>
                <w:rFonts w:ascii="Arial" w:eastAsia="Times New Roman" w:hAnsi="Arial" w:cs="Arial"/>
                <w:color w:val="000000" w:themeColor="text1"/>
                <w:sz w:val="21"/>
                <w:szCs w:val="21"/>
              </w:rPr>
              <w:t>/" is a fixed schema, followed by the Bundle-</w:t>
            </w:r>
            <w:proofErr w:type="spellStart"/>
            <w:r w:rsidRPr="00ED215B">
              <w:rPr>
                <w:rFonts w:ascii="Arial" w:eastAsia="Times New Roman" w:hAnsi="Arial" w:cs="Arial"/>
                <w:color w:val="000000" w:themeColor="text1"/>
                <w:sz w:val="21"/>
                <w:szCs w:val="21"/>
              </w:rPr>
              <w:t>SymbolicName</w:t>
            </w:r>
            <w:proofErr w:type="spellEnd"/>
            <w:r w:rsidRPr="00ED215B">
              <w:rPr>
                <w:rFonts w:ascii="Arial" w:eastAsia="Times New Roman" w:hAnsi="Arial" w:cs="Arial"/>
                <w:color w:val="000000" w:themeColor="text1"/>
                <w:sz w:val="21"/>
                <w:szCs w:val="21"/>
              </w:rPr>
              <w:t xml:space="preserve"> of the </w:t>
            </w:r>
            <w:r w:rsidRPr="00ED215B">
              <w:rPr>
                <w:rFonts w:ascii="Courier New" w:eastAsia="Times New Roman" w:hAnsi="Courier New" w:cs="Courier New"/>
                <w:i/>
                <w:iCs/>
                <w:color w:val="000000" w:themeColor="text1"/>
                <w:sz w:val="20"/>
              </w:rPr>
              <w:t>MANIFEST.MF</w:t>
            </w:r>
            <w:r w:rsidRPr="00ED215B">
              <w:rPr>
                <w:rFonts w:ascii="Arial" w:eastAsia="Times New Roman" w:hAnsi="Arial" w:cs="Arial"/>
                <w:color w:val="000000" w:themeColor="text1"/>
                <w:sz w:val="21"/>
                <w:szCs w:val="21"/>
              </w:rPr>
              <w:t xml:space="preserve"> file, followed by the path to the file and the filename. </w:t>
            </w:r>
          </w:p>
        </w:tc>
      </w:tr>
    </w:tbl>
    <w:p w:rsidR="00ED215B" w:rsidRPr="00ED215B" w:rsidRDefault="00ED215B" w:rsidP="00ED215B">
      <w:pPr>
        <w:shd w:val="clear" w:color="auto" w:fill="FFFFFF"/>
        <w:spacing w:after="0" w:line="240" w:lineRule="auto"/>
        <w:rPr>
          <w:ins w:id="539" w:author="Unknown"/>
          <w:rFonts w:ascii="Arial" w:eastAsia="Times New Roman" w:hAnsi="Arial" w:cs="Arial"/>
          <w:color w:val="000000" w:themeColor="text1"/>
          <w:sz w:val="24"/>
          <w:szCs w:val="24"/>
        </w:rPr>
      </w:pPr>
    </w:p>
    <w:p w:rsidR="00ED215B" w:rsidRPr="00ED215B" w:rsidRDefault="00ED215B" w:rsidP="00ED215B">
      <w:pPr>
        <w:shd w:val="clear" w:color="auto" w:fill="FFFFFF"/>
        <w:spacing w:after="0" w:line="240" w:lineRule="auto"/>
        <w:outlineLvl w:val="2"/>
        <w:rPr>
          <w:ins w:id="540" w:author="Unknown"/>
          <w:rFonts w:ascii="Arial" w:eastAsia="Times New Roman" w:hAnsi="Arial" w:cs="Arial"/>
          <w:b/>
          <w:bCs/>
          <w:color w:val="000000" w:themeColor="text1"/>
          <w:sz w:val="30"/>
          <w:szCs w:val="30"/>
        </w:rPr>
      </w:pPr>
      <w:bookmarkStart w:id="541" w:name="plugin_creatinge4_editor"/>
      <w:bookmarkEnd w:id="541"/>
      <w:ins w:id="542" w:author="Unknown">
        <w:r w:rsidRPr="00ED215B">
          <w:rPr>
            <w:rFonts w:ascii="Arial" w:eastAsia="Times New Roman" w:hAnsi="Arial" w:cs="Arial"/>
            <w:b/>
            <w:bCs/>
            <w:color w:val="000000" w:themeColor="text1"/>
            <w:sz w:val="30"/>
            <w:szCs w:val="30"/>
          </w:rPr>
          <w:t xml:space="preserve">5.5. Application model editor </w:t>
        </w:r>
      </w:ins>
    </w:p>
    <w:p w:rsidR="00ED215B" w:rsidRPr="00ED215B" w:rsidRDefault="00ED215B" w:rsidP="00ED215B">
      <w:pPr>
        <w:shd w:val="clear" w:color="auto" w:fill="FFFFFF"/>
        <w:spacing w:before="100" w:beforeAutospacing="1" w:after="100" w:afterAutospacing="1" w:line="240" w:lineRule="auto"/>
        <w:ind w:left="150" w:right="150"/>
        <w:rPr>
          <w:ins w:id="543" w:author="Unknown"/>
          <w:rFonts w:ascii="Arial" w:eastAsia="Times New Roman" w:hAnsi="Arial" w:cs="Arial"/>
          <w:color w:val="000000" w:themeColor="text1"/>
          <w:sz w:val="24"/>
          <w:szCs w:val="24"/>
        </w:rPr>
      </w:pPr>
      <w:ins w:id="544" w:author="Unknown">
        <w:r w:rsidRPr="00ED215B">
          <w:rPr>
            <w:rFonts w:ascii="Arial" w:eastAsia="Times New Roman" w:hAnsi="Arial" w:cs="Arial"/>
            <w:color w:val="000000" w:themeColor="text1"/>
            <w:sz w:val="24"/>
            <w:szCs w:val="24"/>
          </w:rPr>
          <w:t xml:space="preserve">The Eclipse tooling project provides an editor which makes it easier to work on an application model. </w:t>
        </w:r>
      </w:ins>
    </w:p>
    <w:p w:rsidR="00ED215B" w:rsidRPr="00ED215B" w:rsidRDefault="00ED215B" w:rsidP="00ED215B">
      <w:pPr>
        <w:shd w:val="clear" w:color="auto" w:fill="FFFFFF"/>
        <w:spacing w:before="100" w:beforeAutospacing="1" w:after="100" w:afterAutospacing="1" w:line="240" w:lineRule="auto"/>
        <w:ind w:left="150" w:right="150"/>
        <w:rPr>
          <w:ins w:id="545" w:author="Unknown"/>
          <w:rFonts w:ascii="Arial" w:eastAsia="Times New Roman" w:hAnsi="Arial" w:cs="Arial"/>
          <w:color w:val="000000" w:themeColor="text1"/>
          <w:sz w:val="24"/>
          <w:szCs w:val="24"/>
        </w:rPr>
      </w:pPr>
      <w:ins w:id="546" w:author="Unknown">
        <w:r w:rsidRPr="00ED215B">
          <w:rPr>
            <w:rFonts w:ascii="Arial" w:eastAsia="Times New Roman" w:hAnsi="Arial" w:cs="Arial"/>
            <w:color w:val="000000" w:themeColor="text1"/>
            <w:sz w:val="24"/>
            <w:szCs w:val="24"/>
          </w:rPr>
          <w:t xml:space="preserve">To open the model editor double-click on your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(or right click on it and select </w:t>
        </w:r>
        <w:r w:rsidRPr="00ED215B">
          <w:rPr>
            <w:rFonts w:ascii="Arial" w:eastAsia="Times New Roman" w:hAnsi="Arial" w:cs="Arial"/>
            <w:i/>
            <w:iCs/>
            <w:color w:val="000000" w:themeColor="text1"/>
            <w:sz w:val="24"/>
            <w:szCs w:val="24"/>
          </w:rPr>
          <w:t>Open With</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 xml:space="preserve">Eclipse 4 model </w:t>
        </w:r>
        <w:proofErr w:type="gramStart"/>
        <w:r w:rsidRPr="00ED215B">
          <w:rPr>
            <w:rFonts w:ascii="Arial" w:eastAsia="Times New Roman" w:hAnsi="Arial" w:cs="Arial"/>
            <w:i/>
            <w:iCs/>
            <w:color w:val="000000" w:themeColor="text1"/>
            <w:sz w:val="24"/>
            <w:szCs w:val="24"/>
          </w:rPr>
          <w:t xml:space="preserve">editor </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54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6858000" cy="5200650"/>
            <wp:effectExtent l="19050" t="0" r="0" b="0"/>
            <wp:docPr id="31" name="图片 31" descr="Open editor for the Eclipse modeled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pen editor for the Eclipse modeled workbench"/>
                    <pic:cNvPicPr>
                      <a:picLocks noChangeAspect="1" noChangeArrowheads="1"/>
                    </pic:cNvPicPr>
                  </pic:nvPicPr>
                  <pic:blipFill>
                    <a:blip r:embed="rId18"/>
                    <a:srcRect/>
                    <a:stretch>
                      <a:fillRect/>
                    </a:stretch>
                  </pic:blipFill>
                  <pic:spPr bwMode="auto">
                    <a:xfrm>
                      <a:off x="0" y="0"/>
                      <a:ext cx="6858000" cy="52006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548" w:author="Unknown"/>
          <w:rFonts w:ascii="Arial" w:eastAsia="Times New Roman" w:hAnsi="Arial" w:cs="Arial"/>
          <w:color w:val="000000" w:themeColor="text1"/>
          <w:sz w:val="24"/>
          <w:szCs w:val="24"/>
        </w:rPr>
      </w:pPr>
      <w:ins w:id="549" w:author="Unknown">
        <w:r w:rsidRPr="00ED215B">
          <w:rPr>
            <w:rFonts w:ascii="Arial" w:eastAsia="Times New Roman" w:hAnsi="Arial" w:cs="Arial"/>
            <w:color w:val="000000" w:themeColor="text1"/>
            <w:sz w:val="24"/>
            <w:szCs w:val="24"/>
          </w:rPr>
          <w:t xml:space="preserve">The model editor has several preference settings which can be reached via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Preferences</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Model Editor</w:t>
        </w:r>
        <w:r w:rsidRPr="00ED215B">
          <w:rPr>
            <w:rFonts w:ascii="Arial" w:eastAsia="Times New Roman" w:hAnsi="Arial" w:cs="Arial"/>
            <w:color w:val="000000" w:themeColor="text1"/>
            <w:sz w:val="24"/>
            <w:szCs w:val="24"/>
          </w:rPr>
          <w:t xml:space="preserve">. The following screenshot shows the preference page. </w:t>
        </w:r>
      </w:ins>
    </w:p>
    <w:p w:rsidR="00ED215B" w:rsidRPr="00ED215B" w:rsidRDefault="00ED215B" w:rsidP="00ED215B">
      <w:pPr>
        <w:shd w:val="clear" w:color="auto" w:fill="FFFFFF"/>
        <w:spacing w:after="0" w:line="240" w:lineRule="auto"/>
        <w:rPr>
          <w:ins w:id="550"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781675" cy="5219700"/>
            <wp:effectExtent l="19050" t="0" r="9525" b="0"/>
            <wp:docPr id="32" name="图片 32" descr="Preference Page for the mode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ference Page for the model editor"/>
                    <pic:cNvPicPr>
                      <a:picLocks noChangeAspect="1" noChangeArrowheads="1"/>
                    </pic:cNvPicPr>
                  </pic:nvPicPr>
                  <pic:blipFill>
                    <a:blip r:embed="rId19"/>
                    <a:srcRect/>
                    <a:stretch>
                      <a:fillRect/>
                    </a:stretch>
                  </pic:blipFill>
                  <pic:spPr bwMode="auto">
                    <a:xfrm>
                      <a:off x="0" y="0"/>
                      <a:ext cx="5781675" cy="52197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551" w:author="Unknown"/>
          <w:rFonts w:ascii="Arial" w:eastAsia="Times New Roman" w:hAnsi="Arial" w:cs="Arial"/>
          <w:b/>
          <w:bCs/>
          <w:color w:val="000000" w:themeColor="text1"/>
          <w:sz w:val="30"/>
          <w:szCs w:val="30"/>
        </w:rPr>
      </w:pPr>
      <w:bookmarkStart w:id="552" w:name="model_supplementary"/>
      <w:bookmarkEnd w:id="552"/>
      <w:ins w:id="553" w:author="Unknown">
        <w:r w:rsidRPr="00ED215B">
          <w:rPr>
            <w:rFonts w:ascii="Arial" w:eastAsia="Times New Roman" w:hAnsi="Arial" w:cs="Arial"/>
            <w:b/>
            <w:bCs/>
            <w:color w:val="000000" w:themeColor="text1"/>
            <w:sz w:val="30"/>
            <w:szCs w:val="30"/>
          </w:rPr>
          <w:t xml:space="preserve">5.6. Supplementary </w:t>
        </w:r>
      </w:ins>
    </w:p>
    <w:p w:rsidR="00ED215B" w:rsidRPr="00ED215B" w:rsidRDefault="00ED215B" w:rsidP="00ED215B">
      <w:pPr>
        <w:shd w:val="clear" w:color="auto" w:fill="FFFFFF"/>
        <w:spacing w:before="100" w:beforeAutospacing="1" w:after="100" w:afterAutospacing="1" w:line="240" w:lineRule="auto"/>
        <w:ind w:left="150" w:right="150"/>
        <w:rPr>
          <w:ins w:id="554" w:author="Unknown"/>
          <w:rFonts w:ascii="Arial" w:eastAsia="Times New Roman" w:hAnsi="Arial" w:cs="Arial"/>
          <w:color w:val="000000" w:themeColor="text1"/>
          <w:sz w:val="24"/>
          <w:szCs w:val="24"/>
        </w:rPr>
      </w:pPr>
      <w:ins w:id="555" w:author="Unknown">
        <w:r w:rsidRPr="00ED215B">
          <w:rPr>
            <w:rFonts w:ascii="Arial" w:eastAsia="Times New Roman" w:hAnsi="Arial" w:cs="Arial"/>
            <w:color w:val="000000" w:themeColor="text1"/>
            <w:sz w:val="24"/>
            <w:szCs w:val="24"/>
          </w:rPr>
          <w:t xml:space="preserve">The </w:t>
        </w:r>
        <w:r w:rsidRPr="00ED215B">
          <w:rPr>
            <w:rFonts w:ascii="Arial" w:eastAsia="Times New Roman" w:hAnsi="Arial" w:cs="Arial"/>
            <w:i/>
            <w:iCs/>
            <w:color w:val="000000" w:themeColor="text1"/>
            <w:sz w:val="24"/>
            <w:szCs w:val="24"/>
          </w:rPr>
          <w:t>Supplementary</w:t>
        </w:r>
        <w:r w:rsidRPr="00ED215B">
          <w:rPr>
            <w:rFonts w:ascii="Arial" w:eastAsia="Times New Roman" w:hAnsi="Arial" w:cs="Arial"/>
            <w:color w:val="000000" w:themeColor="text1"/>
            <w:sz w:val="24"/>
            <w:szCs w:val="24"/>
          </w:rPr>
          <w:t xml:space="preserve"> tab in the model editor allows </w:t>
        </w:r>
        <w:proofErr w:type="gramStart"/>
        <w:r w:rsidRPr="00ED215B">
          <w:rPr>
            <w:rFonts w:ascii="Arial" w:eastAsia="Times New Roman" w:hAnsi="Arial" w:cs="Arial"/>
            <w:color w:val="000000" w:themeColor="text1"/>
            <w:sz w:val="24"/>
            <w:szCs w:val="24"/>
          </w:rPr>
          <w:t>to enter</w:t>
        </w:r>
        <w:proofErr w:type="gramEnd"/>
        <w:r w:rsidRPr="00ED215B">
          <w:rPr>
            <w:rFonts w:ascii="Arial" w:eastAsia="Times New Roman" w:hAnsi="Arial" w:cs="Arial"/>
            <w:color w:val="000000" w:themeColor="text1"/>
            <w:sz w:val="24"/>
            <w:szCs w:val="24"/>
          </w:rPr>
          <w:t xml:space="preserve"> additional information about a model element. </w:t>
        </w:r>
      </w:ins>
    </w:p>
    <w:p w:rsidR="00ED215B" w:rsidRPr="00ED215B" w:rsidRDefault="00ED215B" w:rsidP="00ED215B">
      <w:pPr>
        <w:shd w:val="clear" w:color="auto" w:fill="FFFFFF"/>
        <w:spacing w:before="100" w:beforeAutospacing="1" w:after="100" w:afterAutospacing="1" w:line="240" w:lineRule="auto"/>
        <w:ind w:left="150" w:right="150"/>
        <w:rPr>
          <w:ins w:id="556" w:author="Unknown"/>
          <w:rFonts w:ascii="Arial" w:eastAsia="Times New Roman" w:hAnsi="Arial" w:cs="Arial"/>
          <w:color w:val="000000" w:themeColor="text1"/>
          <w:sz w:val="24"/>
          <w:szCs w:val="24"/>
        </w:rPr>
      </w:pPr>
      <w:ins w:id="557" w:author="Unknown">
        <w:r w:rsidRPr="00ED215B">
          <w:rPr>
            <w:rFonts w:ascii="Arial" w:eastAsia="Times New Roman" w:hAnsi="Arial" w:cs="Arial"/>
            <w:color w:val="000000" w:themeColor="text1"/>
            <w:sz w:val="24"/>
            <w:szCs w:val="24"/>
          </w:rPr>
          <w:lastRenderedPageBreak/>
          <w:t xml:space="preserve">All model elements allow </w:t>
        </w:r>
        <w:proofErr w:type="gramStart"/>
        <w:r w:rsidRPr="00ED215B">
          <w:rPr>
            <w:rFonts w:ascii="Arial" w:eastAsia="Times New Roman" w:hAnsi="Arial" w:cs="Arial"/>
            <w:color w:val="000000" w:themeColor="text1"/>
            <w:sz w:val="24"/>
            <w:szCs w:val="24"/>
          </w:rPr>
          <w:t>to enter</w:t>
        </w:r>
        <w:proofErr w:type="gramEnd"/>
        <w:r w:rsidRPr="00ED215B">
          <w:rPr>
            <w:rFonts w:ascii="Arial" w:eastAsia="Times New Roman" w:hAnsi="Arial" w:cs="Arial"/>
            <w:color w:val="000000" w:themeColor="text1"/>
            <w:sz w:val="24"/>
            <w:szCs w:val="24"/>
          </w:rPr>
          <w:t xml:space="preserve"> </w:t>
        </w:r>
        <w:r w:rsidRPr="00ED215B">
          <w:rPr>
            <w:rFonts w:ascii="Courier New" w:eastAsia="Times New Roman" w:hAnsi="Courier New" w:cs="Courier New"/>
            <w:i/>
            <w:iCs/>
            <w:color w:val="000000" w:themeColor="text1"/>
            <w:sz w:val="20"/>
          </w:rPr>
          <w:t>Tags</w:t>
        </w:r>
        <w:r w:rsidRPr="00ED215B">
          <w:rPr>
            <w:rFonts w:ascii="Arial" w:eastAsia="Times New Roman" w:hAnsi="Arial" w:cs="Arial"/>
            <w:color w:val="000000" w:themeColor="text1"/>
            <w:sz w:val="24"/>
            <w:szCs w:val="24"/>
          </w:rPr>
          <w:t xml:space="preserve">. These </w:t>
        </w:r>
        <w:r w:rsidRPr="00ED215B">
          <w:rPr>
            <w:rFonts w:ascii="Courier New" w:eastAsia="Times New Roman" w:hAnsi="Courier New" w:cs="Courier New"/>
            <w:i/>
            <w:iCs/>
            <w:color w:val="000000" w:themeColor="text1"/>
            <w:sz w:val="20"/>
          </w:rPr>
          <w:t>Tags</w:t>
        </w:r>
        <w:r w:rsidRPr="00ED215B">
          <w:rPr>
            <w:rFonts w:ascii="Arial" w:eastAsia="Times New Roman" w:hAnsi="Arial" w:cs="Arial"/>
            <w:color w:val="000000" w:themeColor="text1"/>
            <w:sz w:val="24"/>
            <w:szCs w:val="24"/>
          </w:rPr>
          <w:t xml:space="preserve"> can be used by the Eclipse platform to select the related model elements via the </w:t>
        </w:r>
        <w:proofErr w:type="spellStart"/>
        <w:r w:rsidRPr="00ED215B">
          <w:rPr>
            <w:rFonts w:ascii="Arial" w:eastAsia="Times New Roman" w:hAnsi="Arial" w:cs="Arial"/>
            <w:i/>
            <w:iCs/>
            <w:color w:val="000000" w:themeColor="text1"/>
            <w:sz w:val="24"/>
            <w:szCs w:val="24"/>
          </w:rPr>
          <w:t>ModelService</w:t>
        </w:r>
        <w:proofErr w:type="spellEnd"/>
        <w:r w:rsidRPr="00ED215B">
          <w:rPr>
            <w:rFonts w:ascii="Arial" w:eastAsia="Times New Roman" w:hAnsi="Arial" w:cs="Arial"/>
            <w:color w:val="000000" w:themeColor="text1"/>
            <w:sz w:val="24"/>
            <w:szCs w:val="24"/>
          </w:rPr>
          <w:t xml:space="preserve">. By default Eclipse uses some predefined </w:t>
        </w:r>
        <w:r w:rsidRPr="00ED215B">
          <w:rPr>
            <w:rFonts w:ascii="Courier New" w:eastAsia="Times New Roman" w:hAnsi="Courier New" w:cs="Courier New"/>
            <w:i/>
            <w:iCs/>
            <w:color w:val="000000" w:themeColor="text1"/>
            <w:sz w:val="20"/>
          </w:rPr>
          <w:t>Tags</w:t>
        </w:r>
        <w:r w:rsidRPr="00ED215B">
          <w:rPr>
            <w:rFonts w:ascii="Arial" w:eastAsia="Times New Roman" w:hAnsi="Arial" w:cs="Arial"/>
            <w:color w:val="000000" w:themeColor="text1"/>
            <w:sz w:val="24"/>
            <w:szCs w:val="24"/>
          </w:rPr>
          <w:t xml:space="preserve"> to determine the state of certain model elements. For example the </w:t>
        </w:r>
        <w:proofErr w:type="spellStart"/>
        <w:r w:rsidRPr="00ED215B">
          <w:rPr>
            <w:rFonts w:ascii="Courier New" w:eastAsia="Times New Roman" w:hAnsi="Courier New" w:cs="Courier New"/>
            <w:i/>
            <w:iCs/>
            <w:color w:val="000000" w:themeColor="text1"/>
            <w:sz w:val="20"/>
          </w:rPr>
          <w:t>shellMaximized</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Courier New" w:eastAsia="Times New Roman" w:hAnsi="Courier New" w:cs="Courier New"/>
            <w:i/>
            <w:iCs/>
            <w:color w:val="000000" w:themeColor="text1"/>
            <w:sz w:val="20"/>
          </w:rPr>
          <w:t>shellMinimized</w:t>
        </w:r>
        <w:proofErr w:type="spellEnd"/>
        <w:r w:rsidRPr="00ED215B">
          <w:rPr>
            <w:rFonts w:ascii="Arial" w:eastAsia="Times New Roman" w:hAnsi="Arial" w:cs="Arial"/>
            <w:color w:val="000000" w:themeColor="text1"/>
            <w:sz w:val="24"/>
            <w:szCs w:val="24"/>
          </w:rPr>
          <w:t xml:space="preserve"> tag on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is used by Eclipse to determine if the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should be maximized or minimized. </w:t>
        </w:r>
      </w:ins>
    </w:p>
    <w:p w:rsidR="00ED215B" w:rsidRPr="00ED215B" w:rsidRDefault="00ED215B" w:rsidP="00ED215B">
      <w:pPr>
        <w:shd w:val="clear" w:color="auto" w:fill="FFFFFF"/>
        <w:spacing w:before="100" w:beforeAutospacing="1" w:after="100" w:afterAutospacing="1" w:line="240" w:lineRule="auto"/>
        <w:ind w:left="150" w:right="150"/>
        <w:rPr>
          <w:ins w:id="558" w:author="Unknown"/>
          <w:rFonts w:ascii="Arial" w:eastAsia="Times New Roman" w:hAnsi="Arial" w:cs="Arial"/>
          <w:color w:val="000000" w:themeColor="text1"/>
          <w:sz w:val="24"/>
          <w:szCs w:val="24"/>
        </w:rPr>
      </w:pPr>
      <w:ins w:id="559" w:author="Unknown">
        <w:r w:rsidRPr="00ED215B">
          <w:rPr>
            <w:rFonts w:ascii="Arial" w:eastAsia="Times New Roman" w:hAnsi="Arial" w:cs="Arial"/>
            <w:color w:val="000000" w:themeColor="text1"/>
            <w:sz w:val="24"/>
            <w:szCs w:val="24"/>
          </w:rPr>
          <w:t xml:space="preserve">The following screenshot shows how to define the maximization of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560"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4800600" cy="4448175"/>
            <wp:effectExtent l="19050" t="0" r="0" b="0"/>
            <wp:docPr id="33" name="图片 33" descr="Supplementary info for a Window to set it to 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upplementary info for a Window to set it to maximize"/>
                    <pic:cNvPicPr>
                      <a:picLocks noChangeAspect="1" noChangeArrowheads="1"/>
                    </pic:cNvPicPr>
                  </pic:nvPicPr>
                  <pic:blipFill>
                    <a:blip r:embed="rId20"/>
                    <a:srcRect/>
                    <a:stretch>
                      <a:fillRect/>
                    </a:stretch>
                  </pic:blipFill>
                  <pic:spPr bwMode="auto">
                    <a:xfrm>
                      <a:off x="0" y="0"/>
                      <a:ext cx="4800600" cy="44481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561" w:author="Unknown"/>
          <w:rFonts w:ascii="Arial" w:eastAsia="Times New Roman" w:hAnsi="Arial" w:cs="Arial"/>
          <w:color w:val="000000" w:themeColor="text1"/>
          <w:sz w:val="24"/>
          <w:szCs w:val="24"/>
        </w:rPr>
      </w:pPr>
      <w:ins w:id="562" w:author="Unknown">
        <w:r w:rsidRPr="00ED215B">
          <w:rPr>
            <w:rFonts w:ascii="Arial" w:eastAsia="Times New Roman" w:hAnsi="Arial" w:cs="Arial"/>
            <w:color w:val="000000" w:themeColor="text1"/>
            <w:sz w:val="24"/>
            <w:szCs w:val="24"/>
          </w:rPr>
          <w:lastRenderedPageBreak/>
          <w:t xml:space="preserve">Model elements allow also to have persisted state. If you retrieve the model element you can get and set this persisted state.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63" w:author="Unknown"/>
          <w:rFonts w:ascii="Lucida Console" w:eastAsia="Times New Roman" w:hAnsi="Lucida Console" w:cs="Courier New"/>
          <w:color w:val="000000" w:themeColor="text1"/>
          <w:sz w:val="19"/>
          <w:szCs w:val="19"/>
        </w:rPr>
      </w:pPr>
      <w:ins w:id="564" w:author="Unknown">
        <w:r w:rsidRPr="00ED215B">
          <w:rPr>
            <w:rFonts w:ascii="Lucida Console" w:eastAsia="Times New Roman" w:hAnsi="Lucida Console" w:cs="Courier New"/>
            <w:i/>
            <w:iCs/>
            <w:color w:val="000000" w:themeColor="text1"/>
            <w:sz w:val="19"/>
          </w:rPr>
          <w:t xml:space="preserve">// </w:t>
        </w:r>
        <w:proofErr w:type="spellStart"/>
        <w:r w:rsidRPr="00ED215B">
          <w:rPr>
            <w:rFonts w:ascii="Lucida Console" w:eastAsia="Times New Roman" w:hAnsi="Lucida Console" w:cs="Courier New"/>
            <w:i/>
            <w:iCs/>
            <w:color w:val="000000" w:themeColor="text1"/>
            <w:sz w:val="19"/>
          </w:rPr>
          <w:t>modelObject</w:t>
        </w:r>
        <w:proofErr w:type="spellEnd"/>
        <w:r w:rsidRPr="00ED215B">
          <w:rPr>
            <w:rFonts w:ascii="Lucida Console" w:eastAsia="Times New Roman" w:hAnsi="Lucida Console" w:cs="Courier New"/>
            <w:i/>
            <w:iCs/>
            <w:color w:val="000000" w:themeColor="text1"/>
            <w:sz w:val="19"/>
          </w:rPr>
          <w:t xml:space="preserve"> is the model object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65" w:author="Unknown"/>
          <w:rFonts w:ascii="Lucida Console" w:eastAsia="Times New Roman" w:hAnsi="Lucida Console" w:cs="Courier New"/>
          <w:color w:val="000000" w:themeColor="text1"/>
          <w:sz w:val="19"/>
          <w:szCs w:val="19"/>
        </w:rPr>
      </w:pPr>
      <w:ins w:id="566" w:author="Unknown">
        <w:r w:rsidRPr="00ED215B">
          <w:rPr>
            <w:rFonts w:ascii="Lucida Console" w:eastAsia="Times New Roman" w:hAnsi="Lucida Console" w:cs="Courier New"/>
            <w:i/>
            <w:iCs/>
            <w:color w:val="000000" w:themeColor="text1"/>
            <w:sz w:val="19"/>
          </w:rPr>
          <w:t>// retrieved via dependency injection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67"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68" w:author="Unknown"/>
          <w:rFonts w:ascii="Lucida Console" w:eastAsia="Times New Roman" w:hAnsi="Lucida Console" w:cs="Courier New"/>
          <w:color w:val="000000" w:themeColor="text1"/>
          <w:sz w:val="19"/>
          <w:szCs w:val="19"/>
        </w:rPr>
      </w:pPr>
      <w:ins w:id="569" w:author="Unknown">
        <w:r w:rsidRPr="00ED215B">
          <w:rPr>
            <w:rFonts w:ascii="Lucida Console" w:eastAsia="Times New Roman" w:hAnsi="Lucida Console" w:cs="Courier New"/>
            <w:i/>
            <w:iCs/>
            <w:color w:val="000000" w:themeColor="text1"/>
            <w:sz w:val="19"/>
          </w:rPr>
          <w:t>// Get the state by the "</w:t>
        </w:r>
        <w:proofErr w:type="spellStart"/>
        <w:r w:rsidRPr="00ED215B">
          <w:rPr>
            <w:rFonts w:ascii="Lucida Console" w:eastAsia="Times New Roman" w:hAnsi="Lucida Console" w:cs="Courier New"/>
            <w:i/>
            <w:iCs/>
            <w:color w:val="000000" w:themeColor="text1"/>
            <w:sz w:val="19"/>
          </w:rPr>
          <w:t>yourKey</w:t>
        </w:r>
        <w:proofErr w:type="spellEnd"/>
        <w:r w:rsidRPr="00ED215B">
          <w:rPr>
            <w:rFonts w:ascii="Lucida Console" w:eastAsia="Times New Roman" w:hAnsi="Lucida Console" w:cs="Courier New"/>
            <w:i/>
            <w:iCs/>
            <w:color w:val="000000" w:themeColor="text1"/>
            <w:sz w:val="19"/>
          </w:rPr>
          <w:t>" key</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70" w:author="Unknown"/>
          <w:rFonts w:ascii="Lucida Console" w:eastAsia="Times New Roman" w:hAnsi="Lucida Console" w:cs="Courier New"/>
          <w:color w:val="000000" w:themeColor="text1"/>
          <w:sz w:val="19"/>
          <w:szCs w:val="19"/>
        </w:rPr>
      </w:pPr>
      <w:ins w:id="571" w:author="Unknown">
        <w:r w:rsidRPr="00ED215B">
          <w:rPr>
            <w:rFonts w:ascii="Lucida Console" w:eastAsia="Times New Roman" w:hAnsi="Lucida Console" w:cs="Courier New"/>
            <w:color w:val="000000" w:themeColor="text1"/>
            <w:sz w:val="19"/>
            <w:szCs w:val="19"/>
          </w:rPr>
          <w:t xml:space="preserve">String state = </w:t>
        </w:r>
        <w:proofErr w:type="spellStart"/>
        <w:proofErr w:type="gramStart"/>
        <w:r w:rsidRPr="00ED215B">
          <w:rPr>
            <w:rFonts w:ascii="Lucida Console" w:eastAsia="Times New Roman" w:hAnsi="Lucida Console" w:cs="Courier New"/>
            <w:color w:val="000000" w:themeColor="text1"/>
            <w:sz w:val="19"/>
            <w:szCs w:val="19"/>
          </w:rPr>
          <w:t>addon.getPersistedState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).get(</w:t>
        </w:r>
        <w:proofErr w:type="spellStart"/>
        <w:r w:rsidRPr="00ED215B">
          <w:rPr>
            <w:rFonts w:ascii="Lucida Console" w:eastAsia="Times New Roman" w:hAnsi="Lucida Console" w:cs="Courier New"/>
            <w:color w:val="000000" w:themeColor="text1"/>
            <w:sz w:val="19"/>
            <w:szCs w:val="19"/>
          </w:rPr>
          <w:t>yourKey</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72"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73" w:author="Unknown"/>
          <w:rFonts w:ascii="Lucida Console" w:eastAsia="Times New Roman" w:hAnsi="Lucida Console" w:cs="Courier New"/>
          <w:color w:val="000000" w:themeColor="text1"/>
          <w:sz w:val="19"/>
          <w:szCs w:val="19"/>
        </w:rPr>
      </w:pPr>
      <w:ins w:id="574" w:author="Unknown">
        <w:r w:rsidRPr="00ED215B">
          <w:rPr>
            <w:rFonts w:ascii="Lucida Console" w:eastAsia="Times New Roman" w:hAnsi="Lucida Console" w:cs="Courier New"/>
            <w:i/>
            <w:iCs/>
            <w:color w:val="000000" w:themeColor="text1"/>
            <w:sz w:val="19"/>
          </w:rPr>
          <w:t>// Store the state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575" w:author="Unknown"/>
          <w:rFonts w:ascii="Lucida Console" w:eastAsia="Times New Roman" w:hAnsi="Lucida Console" w:cs="Courier New"/>
          <w:color w:val="000000" w:themeColor="text1"/>
          <w:sz w:val="19"/>
          <w:szCs w:val="19"/>
        </w:rPr>
      </w:pPr>
      <w:proofErr w:type="spellStart"/>
      <w:proofErr w:type="gramStart"/>
      <w:ins w:id="576" w:author="Unknown">
        <w:r w:rsidRPr="00ED215B">
          <w:rPr>
            <w:rFonts w:ascii="Lucida Console" w:eastAsia="Times New Roman" w:hAnsi="Lucida Console" w:cs="Courier New"/>
            <w:color w:val="000000" w:themeColor="text1"/>
            <w:sz w:val="19"/>
            <w:szCs w:val="19"/>
          </w:rPr>
          <w:t>modelObject.getPersistedState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).put(</w:t>
        </w:r>
        <w:proofErr w:type="spellStart"/>
        <w:r w:rsidRPr="00ED215B">
          <w:rPr>
            <w:rFonts w:ascii="Lucida Console" w:eastAsia="Times New Roman" w:hAnsi="Lucida Console" w:cs="Courier New"/>
            <w:color w:val="000000" w:themeColor="text1"/>
            <w:sz w:val="19"/>
            <w:szCs w:val="19"/>
          </w:rPr>
          <w:t>yourKey</w:t>
        </w:r>
        <w:proofErr w:type="spellEnd"/>
        <w:r w:rsidRPr="00ED215B">
          <w:rPr>
            <w:rFonts w:ascii="Lucida Console" w:eastAsia="Times New Roman" w:hAnsi="Lucida Console" w:cs="Courier New"/>
            <w:color w:val="000000" w:themeColor="text1"/>
            <w:sz w:val="19"/>
            <w:szCs w:val="19"/>
          </w:rPr>
          <w:t xml:space="preserve">, state) </w:t>
        </w:r>
      </w:ins>
    </w:p>
    <w:p w:rsidR="00ED215B" w:rsidRPr="00ED215B" w:rsidRDefault="00ED215B" w:rsidP="00ED215B">
      <w:pPr>
        <w:shd w:val="clear" w:color="auto" w:fill="FFFFFF"/>
        <w:spacing w:after="0" w:line="240" w:lineRule="auto"/>
        <w:outlineLvl w:val="2"/>
        <w:rPr>
          <w:ins w:id="577" w:author="Unknown"/>
          <w:rFonts w:ascii="Arial" w:eastAsia="Times New Roman" w:hAnsi="Arial" w:cs="Arial"/>
          <w:b/>
          <w:bCs/>
          <w:color w:val="000000" w:themeColor="text1"/>
          <w:sz w:val="30"/>
          <w:szCs w:val="30"/>
        </w:rPr>
      </w:pPr>
      <w:bookmarkStart w:id="578" w:name="modelruntime"/>
      <w:bookmarkEnd w:id="578"/>
      <w:ins w:id="579" w:author="Unknown">
        <w:r w:rsidRPr="00ED215B">
          <w:rPr>
            <w:rFonts w:ascii="Arial" w:eastAsia="Times New Roman" w:hAnsi="Arial" w:cs="Arial"/>
            <w:b/>
            <w:bCs/>
            <w:color w:val="000000" w:themeColor="text1"/>
            <w:sz w:val="30"/>
            <w:szCs w:val="30"/>
          </w:rPr>
          <w:t xml:space="preserve">5.7. Model access at runtime </w:t>
        </w:r>
      </w:ins>
    </w:p>
    <w:p w:rsidR="00ED215B" w:rsidRPr="00ED215B" w:rsidRDefault="00ED215B" w:rsidP="00ED215B">
      <w:pPr>
        <w:shd w:val="clear" w:color="auto" w:fill="FFFFFF"/>
        <w:spacing w:before="100" w:beforeAutospacing="1" w:after="100" w:afterAutospacing="1" w:line="240" w:lineRule="auto"/>
        <w:ind w:left="150" w:right="150"/>
        <w:rPr>
          <w:ins w:id="580" w:author="Unknown"/>
          <w:rFonts w:ascii="Arial" w:eastAsia="Times New Roman" w:hAnsi="Arial" w:cs="Arial"/>
          <w:color w:val="000000" w:themeColor="text1"/>
          <w:sz w:val="24"/>
          <w:szCs w:val="24"/>
        </w:rPr>
      </w:pPr>
      <w:ins w:id="581" w:author="Unknown">
        <w:r w:rsidRPr="00ED215B">
          <w:rPr>
            <w:rFonts w:ascii="Arial" w:eastAsia="Times New Roman" w:hAnsi="Arial" w:cs="Arial"/>
            <w:color w:val="000000" w:themeColor="text1"/>
            <w:sz w:val="24"/>
            <w:szCs w:val="24"/>
          </w:rPr>
          <w:t xml:space="preserve">The application model is also available at runtime. The application can access the model and change it via a defined API. </w:t>
        </w:r>
      </w:ins>
    </w:p>
    <w:p w:rsidR="00ED215B" w:rsidRPr="00ED215B" w:rsidRDefault="00ED215B" w:rsidP="00ED215B">
      <w:pPr>
        <w:shd w:val="clear" w:color="auto" w:fill="FFFFFF"/>
        <w:spacing w:before="100" w:beforeAutospacing="1" w:after="100" w:afterAutospacing="1" w:line="240" w:lineRule="auto"/>
        <w:ind w:left="150" w:right="150"/>
        <w:rPr>
          <w:ins w:id="582" w:author="Unknown"/>
          <w:rFonts w:ascii="Arial" w:eastAsia="Times New Roman" w:hAnsi="Arial" w:cs="Arial"/>
          <w:color w:val="000000" w:themeColor="text1"/>
          <w:sz w:val="24"/>
          <w:szCs w:val="24"/>
        </w:rPr>
      </w:pPr>
      <w:ins w:id="583" w:author="Unknown">
        <w:r w:rsidRPr="00ED215B">
          <w:rPr>
            <w:rFonts w:ascii="Arial" w:eastAsia="Times New Roman" w:hAnsi="Arial" w:cs="Arial"/>
            <w:color w:val="000000" w:themeColor="text1"/>
            <w:sz w:val="24"/>
            <w:szCs w:val="24"/>
          </w:rPr>
          <w:t xml:space="preserve">Add the </w:t>
        </w:r>
        <w:r w:rsidRPr="00ED215B">
          <w:rPr>
            <w:rFonts w:ascii="Courier New" w:eastAsia="Times New Roman" w:hAnsi="Courier New" w:cs="Courier New"/>
            <w:color w:val="000000" w:themeColor="text1"/>
            <w:sz w:val="29"/>
          </w:rPr>
          <w:t>org.eclipse.e4.tools.emf.liveeditor</w:t>
        </w:r>
        <w:r w:rsidRPr="00ED215B">
          <w:rPr>
            <w:rFonts w:ascii="Arial" w:eastAsia="Times New Roman" w:hAnsi="Arial" w:cs="Arial"/>
            <w:color w:val="000000" w:themeColor="text1"/>
            <w:sz w:val="24"/>
            <w:szCs w:val="24"/>
          </w:rPr>
          <w:t xml:space="preserve"> plug-in and its dependencies to your launch configuration to make the model editor available in your application. </w:t>
        </w:r>
      </w:ins>
    </w:p>
    <w:p w:rsidR="00ED215B" w:rsidRPr="00ED215B" w:rsidRDefault="00ED215B" w:rsidP="00ED215B">
      <w:pPr>
        <w:shd w:val="clear" w:color="auto" w:fill="FFFFFF"/>
        <w:spacing w:before="100" w:beforeAutospacing="1" w:after="100" w:afterAutospacing="1" w:line="240" w:lineRule="auto"/>
        <w:ind w:left="150" w:right="150"/>
        <w:rPr>
          <w:ins w:id="584" w:author="Unknown"/>
          <w:rFonts w:ascii="Arial" w:eastAsia="Times New Roman" w:hAnsi="Arial" w:cs="Arial"/>
          <w:color w:val="000000" w:themeColor="text1"/>
          <w:sz w:val="24"/>
          <w:szCs w:val="24"/>
        </w:rPr>
      </w:pPr>
      <w:ins w:id="585" w:author="Unknown">
        <w:r w:rsidRPr="00ED215B">
          <w:rPr>
            <w:rFonts w:ascii="Arial" w:eastAsia="Times New Roman" w:hAnsi="Arial" w:cs="Arial"/>
            <w:color w:val="000000" w:themeColor="text1"/>
            <w:sz w:val="24"/>
            <w:szCs w:val="24"/>
          </w:rPr>
          <w:t xml:space="preserve">Afterwards you can open the model editor for your running application via the </w:t>
        </w:r>
        <w:r w:rsidRPr="00ED215B">
          <w:rPr>
            <w:rFonts w:ascii="Arial" w:eastAsia="Times New Roman" w:hAnsi="Arial" w:cs="Arial"/>
            <w:b/>
            <w:bCs/>
            <w:color w:val="000000" w:themeColor="text1"/>
            <w:sz w:val="24"/>
            <w:szCs w:val="24"/>
          </w:rPr>
          <w:t>Alt</w:t>
        </w:r>
        <w:r w:rsidRPr="00ED215B">
          <w:rPr>
            <w:rFonts w:ascii="Arial" w:eastAsia="Times New Roman" w:hAnsi="Arial" w:cs="Arial"/>
            <w:color w:val="000000" w:themeColor="text1"/>
            <w:sz w:val="24"/>
            <w:szCs w:val="24"/>
          </w:rPr>
          <w:t>+</w:t>
        </w:r>
        <w:r w:rsidRPr="00ED215B">
          <w:rPr>
            <w:rFonts w:ascii="Arial" w:eastAsia="Times New Roman" w:hAnsi="Arial" w:cs="Arial"/>
            <w:b/>
            <w:bCs/>
            <w:color w:val="000000" w:themeColor="text1"/>
            <w:sz w:val="24"/>
            <w:szCs w:val="24"/>
          </w:rPr>
          <w:t>Shift</w:t>
        </w:r>
        <w:r w:rsidRPr="00ED215B">
          <w:rPr>
            <w:rFonts w:ascii="Arial" w:eastAsia="Times New Roman" w:hAnsi="Arial" w:cs="Arial"/>
            <w:color w:val="000000" w:themeColor="text1"/>
            <w:sz w:val="24"/>
            <w:szCs w:val="24"/>
          </w:rPr>
          <w:t>+</w:t>
        </w:r>
        <w:r w:rsidRPr="00ED215B">
          <w:rPr>
            <w:rFonts w:ascii="Arial" w:eastAsia="Times New Roman" w:hAnsi="Arial" w:cs="Arial"/>
            <w:b/>
            <w:bCs/>
            <w:color w:val="000000" w:themeColor="text1"/>
            <w:sz w:val="24"/>
            <w:szCs w:val="24"/>
          </w:rPr>
          <w:t>F9</w:t>
        </w:r>
        <w:r w:rsidRPr="00ED215B">
          <w:rPr>
            <w:rFonts w:ascii="Arial" w:eastAsia="Times New Roman" w:hAnsi="Arial" w:cs="Arial"/>
            <w:color w:val="000000" w:themeColor="text1"/>
            <w:sz w:val="24"/>
            <w:szCs w:val="24"/>
          </w:rPr>
          <w:t xml:space="preserve"> shortcut. This also works for the Eclipse 4 IDE itself. </w:t>
        </w:r>
      </w:ins>
    </w:p>
    <w:p w:rsidR="00ED215B" w:rsidRPr="00ED215B" w:rsidRDefault="00ED215B" w:rsidP="00ED215B">
      <w:pPr>
        <w:shd w:val="clear" w:color="auto" w:fill="FFFFFF"/>
        <w:spacing w:before="100" w:beforeAutospacing="1" w:after="100" w:afterAutospacing="1" w:line="240" w:lineRule="auto"/>
        <w:ind w:left="150" w:right="150"/>
        <w:rPr>
          <w:ins w:id="586" w:author="Unknown"/>
          <w:rFonts w:ascii="Arial" w:eastAsia="Times New Roman" w:hAnsi="Arial" w:cs="Arial"/>
          <w:color w:val="000000" w:themeColor="text1"/>
          <w:sz w:val="24"/>
          <w:szCs w:val="24"/>
        </w:rPr>
      </w:pPr>
      <w:ins w:id="587" w:author="Unknown">
        <w:r w:rsidRPr="00ED215B">
          <w:rPr>
            <w:rFonts w:ascii="Arial" w:eastAsia="Times New Roman" w:hAnsi="Arial" w:cs="Arial"/>
            <w:color w:val="000000" w:themeColor="text1"/>
            <w:sz w:val="24"/>
            <w:szCs w:val="24"/>
          </w:rPr>
          <w:t xml:space="preserve">Opening the live editor in your Eclipse 4 application requires that your application has </w:t>
        </w:r>
        <w:proofErr w:type="spellStart"/>
        <w:r w:rsidRPr="00ED215B">
          <w:rPr>
            <w:rFonts w:ascii="Arial" w:eastAsia="Times New Roman" w:hAnsi="Arial" w:cs="Arial"/>
            <w:color w:val="000000" w:themeColor="text1"/>
            <w:sz w:val="24"/>
            <w:szCs w:val="24"/>
          </w:rPr>
          <w:t>keybindings</w:t>
        </w:r>
        <w:proofErr w:type="spellEnd"/>
        <w:r w:rsidRPr="00ED215B">
          <w:rPr>
            <w:rFonts w:ascii="Arial" w:eastAsia="Times New Roman" w:hAnsi="Arial" w:cs="Arial"/>
            <w:color w:val="000000" w:themeColor="text1"/>
            <w:sz w:val="24"/>
            <w:szCs w:val="24"/>
          </w:rPr>
          <w:t xml:space="preserve"> configured. </w:t>
        </w:r>
      </w:ins>
    </w:p>
    <w:p w:rsidR="00ED215B" w:rsidRPr="00ED215B" w:rsidRDefault="00ED215B" w:rsidP="00ED215B">
      <w:pPr>
        <w:shd w:val="clear" w:color="auto" w:fill="FFFFFF"/>
        <w:spacing w:before="100" w:beforeAutospacing="1" w:after="100" w:afterAutospacing="1" w:line="240" w:lineRule="auto"/>
        <w:ind w:left="150" w:right="150"/>
        <w:rPr>
          <w:ins w:id="588" w:author="Unknown"/>
          <w:rFonts w:ascii="Arial" w:eastAsia="Times New Roman" w:hAnsi="Arial" w:cs="Arial"/>
          <w:color w:val="000000" w:themeColor="text1"/>
          <w:sz w:val="24"/>
          <w:szCs w:val="24"/>
        </w:rPr>
      </w:pPr>
      <w:ins w:id="589" w:author="Unknown">
        <w:r w:rsidRPr="00ED215B">
          <w:rPr>
            <w:rFonts w:ascii="Arial" w:eastAsia="Times New Roman" w:hAnsi="Arial" w:cs="Arial"/>
            <w:color w:val="000000" w:themeColor="text1"/>
            <w:sz w:val="24"/>
            <w:szCs w:val="24"/>
          </w:rPr>
          <w:t xml:space="preserve">You can change your application model directly at runtime by using the model editor. Most changes are directly applied, e.g. if you change the orientation of a </w:t>
        </w:r>
        <w:proofErr w:type="spellStart"/>
        <w:r w:rsidRPr="00ED215B">
          <w:rPr>
            <w:rFonts w:ascii="Courier New" w:eastAsia="Times New Roman" w:hAnsi="Courier New" w:cs="Courier New"/>
            <w:color w:val="000000" w:themeColor="text1"/>
            <w:sz w:val="29"/>
          </w:rPr>
          <w:t>PartSashContainer</w:t>
        </w:r>
        <w:proofErr w:type="spellEnd"/>
        <w:r w:rsidRPr="00ED215B">
          <w:rPr>
            <w:rFonts w:ascii="Arial" w:eastAsia="Times New Roman" w:hAnsi="Arial" w:cs="Arial"/>
            <w:color w:val="000000" w:themeColor="text1"/>
            <w:sz w:val="24"/>
            <w:szCs w:val="24"/>
          </w:rPr>
          <w:t xml:space="preserve"> your user interface will update itself automatically. </w:t>
        </w:r>
        <w:proofErr w:type="gramStart"/>
        <w:r w:rsidRPr="00ED215B">
          <w:rPr>
            <w:rFonts w:ascii="Arial" w:eastAsia="Times New Roman" w:hAnsi="Arial" w:cs="Arial"/>
            <w:color w:val="000000" w:themeColor="text1"/>
            <w:sz w:val="24"/>
            <w:szCs w:val="24"/>
          </w:rPr>
          <w:t>If you modifying the Eclipse IDE model you should be careful as this might put the running Eclipse IDE into a bad state.</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590" w:author="Unknown"/>
          <w:rFonts w:ascii="Arial" w:eastAsia="Times New Roman" w:hAnsi="Arial" w:cs="Arial"/>
          <w:color w:val="000000" w:themeColor="text1"/>
          <w:sz w:val="24"/>
          <w:szCs w:val="24"/>
        </w:rPr>
      </w:pPr>
      <w:ins w:id="591" w:author="Unknown">
        <w:r w:rsidRPr="00ED215B">
          <w:rPr>
            <w:rFonts w:ascii="Arial" w:eastAsia="Times New Roman" w:hAnsi="Arial" w:cs="Arial"/>
            <w:color w:val="000000" w:themeColor="text1"/>
            <w:sz w:val="24"/>
            <w:szCs w:val="24"/>
          </w:rPr>
          <w:lastRenderedPageBreak/>
          <w:t xml:space="preserve">In the live model editor, you can select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element, right click on it and select </w:t>
        </w:r>
        <w:r w:rsidRPr="00ED215B">
          <w:rPr>
            <w:rFonts w:ascii="Arial" w:eastAsia="Times New Roman" w:hAnsi="Arial" w:cs="Arial"/>
            <w:i/>
            <w:iCs/>
            <w:color w:val="000000" w:themeColor="text1"/>
            <w:sz w:val="24"/>
            <w:szCs w:val="24"/>
          </w:rPr>
          <w:t>Show Control</w:t>
        </w:r>
        <w:r w:rsidRPr="00ED215B">
          <w:rPr>
            <w:rFonts w:ascii="Arial" w:eastAsia="Times New Roman" w:hAnsi="Arial" w:cs="Arial"/>
            <w:color w:val="000000" w:themeColor="text1"/>
            <w:sz w:val="24"/>
            <w:szCs w:val="24"/>
          </w:rPr>
          <w:t xml:space="preserve"> to get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highlighted. </w:t>
        </w:r>
      </w:ins>
    </w:p>
    <w:p w:rsidR="00ED215B" w:rsidRPr="00ED215B" w:rsidRDefault="00ED215B" w:rsidP="00ED215B">
      <w:pPr>
        <w:shd w:val="clear" w:color="auto" w:fill="FFFFFF"/>
        <w:spacing w:after="0" w:line="240" w:lineRule="auto"/>
        <w:outlineLvl w:val="2"/>
        <w:rPr>
          <w:ins w:id="592" w:author="Unknown"/>
          <w:rFonts w:ascii="Arial" w:eastAsia="Times New Roman" w:hAnsi="Arial" w:cs="Arial"/>
          <w:b/>
          <w:bCs/>
          <w:color w:val="000000" w:themeColor="text1"/>
          <w:sz w:val="30"/>
          <w:szCs w:val="30"/>
        </w:rPr>
      </w:pPr>
      <w:bookmarkStart w:id="593" w:name="model_structure"/>
      <w:bookmarkEnd w:id="593"/>
      <w:ins w:id="594" w:author="Unknown">
        <w:r w:rsidRPr="00ED215B">
          <w:rPr>
            <w:rFonts w:ascii="Arial" w:eastAsia="Times New Roman" w:hAnsi="Arial" w:cs="Arial"/>
            <w:b/>
            <w:bCs/>
            <w:color w:val="000000" w:themeColor="text1"/>
            <w:sz w:val="30"/>
            <w:szCs w:val="30"/>
          </w:rPr>
          <w:t xml:space="preserve">5.8. Meta-model of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595" w:author="Unknown"/>
          <w:rFonts w:ascii="Arial" w:eastAsia="Times New Roman" w:hAnsi="Arial" w:cs="Arial"/>
          <w:color w:val="000000" w:themeColor="text1"/>
          <w:sz w:val="24"/>
          <w:szCs w:val="24"/>
        </w:rPr>
      </w:pPr>
      <w:ins w:id="596" w:author="Unknown">
        <w:r w:rsidRPr="00ED215B">
          <w:rPr>
            <w:rFonts w:ascii="Arial" w:eastAsia="Times New Roman" w:hAnsi="Arial" w:cs="Arial"/>
            <w:color w:val="000000" w:themeColor="text1"/>
            <w:sz w:val="24"/>
            <w:szCs w:val="24"/>
          </w:rPr>
          <w:t xml:space="preserve">The possible structure of the application model is defined by </w:t>
        </w:r>
        <w:proofErr w:type="gramStart"/>
        <w:r w:rsidRPr="00ED215B">
          <w:rPr>
            <w:rFonts w:ascii="Arial" w:eastAsia="Times New Roman" w:hAnsi="Arial" w:cs="Arial"/>
            <w:color w:val="000000" w:themeColor="text1"/>
            <w:sz w:val="24"/>
            <w:szCs w:val="24"/>
          </w:rPr>
          <w:t>an</w:t>
        </w:r>
        <w:proofErr w:type="gramEnd"/>
        <w:r w:rsidRPr="00ED215B">
          <w:rPr>
            <w:rFonts w:ascii="Arial" w:eastAsia="Times New Roman" w:hAnsi="Arial" w:cs="Arial"/>
            <w:color w:val="000000" w:themeColor="text1"/>
            <w:sz w:val="24"/>
            <w:szCs w:val="24"/>
          </w:rPr>
          <w:t xml:space="preserve"> meta-model created with the Eclipse Modeling Framework (EMF). A meta-model describes the structure of a data model, e.g. it defines which properties a Part has. </w:t>
        </w:r>
      </w:ins>
    </w:p>
    <w:p w:rsidR="00ED215B" w:rsidRPr="00ED215B" w:rsidRDefault="00ED215B" w:rsidP="00ED215B">
      <w:pPr>
        <w:shd w:val="clear" w:color="auto" w:fill="FFFFFF"/>
        <w:spacing w:before="100" w:beforeAutospacing="1" w:after="100" w:afterAutospacing="1" w:line="240" w:lineRule="auto"/>
        <w:ind w:left="150" w:right="150"/>
        <w:rPr>
          <w:ins w:id="597" w:author="Unknown"/>
          <w:rFonts w:ascii="Arial" w:eastAsia="Times New Roman" w:hAnsi="Arial" w:cs="Arial"/>
          <w:color w:val="000000" w:themeColor="text1"/>
          <w:sz w:val="24"/>
          <w:szCs w:val="24"/>
        </w:rPr>
      </w:pPr>
      <w:ins w:id="598" w:author="Unknown">
        <w:r w:rsidRPr="00ED215B">
          <w:rPr>
            <w:rFonts w:ascii="Arial" w:eastAsia="Times New Roman" w:hAnsi="Arial" w:cs="Arial"/>
            <w:color w:val="000000" w:themeColor="text1"/>
            <w:sz w:val="24"/>
            <w:szCs w:val="24"/>
          </w:rPr>
          <w:t xml:space="preserve">EMF is a popular general purpose modeling framework and is the basis for lots of Eclipse based projects. EMF allows </w:t>
        </w:r>
        <w:proofErr w:type="gramStart"/>
        <w:r w:rsidRPr="00ED215B">
          <w:rPr>
            <w:rFonts w:ascii="Arial" w:eastAsia="Times New Roman" w:hAnsi="Arial" w:cs="Arial"/>
            <w:color w:val="000000" w:themeColor="text1"/>
            <w:sz w:val="24"/>
            <w:szCs w:val="24"/>
          </w:rPr>
          <w:t>to generate</w:t>
        </w:r>
        <w:proofErr w:type="gramEnd"/>
        <w:r w:rsidRPr="00ED215B">
          <w:rPr>
            <w:rFonts w:ascii="Arial" w:eastAsia="Times New Roman" w:hAnsi="Arial" w:cs="Arial"/>
            <w:color w:val="000000" w:themeColor="text1"/>
            <w:sz w:val="24"/>
            <w:szCs w:val="24"/>
          </w:rPr>
          <w:t xml:space="preserve"> Java classes from a meta-model. </w:t>
        </w:r>
      </w:ins>
    </w:p>
    <w:p w:rsidR="00ED215B" w:rsidRPr="00ED215B" w:rsidRDefault="00ED215B" w:rsidP="00ED215B">
      <w:pPr>
        <w:shd w:val="clear" w:color="auto" w:fill="FFFFFF"/>
        <w:spacing w:before="100" w:beforeAutospacing="1" w:after="100" w:afterAutospacing="1" w:line="240" w:lineRule="auto"/>
        <w:ind w:left="150" w:right="150"/>
        <w:rPr>
          <w:ins w:id="599" w:author="Unknown"/>
          <w:rFonts w:ascii="Arial" w:eastAsia="Times New Roman" w:hAnsi="Arial" w:cs="Arial"/>
          <w:color w:val="000000" w:themeColor="text1"/>
          <w:sz w:val="24"/>
          <w:szCs w:val="24"/>
        </w:rPr>
      </w:pPr>
      <w:ins w:id="600" w:author="Unknown">
        <w:r w:rsidRPr="00ED215B">
          <w:rPr>
            <w:rFonts w:ascii="Arial" w:eastAsia="Times New Roman" w:hAnsi="Arial" w:cs="Arial"/>
            <w:color w:val="000000" w:themeColor="text1"/>
            <w:sz w:val="24"/>
            <w:szCs w:val="24"/>
          </w:rPr>
          <w:t xml:space="preserve">Eclipse EMF uses an </w:t>
        </w:r>
        <w:r w:rsidRPr="00ED215B">
          <w:rPr>
            <w:rFonts w:ascii="Courier New" w:eastAsia="Times New Roman" w:hAnsi="Courier New" w:cs="Courier New"/>
            <w:i/>
            <w:iCs/>
            <w:color w:val="000000" w:themeColor="text1"/>
            <w:sz w:val="20"/>
          </w:rPr>
          <w:t>.</w:t>
        </w:r>
        <w:proofErr w:type="spellStart"/>
        <w:r w:rsidRPr="00ED215B">
          <w:rPr>
            <w:rFonts w:ascii="Courier New" w:eastAsia="Times New Roman" w:hAnsi="Courier New" w:cs="Courier New"/>
            <w:i/>
            <w:iCs/>
            <w:color w:val="000000" w:themeColor="text1"/>
            <w:sz w:val="20"/>
          </w:rPr>
          <w:t>ecore</w:t>
        </w:r>
        <w:proofErr w:type="spellEnd"/>
        <w:r w:rsidRPr="00ED215B">
          <w:rPr>
            <w:rFonts w:ascii="Arial" w:eastAsia="Times New Roman" w:hAnsi="Arial" w:cs="Arial"/>
            <w:color w:val="000000" w:themeColor="text1"/>
            <w:sz w:val="24"/>
            <w:szCs w:val="24"/>
          </w:rPr>
          <w:t xml:space="preserve"> file to define the meta-model. </w:t>
        </w:r>
      </w:ins>
    </w:p>
    <w:p w:rsidR="00ED215B" w:rsidRPr="00ED215B" w:rsidRDefault="00ED215B" w:rsidP="00ED215B">
      <w:pPr>
        <w:shd w:val="clear" w:color="auto" w:fill="FFFFFF"/>
        <w:spacing w:before="100" w:beforeAutospacing="1" w:after="100" w:afterAutospacing="1" w:line="240" w:lineRule="auto"/>
        <w:ind w:left="150" w:right="150"/>
        <w:rPr>
          <w:ins w:id="601" w:author="Unknown"/>
          <w:rFonts w:ascii="Arial" w:eastAsia="Times New Roman" w:hAnsi="Arial" w:cs="Arial"/>
          <w:color w:val="000000" w:themeColor="text1"/>
          <w:sz w:val="24"/>
          <w:szCs w:val="24"/>
        </w:rPr>
      </w:pPr>
      <w:ins w:id="602" w:author="Unknown">
        <w:r w:rsidRPr="00ED215B">
          <w:rPr>
            <w:rFonts w:ascii="Arial" w:eastAsia="Times New Roman" w:hAnsi="Arial" w:cs="Arial"/>
            <w:color w:val="000000" w:themeColor="text1"/>
            <w:sz w:val="24"/>
            <w:szCs w:val="24"/>
          </w:rPr>
          <w:t xml:space="preserve">The meta-model of the Eclipse 4 applications is stored in the </w:t>
        </w:r>
        <w:r w:rsidRPr="00ED215B">
          <w:rPr>
            <w:rFonts w:ascii="Courier New" w:eastAsia="Times New Roman" w:hAnsi="Courier New" w:cs="Courier New"/>
            <w:color w:val="000000" w:themeColor="text1"/>
            <w:sz w:val="29"/>
          </w:rPr>
          <w:t>org.eclipse.e4.ui.model.workbench</w:t>
        </w:r>
        <w:r w:rsidRPr="00ED215B">
          <w:rPr>
            <w:rFonts w:ascii="Arial" w:eastAsia="Times New Roman" w:hAnsi="Arial" w:cs="Arial"/>
            <w:color w:val="000000" w:themeColor="text1"/>
            <w:sz w:val="24"/>
            <w:szCs w:val="24"/>
          </w:rPr>
          <w:t xml:space="preserve"> plug-in in </w:t>
        </w:r>
        <w:r w:rsidRPr="00ED215B">
          <w:rPr>
            <w:rFonts w:ascii="Courier New" w:eastAsia="Times New Roman" w:hAnsi="Courier New" w:cs="Courier New"/>
            <w:i/>
            <w:iCs/>
            <w:color w:val="000000" w:themeColor="text1"/>
            <w:sz w:val="20"/>
          </w:rPr>
          <w:t>model</w:t>
        </w:r>
        <w:r w:rsidRPr="00ED215B">
          <w:rPr>
            <w:rFonts w:ascii="Arial" w:eastAsia="Times New Roman" w:hAnsi="Arial" w:cs="Arial"/>
            <w:color w:val="000000" w:themeColor="text1"/>
            <w:sz w:val="24"/>
            <w:szCs w:val="24"/>
          </w:rPr>
          <w:t xml:space="preserve"> folder. The base model definition can be found in the </w:t>
        </w:r>
        <w:proofErr w:type="spellStart"/>
        <w:r w:rsidRPr="00ED215B">
          <w:rPr>
            <w:rFonts w:ascii="Courier New" w:eastAsia="Times New Roman" w:hAnsi="Courier New" w:cs="Courier New"/>
            <w:i/>
            <w:iCs/>
            <w:color w:val="000000" w:themeColor="text1"/>
            <w:sz w:val="20"/>
          </w:rPr>
          <w:t>UIElements.ecore</w:t>
        </w:r>
        <w:proofErr w:type="spellEnd"/>
        <w:r w:rsidRPr="00ED215B">
          <w:rPr>
            <w:rFonts w:ascii="Arial" w:eastAsia="Times New Roman" w:hAnsi="Arial" w:cs="Arial"/>
            <w:color w:val="000000" w:themeColor="text1"/>
            <w:sz w:val="24"/>
            <w:szCs w:val="24"/>
          </w:rPr>
          <w:t xml:space="preserve"> file. The Eclipse 4 model classes have been generated based on this model. </w:t>
        </w:r>
      </w:ins>
    </w:p>
    <w:p w:rsidR="00ED215B" w:rsidRPr="00ED215B" w:rsidRDefault="00ED215B" w:rsidP="00ED215B">
      <w:pPr>
        <w:shd w:val="clear" w:color="auto" w:fill="FFFFFF"/>
        <w:spacing w:before="100" w:beforeAutospacing="1" w:after="100" w:afterAutospacing="1" w:line="240" w:lineRule="auto"/>
        <w:ind w:left="150" w:right="150"/>
        <w:rPr>
          <w:ins w:id="603" w:author="Unknown"/>
          <w:rFonts w:ascii="Arial" w:eastAsia="Times New Roman" w:hAnsi="Arial" w:cs="Arial"/>
          <w:color w:val="000000" w:themeColor="text1"/>
          <w:sz w:val="24"/>
          <w:szCs w:val="24"/>
        </w:rPr>
      </w:pPr>
      <w:ins w:id="604" w:author="Unknown">
        <w:r w:rsidRPr="00ED215B">
          <w:rPr>
            <w:rFonts w:ascii="Arial" w:eastAsia="Times New Roman" w:hAnsi="Arial" w:cs="Arial"/>
            <w:color w:val="000000" w:themeColor="text1"/>
            <w:sz w:val="24"/>
            <w:szCs w:val="24"/>
          </w:rPr>
          <w:t xml:space="preserve">If you want to investigate this model, you could install the EMF tooling via the Eclipse update manager and import the defining plug-in into your workspace. To import a plug-in from your current Target Platform (default is the Eclipse IDE) into your workspace, use the </w:t>
        </w:r>
        <w:r w:rsidRPr="00ED215B">
          <w:rPr>
            <w:rFonts w:ascii="Arial" w:eastAsia="Times New Roman" w:hAnsi="Arial" w:cs="Arial"/>
            <w:i/>
            <w:iCs/>
            <w:color w:val="000000" w:themeColor="text1"/>
            <w:sz w:val="24"/>
            <w:szCs w:val="24"/>
          </w:rPr>
          <w:t>Plug-ins</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right click on a plug-in and select </w:t>
        </w:r>
        <w:r w:rsidRPr="00ED215B">
          <w:rPr>
            <w:rFonts w:ascii="Arial" w:eastAsia="Times New Roman" w:hAnsi="Arial" w:cs="Arial"/>
            <w:i/>
            <w:iCs/>
            <w:color w:val="000000" w:themeColor="text1"/>
            <w:sz w:val="24"/>
            <w:szCs w:val="24"/>
          </w:rPr>
          <w:t>Import As</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Source Project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605" w:author="Unknown"/>
          <w:rFonts w:ascii="Arial" w:eastAsia="Times New Roman" w:hAnsi="Arial" w:cs="Arial"/>
          <w:color w:val="000000" w:themeColor="text1"/>
          <w:sz w:val="24"/>
          <w:szCs w:val="24"/>
        </w:rPr>
      </w:pPr>
      <w:ins w:id="606" w:author="Unknown">
        <w:r w:rsidRPr="00ED215B">
          <w:rPr>
            <w:rFonts w:ascii="Arial" w:eastAsia="Times New Roman" w:hAnsi="Arial" w:cs="Arial"/>
            <w:color w:val="000000" w:themeColor="text1"/>
            <w:sz w:val="24"/>
            <w:szCs w:val="24"/>
          </w:rPr>
          <w:t xml:space="preserve">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which describes the Eclipse application model, is a persisted version of an EMF model. </w:t>
        </w:r>
      </w:ins>
    </w:p>
    <w:p w:rsidR="00ED215B" w:rsidRPr="00ED215B" w:rsidRDefault="00ED215B" w:rsidP="00ED215B">
      <w:pPr>
        <w:shd w:val="clear" w:color="auto" w:fill="FFFFFF"/>
        <w:spacing w:after="0" w:line="240" w:lineRule="auto"/>
        <w:outlineLvl w:val="2"/>
        <w:rPr>
          <w:ins w:id="607" w:author="Unknown"/>
          <w:rFonts w:ascii="Arial" w:eastAsia="Times New Roman" w:hAnsi="Arial" w:cs="Arial"/>
          <w:b/>
          <w:bCs/>
          <w:color w:val="000000" w:themeColor="text1"/>
          <w:sz w:val="30"/>
          <w:szCs w:val="30"/>
        </w:rPr>
      </w:pPr>
      <w:bookmarkStart w:id="608" w:name="appmodel_runtime"/>
      <w:bookmarkEnd w:id="608"/>
      <w:ins w:id="609" w:author="Unknown">
        <w:r w:rsidRPr="00ED215B">
          <w:rPr>
            <w:rFonts w:ascii="Arial" w:eastAsia="Times New Roman" w:hAnsi="Arial" w:cs="Arial"/>
            <w:b/>
            <w:bCs/>
            <w:color w:val="000000" w:themeColor="text1"/>
            <w:sz w:val="30"/>
            <w:szCs w:val="30"/>
          </w:rPr>
          <w:t xml:space="preserve">5.9. Creation of the runtime application model </w:t>
        </w:r>
      </w:ins>
    </w:p>
    <w:p w:rsidR="00ED215B" w:rsidRPr="00ED215B" w:rsidRDefault="00ED215B" w:rsidP="00ED215B">
      <w:pPr>
        <w:shd w:val="clear" w:color="auto" w:fill="FFFFFF"/>
        <w:spacing w:before="100" w:beforeAutospacing="1" w:after="100" w:afterAutospacing="1" w:line="240" w:lineRule="auto"/>
        <w:ind w:left="150" w:right="150"/>
        <w:rPr>
          <w:ins w:id="610" w:author="Unknown"/>
          <w:rFonts w:ascii="Arial" w:eastAsia="Times New Roman" w:hAnsi="Arial" w:cs="Arial"/>
          <w:color w:val="000000" w:themeColor="text1"/>
          <w:sz w:val="24"/>
          <w:szCs w:val="24"/>
        </w:rPr>
      </w:pPr>
      <w:ins w:id="611" w:author="Unknown">
        <w:r w:rsidRPr="00ED215B">
          <w:rPr>
            <w:rFonts w:ascii="Arial" w:eastAsia="Times New Roman" w:hAnsi="Arial" w:cs="Arial"/>
            <w:color w:val="000000" w:themeColor="text1"/>
            <w:sz w:val="24"/>
            <w:szCs w:val="24"/>
          </w:rPr>
          <w:t xml:space="preserve">During startup the Eclipse runtime creates the application model based on 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and instantiates the referred classes in the model if required. </w:t>
        </w:r>
      </w:ins>
    </w:p>
    <w:p w:rsidR="00ED215B" w:rsidRPr="00ED215B" w:rsidRDefault="00ED215B" w:rsidP="00ED215B">
      <w:pPr>
        <w:shd w:val="clear" w:color="auto" w:fill="FFFFFF"/>
        <w:spacing w:before="100" w:beforeAutospacing="1" w:after="100" w:afterAutospacing="1" w:line="240" w:lineRule="auto"/>
        <w:ind w:left="150" w:right="150"/>
        <w:rPr>
          <w:ins w:id="612" w:author="Unknown"/>
          <w:rFonts w:ascii="Arial" w:eastAsia="Times New Roman" w:hAnsi="Arial" w:cs="Arial"/>
          <w:color w:val="000000" w:themeColor="text1"/>
          <w:sz w:val="24"/>
          <w:szCs w:val="24"/>
        </w:rPr>
      </w:pPr>
      <w:ins w:id="613" w:author="Unknown">
        <w:r w:rsidRPr="00ED215B">
          <w:rPr>
            <w:rFonts w:ascii="Arial" w:eastAsia="Times New Roman" w:hAnsi="Arial" w:cs="Arial"/>
            <w:color w:val="000000" w:themeColor="text1"/>
            <w:sz w:val="24"/>
            <w:szCs w:val="24"/>
          </w:rPr>
          <w:t xml:space="preserve">The life cycle of every model object is therefore controlled by the Eclipse runtime. The Eclipse runtime instantiates and destroys the model objects. </w:t>
        </w:r>
      </w:ins>
    </w:p>
    <w:p w:rsidR="00ED215B" w:rsidRPr="00ED215B" w:rsidRDefault="00ED215B" w:rsidP="00ED215B">
      <w:pPr>
        <w:shd w:val="clear" w:color="auto" w:fill="FFFFFF"/>
        <w:spacing w:before="300" w:after="0" w:line="240" w:lineRule="auto"/>
        <w:outlineLvl w:val="1"/>
        <w:rPr>
          <w:ins w:id="614" w:author="Unknown"/>
          <w:rFonts w:ascii="Arial" w:eastAsia="Times New Roman" w:hAnsi="Arial" w:cs="Arial"/>
          <w:b/>
          <w:bCs/>
          <w:color w:val="000000" w:themeColor="text1"/>
          <w:sz w:val="45"/>
          <w:szCs w:val="45"/>
        </w:rPr>
      </w:pPr>
      <w:bookmarkStart w:id="615" w:name="supplementary"/>
      <w:bookmarkEnd w:id="615"/>
      <w:ins w:id="616" w:author="Unknown">
        <w:r w:rsidRPr="00ED215B">
          <w:rPr>
            <w:rFonts w:ascii="Arial" w:eastAsia="Times New Roman" w:hAnsi="Arial" w:cs="Arial"/>
            <w:b/>
            <w:bCs/>
            <w:color w:val="000000" w:themeColor="text1"/>
            <w:sz w:val="45"/>
            <w:szCs w:val="45"/>
          </w:rPr>
          <w:lastRenderedPageBreak/>
          <w:t xml:space="preserve">6. Supplementary model attributes </w:t>
        </w:r>
      </w:ins>
    </w:p>
    <w:p w:rsidR="00ED215B" w:rsidRPr="00ED215B" w:rsidRDefault="00ED215B" w:rsidP="00ED215B">
      <w:pPr>
        <w:shd w:val="clear" w:color="auto" w:fill="FFFFFF"/>
        <w:spacing w:after="0" w:line="240" w:lineRule="auto"/>
        <w:outlineLvl w:val="2"/>
        <w:rPr>
          <w:ins w:id="617" w:author="Unknown"/>
          <w:rFonts w:ascii="Arial" w:eastAsia="Times New Roman" w:hAnsi="Arial" w:cs="Arial"/>
          <w:b/>
          <w:bCs/>
          <w:color w:val="000000" w:themeColor="text1"/>
          <w:sz w:val="30"/>
          <w:szCs w:val="30"/>
        </w:rPr>
      </w:pPr>
      <w:bookmarkStart w:id="618" w:name="supplementary_tags"/>
      <w:bookmarkEnd w:id="618"/>
      <w:ins w:id="619" w:author="Unknown">
        <w:r w:rsidRPr="00ED215B">
          <w:rPr>
            <w:rFonts w:ascii="Arial" w:eastAsia="Times New Roman" w:hAnsi="Arial" w:cs="Arial"/>
            <w:b/>
            <w:bCs/>
            <w:color w:val="000000" w:themeColor="text1"/>
            <w:sz w:val="30"/>
            <w:szCs w:val="30"/>
          </w:rPr>
          <w:t xml:space="preserve">6.1. Tags </w:t>
        </w:r>
      </w:ins>
    </w:p>
    <w:p w:rsidR="00ED215B" w:rsidRPr="00ED215B" w:rsidRDefault="00ED215B" w:rsidP="00ED215B">
      <w:pPr>
        <w:shd w:val="clear" w:color="auto" w:fill="FFFFFF"/>
        <w:spacing w:before="100" w:beforeAutospacing="1" w:after="100" w:afterAutospacing="1" w:line="240" w:lineRule="auto"/>
        <w:ind w:left="150" w:right="150"/>
        <w:rPr>
          <w:ins w:id="620" w:author="Unknown"/>
          <w:rFonts w:ascii="Arial" w:eastAsia="Times New Roman" w:hAnsi="Arial" w:cs="Arial"/>
          <w:color w:val="000000" w:themeColor="text1"/>
          <w:sz w:val="24"/>
          <w:szCs w:val="24"/>
        </w:rPr>
      </w:pPr>
      <w:ins w:id="621" w:author="Unknown">
        <w:r w:rsidRPr="00ED215B">
          <w:rPr>
            <w:rFonts w:ascii="Arial" w:eastAsia="Times New Roman" w:hAnsi="Arial" w:cs="Arial"/>
            <w:color w:val="000000" w:themeColor="text1"/>
            <w:sz w:val="24"/>
            <w:szCs w:val="24"/>
          </w:rPr>
          <w:t xml:space="preserve">The </w:t>
        </w:r>
        <w:r w:rsidRPr="00ED215B">
          <w:rPr>
            <w:rFonts w:ascii="Arial" w:eastAsia="Times New Roman" w:hAnsi="Arial" w:cs="Arial"/>
            <w:i/>
            <w:iCs/>
            <w:color w:val="000000" w:themeColor="text1"/>
            <w:sz w:val="24"/>
            <w:szCs w:val="24"/>
          </w:rPr>
          <w:t>Supplementary</w:t>
        </w:r>
        <w:r w:rsidRPr="00ED215B">
          <w:rPr>
            <w:rFonts w:ascii="Arial" w:eastAsia="Times New Roman" w:hAnsi="Arial" w:cs="Arial"/>
            <w:color w:val="000000" w:themeColor="text1"/>
            <w:sz w:val="24"/>
            <w:szCs w:val="24"/>
          </w:rPr>
          <w:t xml:space="preserve"> tab in the model editor allows </w:t>
        </w:r>
        <w:proofErr w:type="gramStart"/>
        <w:r w:rsidRPr="00ED215B">
          <w:rPr>
            <w:rFonts w:ascii="Arial" w:eastAsia="Times New Roman" w:hAnsi="Arial" w:cs="Arial"/>
            <w:color w:val="000000" w:themeColor="text1"/>
            <w:sz w:val="24"/>
            <w:szCs w:val="24"/>
          </w:rPr>
          <w:t>to enter</w:t>
        </w:r>
        <w:proofErr w:type="gramEnd"/>
        <w:r w:rsidRPr="00ED215B">
          <w:rPr>
            <w:rFonts w:ascii="Arial" w:eastAsia="Times New Roman" w:hAnsi="Arial" w:cs="Arial"/>
            <w:color w:val="000000" w:themeColor="text1"/>
            <w:sz w:val="24"/>
            <w:szCs w:val="24"/>
          </w:rPr>
          <w:t xml:space="preserve"> additional information about a model element. </w:t>
        </w:r>
      </w:ins>
    </w:p>
    <w:p w:rsidR="00ED215B" w:rsidRPr="00ED215B" w:rsidRDefault="00ED215B" w:rsidP="00ED215B">
      <w:pPr>
        <w:shd w:val="clear" w:color="auto" w:fill="FFFFFF"/>
        <w:spacing w:before="100" w:beforeAutospacing="1" w:after="100" w:afterAutospacing="1" w:line="240" w:lineRule="auto"/>
        <w:ind w:left="150" w:right="150"/>
        <w:rPr>
          <w:ins w:id="622" w:author="Unknown"/>
          <w:rFonts w:ascii="Arial" w:eastAsia="Times New Roman" w:hAnsi="Arial" w:cs="Arial"/>
          <w:color w:val="000000" w:themeColor="text1"/>
          <w:sz w:val="24"/>
          <w:szCs w:val="24"/>
        </w:rPr>
      </w:pPr>
      <w:ins w:id="623" w:author="Unknown">
        <w:r w:rsidRPr="00ED215B">
          <w:rPr>
            <w:rFonts w:ascii="Arial" w:eastAsia="Times New Roman" w:hAnsi="Arial" w:cs="Arial"/>
            <w:color w:val="000000" w:themeColor="text1"/>
            <w:sz w:val="24"/>
            <w:szCs w:val="24"/>
          </w:rPr>
          <w:t xml:space="preserve">All model elements allow </w:t>
        </w:r>
        <w:proofErr w:type="gramStart"/>
        <w:r w:rsidRPr="00ED215B">
          <w:rPr>
            <w:rFonts w:ascii="Arial" w:eastAsia="Times New Roman" w:hAnsi="Arial" w:cs="Arial"/>
            <w:color w:val="000000" w:themeColor="text1"/>
            <w:sz w:val="24"/>
            <w:szCs w:val="24"/>
          </w:rPr>
          <w:t>to enter</w:t>
        </w:r>
        <w:proofErr w:type="gramEnd"/>
        <w:r w:rsidRPr="00ED215B">
          <w:rPr>
            <w:rFonts w:ascii="Arial" w:eastAsia="Times New Roman" w:hAnsi="Arial" w:cs="Arial"/>
            <w:color w:val="000000" w:themeColor="text1"/>
            <w:sz w:val="24"/>
            <w:szCs w:val="24"/>
          </w:rPr>
          <w:t xml:space="preserve"> </w:t>
        </w:r>
        <w:r w:rsidRPr="00ED215B">
          <w:rPr>
            <w:rFonts w:ascii="Courier New" w:eastAsia="Times New Roman" w:hAnsi="Courier New" w:cs="Courier New"/>
            <w:i/>
            <w:iCs/>
            <w:color w:val="000000" w:themeColor="text1"/>
            <w:sz w:val="20"/>
          </w:rPr>
          <w:t>Tags</w:t>
        </w:r>
        <w:r w:rsidRPr="00ED215B">
          <w:rPr>
            <w:rFonts w:ascii="Arial" w:eastAsia="Times New Roman" w:hAnsi="Arial" w:cs="Arial"/>
            <w:color w:val="000000" w:themeColor="text1"/>
            <w:sz w:val="24"/>
            <w:szCs w:val="24"/>
          </w:rPr>
          <w:t xml:space="preserve">. These </w:t>
        </w:r>
        <w:r w:rsidRPr="00ED215B">
          <w:rPr>
            <w:rFonts w:ascii="Courier New" w:eastAsia="Times New Roman" w:hAnsi="Courier New" w:cs="Courier New"/>
            <w:i/>
            <w:iCs/>
            <w:color w:val="000000" w:themeColor="text1"/>
            <w:sz w:val="20"/>
          </w:rPr>
          <w:t>Tags</w:t>
        </w:r>
        <w:r w:rsidRPr="00ED215B">
          <w:rPr>
            <w:rFonts w:ascii="Arial" w:eastAsia="Times New Roman" w:hAnsi="Arial" w:cs="Arial"/>
            <w:color w:val="000000" w:themeColor="text1"/>
            <w:sz w:val="24"/>
            <w:szCs w:val="24"/>
          </w:rPr>
          <w:t xml:space="preserve"> can be used by the Eclipse platform to select the related model elements via the </w:t>
        </w:r>
        <w:proofErr w:type="spellStart"/>
        <w:r w:rsidRPr="00ED215B">
          <w:rPr>
            <w:rFonts w:ascii="Arial" w:eastAsia="Times New Roman" w:hAnsi="Arial" w:cs="Arial"/>
            <w:i/>
            <w:iCs/>
            <w:color w:val="000000" w:themeColor="text1"/>
            <w:sz w:val="24"/>
            <w:szCs w:val="24"/>
          </w:rPr>
          <w:t>ModelService</w:t>
        </w:r>
        <w:proofErr w:type="spellEnd"/>
        <w:r w:rsidRPr="00ED215B">
          <w:rPr>
            <w:rFonts w:ascii="Arial" w:eastAsia="Times New Roman" w:hAnsi="Arial" w:cs="Arial"/>
            <w:color w:val="000000" w:themeColor="text1"/>
            <w:sz w:val="24"/>
            <w:szCs w:val="24"/>
          </w:rPr>
          <w:t xml:space="preserve">. By default Eclipse uses some predefined </w:t>
        </w:r>
        <w:r w:rsidRPr="00ED215B">
          <w:rPr>
            <w:rFonts w:ascii="Courier New" w:eastAsia="Times New Roman" w:hAnsi="Courier New" w:cs="Courier New"/>
            <w:i/>
            <w:iCs/>
            <w:color w:val="000000" w:themeColor="text1"/>
            <w:sz w:val="20"/>
          </w:rPr>
          <w:t>Tags</w:t>
        </w:r>
        <w:r w:rsidRPr="00ED215B">
          <w:rPr>
            <w:rFonts w:ascii="Arial" w:eastAsia="Times New Roman" w:hAnsi="Arial" w:cs="Arial"/>
            <w:color w:val="000000" w:themeColor="text1"/>
            <w:sz w:val="24"/>
            <w:szCs w:val="24"/>
          </w:rPr>
          <w:t xml:space="preserve"> to determine the state of certain model elements. For example the </w:t>
        </w:r>
        <w:proofErr w:type="spellStart"/>
        <w:r w:rsidRPr="00ED215B">
          <w:rPr>
            <w:rFonts w:ascii="Courier New" w:eastAsia="Times New Roman" w:hAnsi="Courier New" w:cs="Courier New"/>
            <w:i/>
            <w:iCs/>
            <w:color w:val="000000" w:themeColor="text1"/>
            <w:sz w:val="20"/>
          </w:rPr>
          <w:t>shellMaximized</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Courier New" w:eastAsia="Times New Roman" w:hAnsi="Courier New" w:cs="Courier New"/>
            <w:i/>
            <w:iCs/>
            <w:color w:val="000000" w:themeColor="text1"/>
            <w:sz w:val="20"/>
          </w:rPr>
          <w:t>shellMinimized</w:t>
        </w:r>
        <w:proofErr w:type="spellEnd"/>
        <w:r w:rsidRPr="00ED215B">
          <w:rPr>
            <w:rFonts w:ascii="Arial" w:eastAsia="Times New Roman" w:hAnsi="Arial" w:cs="Arial"/>
            <w:color w:val="000000" w:themeColor="text1"/>
            <w:sz w:val="24"/>
            <w:szCs w:val="24"/>
          </w:rPr>
          <w:t xml:space="preserve"> tag on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is used by Eclipse to determine if the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should be maximized or minimized. </w:t>
        </w:r>
      </w:ins>
    </w:p>
    <w:p w:rsidR="00ED215B" w:rsidRPr="00ED215B" w:rsidRDefault="00ED215B" w:rsidP="00ED215B">
      <w:pPr>
        <w:shd w:val="clear" w:color="auto" w:fill="FFFFFF"/>
        <w:spacing w:before="100" w:beforeAutospacing="1" w:after="100" w:afterAutospacing="1" w:line="240" w:lineRule="auto"/>
        <w:ind w:left="150" w:right="150"/>
        <w:rPr>
          <w:ins w:id="624" w:author="Unknown"/>
          <w:rFonts w:ascii="Arial" w:eastAsia="Times New Roman" w:hAnsi="Arial" w:cs="Arial"/>
          <w:color w:val="000000" w:themeColor="text1"/>
          <w:sz w:val="24"/>
          <w:szCs w:val="24"/>
        </w:rPr>
      </w:pPr>
      <w:ins w:id="625" w:author="Unknown">
        <w:r w:rsidRPr="00ED215B">
          <w:rPr>
            <w:rFonts w:ascii="Arial" w:eastAsia="Times New Roman" w:hAnsi="Arial" w:cs="Arial"/>
            <w:color w:val="000000" w:themeColor="text1"/>
            <w:sz w:val="24"/>
            <w:szCs w:val="24"/>
          </w:rPr>
          <w:t xml:space="preserve">The following screenshot shows how to define the maximization of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626"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4800600" cy="4448175"/>
            <wp:effectExtent l="19050" t="0" r="0" b="0"/>
            <wp:docPr id="34" name="图片 34" descr="Supplementary info for a Window to set it to 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upplementary info for a Window to set it to maximize"/>
                    <pic:cNvPicPr>
                      <a:picLocks noChangeAspect="1" noChangeArrowheads="1"/>
                    </pic:cNvPicPr>
                  </pic:nvPicPr>
                  <pic:blipFill>
                    <a:blip r:embed="rId20"/>
                    <a:srcRect/>
                    <a:stretch>
                      <a:fillRect/>
                    </a:stretch>
                  </pic:blipFill>
                  <pic:spPr bwMode="auto">
                    <a:xfrm>
                      <a:off x="0" y="0"/>
                      <a:ext cx="4800600" cy="44481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627" w:author="Unknown"/>
          <w:rFonts w:ascii="Arial" w:eastAsia="Times New Roman" w:hAnsi="Arial" w:cs="Arial"/>
          <w:color w:val="000000" w:themeColor="text1"/>
          <w:sz w:val="24"/>
          <w:szCs w:val="24"/>
        </w:rPr>
      </w:pPr>
      <w:ins w:id="628" w:author="Unknown">
        <w:r w:rsidRPr="00ED215B">
          <w:rPr>
            <w:rFonts w:ascii="Arial" w:eastAsia="Times New Roman" w:hAnsi="Arial" w:cs="Arial"/>
            <w:color w:val="000000" w:themeColor="text1"/>
            <w:sz w:val="24"/>
            <w:szCs w:val="24"/>
          </w:rPr>
          <w:t xml:space="preserve">Another tag which is used frequently is the </w:t>
        </w:r>
        <w:proofErr w:type="spellStart"/>
        <w:r w:rsidRPr="00ED215B">
          <w:rPr>
            <w:rFonts w:ascii="Courier New" w:eastAsia="Times New Roman" w:hAnsi="Courier New" w:cs="Courier New"/>
            <w:i/>
            <w:iCs/>
            <w:color w:val="000000" w:themeColor="text1"/>
            <w:sz w:val="20"/>
          </w:rPr>
          <w:t>NoAutoCollapse</w:t>
        </w:r>
        <w:proofErr w:type="spellEnd"/>
        <w:r w:rsidRPr="00ED215B">
          <w:rPr>
            <w:rFonts w:ascii="Arial" w:eastAsia="Times New Roman" w:hAnsi="Arial" w:cs="Arial"/>
            <w:color w:val="000000" w:themeColor="text1"/>
            <w:sz w:val="24"/>
            <w:szCs w:val="24"/>
          </w:rPr>
          <w:t xml:space="preserve"> tag which you can add to a </w:t>
        </w:r>
        <w:proofErr w:type="spellStart"/>
        <w:r w:rsidRPr="00ED215B">
          <w:rPr>
            <w:rFonts w:ascii="Arial" w:eastAsia="Times New Roman" w:hAnsi="Arial" w:cs="Arial"/>
            <w:i/>
            <w:iCs/>
            <w:color w:val="000000" w:themeColor="text1"/>
            <w:sz w:val="24"/>
            <w:szCs w:val="24"/>
          </w:rPr>
          <w:t>PartStack</w:t>
        </w:r>
        <w:proofErr w:type="spellEnd"/>
        <w:r w:rsidRPr="00ED215B">
          <w:rPr>
            <w:rFonts w:ascii="Arial" w:eastAsia="Times New Roman" w:hAnsi="Arial" w:cs="Arial"/>
            <w:color w:val="000000" w:themeColor="text1"/>
            <w:sz w:val="24"/>
            <w:szCs w:val="24"/>
          </w:rPr>
          <w:t xml:space="preserve"> container. With this flag the </w:t>
        </w:r>
        <w:proofErr w:type="spellStart"/>
        <w:r w:rsidRPr="00ED215B">
          <w:rPr>
            <w:rFonts w:ascii="Arial" w:eastAsia="Times New Roman" w:hAnsi="Arial" w:cs="Arial"/>
            <w:i/>
            <w:iCs/>
            <w:color w:val="000000" w:themeColor="text1"/>
            <w:sz w:val="24"/>
            <w:szCs w:val="24"/>
          </w:rPr>
          <w:t>PartStack</w:t>
        </w:r>
        <w:proofErr w:type="spellEnd"/>
        <w:r w:rsidRPr="00ED215B">
          <w:rPr>
            <w:rFonts w:ascii="Arial" w:eastAsia="Times New Roman" w:hAnsi="Arial" w:cs="Arial"/>
            <w:color w:val="000000" w:themeColor="text1"/>
            <w:sz w:val="24"/>
            <w:szCs w:val="24"/>
          </w:rPr>
          <w:t xml:space="preserve"> will not collapse even if you remove all parts from it. </w:t>
        </w:r>
      </w:ins>
    </w:p>
    <w:p w:rsidR="00ED215B" w:rsidRPr="00ED215B" w:rsidRDefault="00ED215B" w:rsidP="00ED215B">
      <w:pPr>
        <w:shd w:val="clear" w:color="auto" w:fill="FFFFFF"/>
        <w:spacing w:after="0" w:line="240" w:lineRule="auto"/>
        <w:rPr>
          <w:ins w:id="629"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924550" cy="4591050"/>
            <wp:effectExtent l="19050" t="0" r="0" b="0"/>
            <wp:docPr id="35" name="图片 35" descr="NoAutoCollapse flag on Stack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AutoCollapse flag on Stackstack"/>
                    <pic:cNvPicPr>
                      <a:picLocks noChangeAspect="1" noChangeArrowheads="1"/>
                    </pic:cNvPicPr>
                  </pic:nvPicPr>
                  <pic:blipFill>
                    <a:blip r:embed="rId21"/>
                    <a:srcRect/>
                    <a:stretch>
                      <a:fillRect/>
                    </a:stretch>
                  </pic:blipFill>
                  <pic:spPr bwMode="auto">
                    <a:xfrm>
                      <a:off x="0" y="0"/>
                      <a:ext cx="5924550" cy="45910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630" w:author="Unknown"/>
          <w:rFonts w:ascii="Arial" w:eastAsia="Times New Roman" w:hAnsi="Arial" w:cs="Arial"/>
          <w:color w:val="000000" w:themeColor="text1"/>
          <w:sz w:val="24"/>
          <w:szCs w:val="24"/>
        </w:rPr>
      </w:pPr>
      <w:ins w:id="631" w:author="Unknown">
        <w:r w:rsidRPr="00ED215B">
          <w:rPr>
            <w:rFonts w:ascii="Arial" w:eastAsia="Times New Roman" w:hAnsi="Arial" w:cs="Arial"/>
            <w:color w:val="000000" w:themeColor="text1"/>
            <w:sz w:val="24"/>
            <w:szCs w:val="24"/>
          </w:rPr>
          <w:t xml:space="preserve">Check the appendix of this {tutorial} for more tags. </w:t>
        </w:r>
      </w:ins>
    </w:p>
    <w:p w:rsidR="00ED215B" w:rsidRPr="00ED215B" w:rsidRDefault="00ED215B" w:rsidP="00ED215B">
      <w:pPr>
        <w:shd w:val="clear" w:color="auto" w:fill="FFFFFF"/>
        <w:spacing w:after="0" w:line="240" w:lineRule="auto"/>
        <w:outlineLvl w:val="2"/>
        <w:rPr>
          <w:ins w:id="632" w:author="Unknown"/>
          <w:rFonts w:ascii="Arial" w:eastAsia="Times New Roman" w:hAnsi="Arial" w:cs="Arial"/>
          <w:b/>
          <w:bCs/>
          <w:color w:val="000000" w:themeColor="text1"/>
          <w:sz w:val="30"/>
          <w:szCs w:val="30"/>
        </w:rPr>
      </w:pPr>
      <w:bookmarkStart w:id="633" w:name="supplementary_persistence"/>
      <w:bookmarkEnd w:id="633"/>
      <w:ins w:id="634" w:author="Unknown">
        <w:r w:rsidRPr="00ED215B">
          <w:rPr>
            <w:rFonts w:ascii="Arial" w:eastAsia="Times New Roman" w:hAnsi="Arial" w:cs="Arial"/>
            <w:b/>
            <w:bCs/>
            <w:color w:val="000000" w:themeColor="text1"/>
            <w:sz w:val="30"/>
            <w:szCs w:val="30"/>
          </w:rPr>
          <w:t xml:space="preserve">6.2. Persisted State </w:t>
        </w:r>
      </w:ins>
    </w:p>
    <w:p w:rsidR="00ED215B" w:rsidRPr="00ED215B" w:rsidRDefault="00ED215B" w:rsidP="00ED215B">
      <w:pPr>
        <w:shd w:val="clear" w:color="auto" w:fill="FFFFFF"/>
        <w:spacing w:before="100" w:beforeAutospacing="1" w:after="100" w:afterAutospacing="1" w:line="240" w:lineRule="auto"/>
        <w:ind w:left="150" w:right="150"/>
        <w:rPr>
          <w:ins w:id="635" w:author="Unknown"/>
          <w:rFonts w:ascii="Arial" w:eastAsia="Times New Roman" w:hAnsi="Arial" w:cs="Arial"/>
          <w:color w:val="000000" w:themeColor="text1"/>
          <w:sz w:val="24"/>
          <w:szCs w:val="24"/>
        </w:rPr>
      </w:pPr>
      <w:ins w:id="636" w:author="Unknown">
        <w:r w:rsidRPr="00ED215B">
          <w:rPr>
            <w:rFonts w:ascii="Arial" w:eastAsia="Times New Roman" w:hAnsi="Arial" w:cs="Arial"/>
            <w:color w:val="000000" w:themeColor="text1"/>
            <w:sz w:val="24"/>
            <w:szCs w:val="24"/>
          </w:rPr>
          <w:t xml:space="preserve">Model elements allow also to have persisted state. If you retrieve the model element you can get and set this persisted state.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37" w:author="Unknown"/>
          <w:rFonts w:ascii="Lucida Console" w:eastAsia="Times New Roman" w:hAnsi="Lucida Console" w:cs="Courier New"/>
          <w:color w:val="000000" w:themeColor="text1"/>
          <w:sz w:val="19"/>
          <w:szCs w:val="19"/>
        </w:rPr>
      </w:pPr>
      <w:ins w:id="638" w:author="Unknown">
        <w:r w:rsidRPr="00ED215B">
          <w:rPr>
            <w:rFonts w:ascii="Lucida Console" w:eastAsia="Times New Roman" w:hAnsi="Lucida Console" w:cs="Courier New"/>
            <w:i/>
            <w:iCs/>
            <w:color w:val="000000" w:themeColor="text1"/>
            <w:sz w:val="19"/>
          </w:rPr>
          <w:lastRenderedPageBreak/>
          <w:t xml:space="preserve">// </w:t>
        </w:r>
        <w:proofErr w:type="spellStart"/>
        <w:r w:rsidRPr="00ED215B">
          <w:rPr>
            <w:rFonts w:ascii="Lucida Console" w:eastAsia="Times New Roman" w:hAnsi="Lucida Console" w:cs="Courier New"/>
            <w:i/>
            <w:iCs/>
            <w:color w:val="000000" w:themeColor="text1"/>
            <w:sz w:val="19"/>
          </w:rPr>
          <w:t>modelObject</w:t>
        </w:r>
        <w:proofErr w:type="spellEnd"/>
        <w:r w:rsidRPr="00ED215B">
          <w:rPr>
            <w:rFonts w:ascii="Lucida Console" w:eastAsia="Times New Roman" w:hAnsi="Lucida Console" w:cs="Courier New"/>
            <w:i/>
            <w:iCs/>
            <w:color w:val="000000" w:themeColor="text1"/>
            <w:sz w:val="19"/>
          </w:rPr>
          <w:t xml:space="preserve"> is the model object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39" w:author="Unknown"/>
          <w:rFonts w:ascii="Lucida Console" w:eastAsia="Times New Roman" w:hAnsi="Lucida Console" w:cs="Courier New"/>
          <w:color w:val="000000" w:themeColor="text1"/>
          <w:sz w:val="19"/>
          <w:szCs w:val="19"/>
        </w:rPr>
      </w:pPr>
      <w:ins w:id="640" w:author="Unknown">
        <w:r w:rsidRPr="00ED215B">
          <w:rPr>
            <w:rFonts w:ascii="Lucida Console" w:eastAsia="Times New Roman" w:hAnsi="Lucida Console" w:cs="Courier New"/>
            <w:i/>
            <w:iCs/>
            <w:color w:val="000000" w:themeColor="text1"/>
            <w:sz w:val="19"/>
          </w:rPr>
          <w:t>// retrieved via dependency injection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4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42" w:author="Unknown"/>
          <w:rFonts w:ascii="Lucida Console" w:eastAsia="Times New Roman" w:hAnsi="Lucida Console" w:cs="Courier New"/>
          <w:color w:val="000000" w:themeColor="text1"/>
          <w:sz w:val="19"/>
          <w:szCs w:val="19"/>
        </w:rPr>
      </w:pPr>
      <w:ins w:id="643" w:author="Unknown">
        <w:r w:rsidRPr="00ED215B">
          <w:rPr>
            <w:rFonts w:ascii="Lucida Console" w:eastAsia="Times New Roman" w:hAnsi="Lucida Console" w:cs="Courier New"/>
            <w:i/>
            <w:iCs/>
            <w:color w:val="000000" w:themeColor="text1"/>
            <w:sz w:val="19"/>
          </w:rPr>
          <w:t>// Get the state by the "</w:t>
        </w:r>
        <w:proofErr w:type="spellStart"/>
        <w:r w:rsidRPr="00ED215B">
          <w:rPr>
            <w:rFonts w:ascii="Lucida Console" w:eastAsia="Times New Roman" w:hAnsi="Lucida Console" w:cs="Courier New"/>
            <w:i/>
            <w:iCs/>
            <w:color w:val="000000" w:themeColor="text1"/>
            <w:sz w:val="19"/>
          </w:rPr>
          <w:t>yourKey</w:t>
        </w:r>
        <w:proofErr w:type="spellEnd"/>
        <w:r w:rsidRPr="00ED215B">
          <w:rPr>
            <w:rFonts w:ascii="Lucida Console" w:eastAsia="Times New Roman" w:hAnsi="Lucida Console" w:cs="Courier New"/>
            <w:i/>
            <w:iCs/>
            <w:color w:val="000000" w:themeColor="text1"/>
            <w:sz w:val="19"/>
          </w:rPr>
          <w:t>" key</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44" w:author="Unknown"/>
          <w:rFonts w:ascii="Lucida Console" w:eastAsia="Times New Roman" w:hAnsi="Lucida Console" w:cs="Courier New"/>
          <w:color w:val="000000" w:themeColor="text1"/>
          <w:sz w:val="19"/>
          <w:szCs w:val="19"/>
        </w:rPr>
      </w:pPr>
      <w:ins w:id="645" w:author="Unknown">
        <w:r w:rsidRPr="00ED215B">
          <w:rPr>
            <w:rFonts w:ascii="Lucida Console" w:eastAsia="Times New Roman" w:hAnsi="Lucida Console" w:cs="Courier New"/>
            <w:color w:val="000000" w:themeColor="text1"/>
            <w:sz w:val="19"/>
            <w:szCs w:val="19"/>
          </w:rPr>
          <w:t xml:space="preserve">String state = </w:t>
        </w:r>
        <w:proofErr w:type="spellStart"/>
        <w:proofErr w:type="gramStart"/>
        <w:r w:rsidRPr="00ED215B">
          <w:rPr>
            <w:rFonts w:ascii="Lucida Console" w:eastAsia="Times New Roman" w:hAnsi="Lucida Console" w:cs="Courier New"/>
            <w:color w:val="000000" w:themeColor="text1"/>
            <w:sz w:val="19"/>
            <w:szCs w:val="19"/>
          </w:rPr>
          <w:t>addon.getPersistedState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).get(</w:t>
        </w:r>
        <w:proofErr w:type="spellStart"/>
        <w:r w:rsidRPr="00ED215B">
          <w:rPr>
            <w:rFonts w:ascii="Lucida Console" w:eastAsia="Times New Roman" w:hAnsi="Lucida Console" w:cs="Courier New"/>
            <w:color w:val="000000" w:themeColor="text1"/>
            <w:sz w:val="19"/>
            <w:szCs w:val="19"/>
          </w:rPr>
          <w:t>yourKey</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46"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47" w:author="Unknown"/>
          <w:rFonts w:ascii="Lucida Console" w:eastAsia="Times New Roman" w:hAnsi="Lucida Console" w:cs="Courier New"/>
          <w:color w:val="000000" w:themeColor="text1"/>
          <w:sz w:val="19"/>
          <w:szCs w:val="19"/>
        </w:rPr>
      </w:pPr>
      <w:ins w:id="648" w:author="Unknown">
        <w:r w:rsidRPr="00ED215B">
          <w:rPr>
            <w:rFonts w:ascii="Lucida Console" w:eastAsia="Times New Roman" w:hAnsi="Lucida Console" w:cs="Courier New"/>
            <w:i/>
            <w:iCs/>
            <w:color w:val="000000" w:themeColor="text1"/>
            <w:sz w:val="19"/>
          </w:rPr>
          <w:t>// Store the state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649" w:author="Unknown"/>
          <w:rFonts w:ascii="Lucida Console" w:eastAsia="Times New Roman" w:hAnsi="Lucida Console" w:cs="Courier New"/>
          <w:color w:val="000000" w:themeColor="text1"/>
          <w:sz w:val="19"/>
          <w:szCs w:val="19"/>
        </w:rPr>
      </w:pPr>
      <w:proofErr w:type="spellStart"/>
      <w:proofErr w:type="gramStart"/>
      <w:ins w:id="650" w:author="Unknown">
        <w:r w:rsidRPr="00ED215B">
          <w:rPr>
            <w:rFonts w:ascii="Lucida Console" w:eastAsia="Times New Roman" w:hAnsi="Lucida Console" w:cs="Courier New"/>
            <w:color w:val="000000" w:themeColor="text1"/>
            <w:sz w:val="19"/>
            <w:szCs w:val="19"/>
          </w:rPr>
          <w:t>modelObject.getPersistedState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).put(</w:t>
        </w:r>
        <w:proofErr w:type="spellStart"/>
        <w:r w:rsidRPr="00ED215B">
          <w:rPr>
            <w:rFonts w:ascii="Lucida Console" w:eastAsia="Times New Roman" w:hAnsi="Lucida Console" w:cs="Courier New"/>
            <w:color w:val="000000" w:themeColor="text1"/>
            <w:sz w:val="19"/>
            <w:szCs w:val="19"/>
          </w:rPr>
          <w:t>yourKey</w:t>
        </w:r>
        <w:proofErr w:type="spellEnd"/>
        <w:r w:rsidRPr="00ED215B">
          <w:rPr>
            <w:rFonts w:ascii="Lucida Console" w:eastAsia="Times New Roman" w:hAnsi="Lucida Console" w:cs="Courier New"/>
            <w:color w:val="000000" w:themeColor="text1"/>
            <w:sz w:val="19"/>
            <w:szCs w:val="19"/>
          </w:rPr>
          <w:t xml:space="preserve">, state) </w:t>
        </w:r>
      </w:ins>
    </w:p>
    <w:p w:rsidR="00ED215B" w:rsidRPr="00ED215B" w:rsidRDefault="00ED215B" w:rsidP="00ED215B">
      <w:pPr>
        <w:shd w:val="clear" w:color="auto" w:fill="FFFFFF"/>
        <w:spacing w:before="300" w:after="0" w:line="240" w:lineRule="auto"/>
        <w:outlineLvl w:val="1"/>
        <w:rPr>
          <w:ins w:id="651" w:author="Unknown"/>
          <w:rFonts w:ascii="Arial" w:eastAsia="Times New Roman" w:hAnsi="Arial" w:cs="Arial"/>
          <w:b/>
          <w:bCs/>
          <w:color w:val="000000" w:themeColor="text1"/>
          <w:sz w:val="45"/>
          <w:szCs w:val="45"/>
        </w:rPr>
      </w:pPr>
      <w:bookmarkStart w:id="652" w:name="importantmodelelement_element"/>
      <w:bookmarkEnd w:id="652"/>
      <w:ins w:id="653" w:author="Unknown">
        <w:r w:rsidRPr="00ED215B">
          <w:rPr>
            <w:rFonts w:ascii="Arial" w:eastAsia="Times New Roman" w:hAnsi="Arial" w:cs="Arial"/>
            <w:b/>
            <w:bCs/>
            <w:color w:val="000000" w:themeColor="text1"/>
            <w:sz w:val="45"/>
            <w:szCs w:val="45"/>
          </w:rPr>
          <w:t xml:space="preserve">7. Overview of available model elements </w:t>
        </w:r>
      </w:ins>
    </w:p>
    <w:p w:rsidR="00ED215B" w:rsidRPr="00ED215B" w:rsidRDefault="00ED215B" w:rsidP="00ED215B">
      <w:pPr>
        <w:shd w:val="clear" w:color="auto" w:fill="FFFFFF"/>
        <w:spacing w:before="100" w:beforeAutospacing="1" w:after="100" w:afterAutospacing="1" w:line="240" w:lineRule="auto"/>
        <w:ind w:left="150" w:right="150"/>
        <w:rPr>
          <w:ins w:id="654" w:author="Unknown"/>
          <w:rFonts w:ascii="Arial" w:eastAsia="Times New Roman" w:hAnsi="Arial" w:cs="Arial"/>
          <w:color w:val="000000" w:themeColor="text1"/>
          <w:sz w:val="24"/>
          <w:szCs w:val="24"/>
        </w:rPr>
      </w:pPr>
      <w:ins w:id="655" w:author="Unknown">
        <w:r w:rsidRPr="00ED215B">
          <w:rPr>
            <w:rFonts w:ascii="Arial" w:eastAsia="Times New Roman" w:hAnsi="Arial" w:cs="Arial"/>
            <w:color w:val="000000" w:themeColor="text1"/>
            <w:sz w:val="24"/>
            <w:szCs w:val="24"/>
          </w:rPr>
          <w:t xml:space="preserve">Model elements have Java classes associated with them. As the model is interactive you can use these model elements to change its attributes or children. </w:t>
        </w:r>
      </w:ins>
    </w:p>
    <w:p w:rsidR="00ED215B" w:rsidRPr="00ED215B" w:rsidRDefault="00ED215B" w:rsidP="00ED215B">
      <w:pPr>
        <w:shd w:val="clear" w:color="auto" w:fill="FFFFFF"/>
        <w:spacing w:before="100" w:beforeAutospacing="1" w:after="100" w:afterAutospacing="1" w:line="240" w:lineRule="auto"/>
        <w:ind w:left="150" w:right="150"/>
        <w:rPr>
          <w:ins w:id="656" w:author="Unknown"/>
          <w:rFonts w:ascii="Arial" w:eastAsia="Times New Roman" w:hAnsi="Arial" w:cs="Arial"/>
          <w:color w:val="000000" w:themeColor="text1"/>
          <w:sz w:val="24"/>
          <w:szCs w:val="24"/>
        </w:rPr>
      </w:pPr>
      <w:ins w:id="657" w:author="Unknown">
        <w:r w:rsidRPr="00ED215B">
          <w:rPr>
            <w:rFonts w:ascii="Arial" w:eastAsia="Times New Roman" w:hAnsi="Arial" w:cs="Arial"/>
            <w:color w:val="000000" w:themeColor="text1"/>
            <w:sz w:val="24"/>
            <w:szCs w:val="24"/>
          </w:rPr>
          <w:t xml:space="preserve">The following is a table of important model elements based on their Java classes. These model elements can also get injected. </w:t>
        </w:r>
      </w:ins>
    </w:p>
    <w:p w:rsidR="00ED215B" w:rsidRPr="00ED215B" w:rsidRDefault="00ED215B" w:rsidP="00ED215B">
      <w:pPr>
        <w:shd w:val="clear" w:color="auto" w:fill="FFFFFF"/>
        <w:spacing w:before="100" w:beforeAutospacing="1" w:after="100" w:afterAutospacing="1" w:line="240" w:lineRule="auto"/>
        <w:ind w:left="150" w:right="150"/>
        <w:rPr>
          <w:ins w:id="658" w:author="Unknown"/>
          <w:rFonts w:ascii="Arial" w:eastAsia="Times New Roman" w:hAnsi="Arial" w:cs="Arial"/>
          <w:color w:val="000000" w:themeColor="text1"/>
          <w:sz w:val="24"/>
          <w:szCs w:val="24"/>
        </w:rPr>
      </w:pPr>
      <w:bookmarkStart w:id="659" w:name="d1138e914"/>
      <w:bookmarkEnd w:id="659"/>
      <w:proofErr w:type="gramStart"/>
      <w:ins w:id="660" w:author="Unknown">
        <w:r w:rsidRPr="00ED215B">
          <w:rPr>
            <w:rFonts w:ascii="Arial" w:eastAsia="Times New Roman" w:hAnsi="Arial" w:cs="Arial"/>
            <w:b/>
            <w:bCs/>
            <w:color w:val="000000" w:themeColor="text1"/>
            <w:sz w:val="24"/>
            <w:szCs w:val="24"/>
          </w:rPr>
          <w:t>Table 2.</w:t>
        </w:r>
        <w:proofErr w:type="gramEnd"/>
        <w:r w:rsidRPr="00ED215B">
          <w:rPr>
            <w:rFonts w:ascii="Arial" w:eastAsia="Times New Roman" w:hAnsi="Arial" w:cs="Arial"/>
            <w:b/>
            <w:bCs/>
            <w:color w:val="000000" w:themeColor="text1"/>
            <w:sz w:val="24"/>
            <w:szCs w:val="24"/>
          </w:rPr>
          <w:t> Eclipse 4 model element</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2051"/>
        <w:gridCol w:w="11209"/>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Model 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MApplication</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Describes the application object. Can be used for example to add new windows to your application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MWindow</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Represents a Window in your application.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lastRenderedPageBreak/>
              <w:t>MTrimmedWindow</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Represents a Window in your application. The underlying SWT shell has been created with the SWT.SHELL_TRIM attribute which means, it has a tile, </w:t>
            </w:r>
            <w:proofErr w:type="gramStart"/>
            <w:r w:rsidRPr="00ED215B">
              <w:rPr>
                <w:rFonts w:ascii="Arial" w:eastAsia="Times New Roman" w:hAnsi="Arial" w:cs="Arial"/>
                <w:color w:val="000000" w:themeColor="text1"/>
                <w:sz w:val="21"/>
                <w:szCs w:val="21"/>
              </w:rPr>
              <w:t>a minimize</w:t>
            </w:r>
            <w:proofErr w:type="gramEnd"/>
            <w:r w:rsidRPr="00ED215B">
              <w:rPr>
                <w:rFonts w:ascii="Arial" w:eastAsia="Times New Roman" w:hAnsi="Arial" w:cs="Arial"/>
                <w:color w:val="000000" w:themeColor="text1"/>
                <w:sz w:val="21"/>
                <w:szCs w:val="21"/>
              </w:rPr>
              <w:t xml:space="preserve">, maximize and resize button.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MPerspective</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Object for the perspective model element.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MPart</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Represents the model element part, e.g. a View or </w:t>
            </w:r>
            <w:proofErr w:type="gramStart"/>
            <w:r w:rsidRPr="00ED215B">
              <w:rPr>
                <w:rFonts w:ascii="Arial" w:eastAsia="Times New Roman" w:hAnsi="Arial" w:cs="Arial"/>
                <w:color w:val="000000" w:themeColor="text1"/>
                <w:sz w:val="21"/>
                <w:szCs w:val="21"/>
              </w:rPr>
              <w:t>a</w:t>
            </w:r>
            <w:proofErr w:type="gramEnd"/>
            <w:r w:rsidRPr="00ED215B">
              <w:rPr>
                <w:rFonts w:ascii="Arial" w:eastAsia="Times New Roman" w:hAnsi="Arial" w:cs="Arial"/>
                <w:color w:val="000000" w:themeColor="text1"/>
                <w:sz w:val="21"/>
                <w:szCs w:val="21"/>
              </w:rPr>
              <w:t xml:space="preserve"> Editor.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MDirtyable</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Property of </w:t>
            </w:r>
            <w:proofErr w:type="spellStart"/>
            <w:r w:rsidRPr="00ED215B">
              <w:rPr>
                <w:rFonts w:ascii="Arial" w:eastAsia="Times New Roman" w:hAnsi="Arial" w:cs="Arial"/>
                <w:color w:val="000000" w:themeColor="text1"/>
                <w:sz w:val="21"/>
                <w:szCs w:val="21"/>
              </w:rPr>
              <w:t>MPart</w:t>
            </w:r>
            <w:proofErr w:type="spellEnd"/>
            <w:r w:rsidRPr="00ED215B">
              <w:rPr>
                <w:rFonts w:ascii="Arial" w:eastAsia="Times New Roman" w:hAnsi="Arial" w:cs="Arial"/>
                <w:color w:val="000000" w:themeColor="text1"/>
                <w:sz w:val="21"/>
                <w:szCs w:val="21"/>
              </w:rPr>
              <w:t xml:space="preserve"> which can be injected. If set to true, this property informs the Eclipse platform that this Part contains unsaved data (is dirty). In a Handler you can query this property to trigger a save.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MPartDescriptor</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MPartDescriptor</w:t>
            </w:r>
            <w:proofErr w:type="spellEnd"/>
            <w:r w:rsidRPr="00ED215B">
              <w:rPr>
                <w:rFonts w:ascii="Arial" w:eastAsia="Times New Roman" w:hAnsi="Arial" w:cs="Arial"/>
                <w:color w:val="000000" w:themeColor="text1"/>
                <w:sz w:val="21"/>
                <w:szCs w:val="21"/>
              </w:rPr>
              <w:t xml:space="preserve"> is a template for new Parts. You define in your application model a </w:t>
            </w:r>
            <w:proofErr w:type="spellStart"/>
            <w:r w:rsidRPr="00ED215B">
              <w:rPr>
                <w:rFonts w:ascii="Arial" w:eastAsia="Times New Roman" w:hAnsi="Arial" w:cs="Arial"/>
                <w:color w:val="000000" w:themeColor="text1"/>
                <w:sz w:val="21"/>
                <w:szCs w:val="21"/>
              </w:rPr>
              <w:t>PartDescriptor</w:t>
            </w:r>
            <w:proofErr w:type="spellEnd"/>
            <w:r w:rsidRPr="00ED215B">
              <w:rPr>
                <w:rFonts w:ascii="Arial" w:eastAsia="Times New Roman" w:hAnsi="Arial" w:cs="Arial"/>
                <w:color w:val="000000" w:themeColor="text1"/>
                <w:sz w:val="21"/>
                <w:szCs w:val="21"/>
              </w:rPr>
              <w:t xml:space="preserve">. A new Part based on this </w:t>
            </w:r>
            <w:proofErr w:type="spellStart"/>
            <w:r w:rsidRPr="00ED215B">
              <w:rPr>
                <w:rFonts w:ascii="Arial" w:eastAsia="Times New Roman" w:hAnsi="Arial" w:cs="Arial"/>
                <w:color w:val="000000" w:themeColor="text1"/>
                <w:sz w:val="21"/>
                <w:szCs w:val="21"/>
              </w:rPr>
              <w:t>PartDescriptor</w:t>
            </w:r>
            <w:proofErr w:type="spellEnd"/>
            <w:r w:rsidRPr="00ED215B">
              <w:rPr>
                <w:rFonts w:ascii="Arial" w:eastAsia="Times New Roman" w:hAnsi="Arial" w:cs="Arial"/>
                <w:color w:val="000000" w:themeColor="text1"/>
                <w:sz w:val="21"/>
                <w:szCs w:val="21"/>
              </w:rPr>
              <w:t xml:space="preserve"> can be created via the </w:t>
            </w:r>
            <w:proofErr w:type="spellStart"/>
            <w:r w:rsidRPr="00ED215B">
              <w:rPr>
                <w:rFonts w:ascii="Arial" w:eastAsia="Times New Roman" w:hAnsi="Arial" w:cs="Arial"/>
                <w:color w:val="000000" w:themeColor="text1"/>
                <w:sz w:val="21"/>
                <w:szCs w:val="21"/>
              </w:rPr>
              <w:t>EPartService</w:t>
            </w:r>
            <w:proofErr w:type="spellEnd"/>
            <w:r w:rsidRPr="00ED215B">
              <w:rPr>
                <w:rFonts w:ascii="Arial" w:eastAsia="Times New Roman" w:hAnsi="Arial" w:cs="Arial"/>
                <w:color w:val="000000" w:themeColor="text1"/>
                <w:sz w:val="21"/>
                <w:szCs w:val="21"/>
              </w:rPr>
              <w:t xml:space="preserve"> and shown its </w:t>
            </w:r>
            <w:proofErr w:type="spellStart"/>
            <w:proofErr w:type="gramStart"/>
            <w:r w:rsidRPr="00ED215B">
              <w:rPr>
                <w:rFonts w:ascii="Courier New" w:eastAsia="Times New Roman" w:hAnsi="Courier New" w:cs="Courier New"/>
                <w:color w:val="000000" w:themeColor="text1"/>
                <w:sz w:val="25"/>
                <w:szCs w:val="25"/>
              </w:rPr>
              <w:t>showPart</w:t>
            </w:r>
            <w:proofErr w:type="spellEnd"/>
            <w:r w:rsidRPr="00ED215B">
              <w:rPr>
                <w:rFonts w:ascii="Courier New" w:eastAsia="Times New Roman" w:hAnsi="Courier New" w:cs="Courier New"/>
                <w:color w:val="000000" w:themeColor="text1"/>
                <w:sz w:val="25"/>
                <w:szCs w:val="25"/>
              </w:rPr>
              <w:t>(</w:t>
            </w:r>
            <w:proofErr w:type="gramEnd"/>
            <w:r w:rsidRPr="00ED215B">
              <w:rPr>
                <w:rFonts w:ascii="Courier New" w:eastAsia="Times New Roman" w:hAnsi="Courier New" w:cs="Courier New"/>
                <w:color w:val="000000" w:themeColor="text1"/>
                <w:sz w:val="25"/>
                <w:szCs w:val="25"/>
              </w:rPr>
              <w:t>)</w:t>
            </w:r>
            <w:r w:rsidRPr="00ED215B">
              <w:rPr>
                <w:rFonts w:ascii="Arial" w:eastAsia="Times New Roman" w:hAnsi="Arial" w:cs="Arial"/>
                <w:color w:val="000000" w:themeColor="text1"/>
                <w:sz w:val="21"/>
                <w:szCs w:val="21"/>
              </w:rPr>
              <w:t xml:space="preserve"> method.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Snippets</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Snippets can be used to pre-configure model parts which you want to create via your program. You can use </w:t>
            </w:r>
            <w:proofErr w:type="spellStart"/>
            <w:r w:rsidRPr="00ED215B">
              <w:rPr>
                <w:rFonts w:ascii="Courier New" w:eastAsia="Times New Roman" w:hAnsi="Courier New" w:cs="Courier New"/>
                <w:color w:val="000000" w:themeColor="text1"/>
                <w:sz w:val="25"/>
                <w:szCs w:val="25"/>
              </w:rPr>
              <w:t>EcoreUtil.copy</w:t>
            </w:r>
            <w:proofErr w:type="spellEnd"/>
            <w:r w:rsidRPr="00ED215B">
              <w:rPr>
                <w:rFonts w:ascii="Arial" w:eastAsia="Times New Roman" w:hAnsi="Arial" w:cs="Arial"/>
                <w:color w:val="000000" w:themeColor="text1"/>
                <w:sz w:val="21"/>
                <w:szCs w:val="21"/>
              </w:rPr>
              <w:t xml:space="preserve"> to copy a Snippet and assign it to another model element, e.g. on a </w:t>
            </w:r>
            <w:proofErr w:type="spellStart"/>
            <w:r w:rsidRPr="00ED215B">
              <w:rPr>
                <w:rFonts w:ascii="Courier New" w:eastAsia="Times New Roman" w:hAnsi="Courier New" w:cs="Courier New"/>
                <w:color w:val="000000" w:themeColor="text1"/>
                <w:sz w:val="25"/>
                <w:szCs w:val="25"/>
              </w:rPr>
              <w:t>MSash</w:t>
            </w:r>
            <w:proofErr w:type="spellEnd"/>
            <w:r w:rsidRPr="00ED215B">
              <w:rPr>
                <w:rFonts w:ascii="Arial" w:eastAsia="Times New Roman" w:hAnsi="Arial" w:cs="Arial"/>
                <w:color w:val="000000" w:themeColor="text1"/>
                <w:sz w:val="21"/>
                <w:szCs w:val="21"/>
              </w:rPr>
              <w:t xml:space="preserve"> you can add a newly copied </w:t>
            </w:r>
            <w:proofErr w:type="spellStart"/>
            <w:r w:rsidRPr="00ED215B">
              <w:rPr>
                <w:rFonts w:ascii="Courier New" w:eastAsia="Times New Roman" w:hAnsi="Courier New" w:cs="Courier New"/>
                <w:color w:val="000000" w:themeColor="text1"/>
                <w:sz w:val="25"/>
                <w:szCs w:val="25"/>
              </w:rPr>
              <w:t>MStack</w:t>
            </w:r>
            <w:proofErr w:type="spellEnd"/>
            <w:r w:rsidRPr="00ED215B">
              <w:rPr>
                <w:rFonts w:ascii="Arial" w:eastAsia="Times New Roman" w:hAnsi="Arial" w:cs="Arial"/>
                <w:color w:val="000000" w:themeColor="text1"/>
                <w:sz w:val="21"/>
                <w:szCs w:val="21"/>
              </w:rPr>
              <w:t xml:space="preserve"> called </w:t>
            </w:r>
            <w:r w:rsidRPr="00ED215B">
              <w:rPr>
                <w:rFonts w:ascii="Arial" w:eastAsia="Times New Roman" w:hAnsi="Arial" w:cs="Arial"/>
                <w:i/>
                <w:iCs/>
                <w:color w:val="000000" w:themeColor="text1"/>
                <w:sz w:val="21"/>
              </w:rPr>
              <w:t>copy</w:t>
            </w:r>
            <w:r w:rsidRPr="00ED215B">
              <w:rPr>
                <w:rFonts w:ascii="Arial" w:eastAsia="Times New Roman" w:hAnsi="Arial" w:cs="Arial"/>
                <w:color w:val="000000" w:themeColor="text1"/>
                <w:sz w:val="21"/>
                <w:szCs w:val="21"/>
              </w:rPr>
              <w:t xml:space="preserve">, via </w:t>
            </w:r>
            <w:proofErr w:type="spellStart"/>
            <w:proofErr w:type="gramStart"/>
            <w:r w:rsidRPr="00ED215B">
              <w:rPr>
                <w:rFonts w:ascii="Courier New" w:eastAsia="Times New Roman" w:hAnsi="Courier New" w:cs="Courier New"/>
                <w:color w:val="000000" w:themeColor="text1"/>
                <w:sz w:val="25"/>
                <w:szCs w:val="25"/>
              </w:rPr>
              <w:t>getChildren</w:t>
            </w:r>
            <w:proofErr w:type="spellEnd"/>
            <w:r w:rsidRPr="00ED215B">
              <w:rPr>
                <w:rFonts w:ascii="Courier New" w:eastAsia="Times New Roman" w:hAnsi="Courier New" w:cs="Courier New"/>
                <w:color w:val="000000" w:themeColor="text1"/>
                <w:sz w:val="25"/>
                <w:szCs w:val="25"/>
              </w:rPr>
              <w:t>(</w:t>
            </w:r>
            <w:proofErr w:type="gramEnd"/>
            <w:r w:rsidRPr="00ED215B">
              <w:rPr>
                <w:rFonts w:ascii="Courier New" w:eastAsia="Times New Roman" w:hAnsi="Courier New" w:cs="Courier New"/>
                <w:color w:val="000000" w:themeColor="text1"/>
                <w:sz w:val="25"/>
                <w:szCs w:val="25"/>
              </w:rPr>
              <w:t>).add(copy)</w:t>
            </w:r>
            <w:r w:rsidRPr="00ED215B">
              <w:rPr>
                <w:rFonts w:ascii="Arial" w:eastAsia="Times New Roman" w:hAnsi="Arial" w:cs="Arial"/>
                <w:color w:val="000000" w:themeColor="text1"/>
                <w:sz w:val="21"/>
                <w:szCs w:val="21"/>
              </w:rPr>
              <w:t xml:space="preserve">. Also the model service has some methods to create and clone a snippet. </w:t>
            </w:r>
          </w:p>
        </w:tc>
      </w:tr>
    </w:tbl>
    <w:p w:rsidR="00ED215B" w:rsidRPr="00ED215B" w:rsidRDefault="00ED215B" w:rsidP="00ED215B">
      <w:pPr>
        <w:shd w:val="clear" w:color="auto" w:fill="FFFFFF"/>
        <w:spacing w:before="100" w:beforeAutospacing="1" w:after="100" w:afterAutospacing="1" w:line="240" w:lineRule="auto"/>
        <w:ind w:left="150" w:right="150"/>
        <w:rPr>
          <w:ins w:id="661"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300" w:after="0" w:line="240" w:lineRule="auto"/>
        <w:outlineLvl w:val="1"/>
        <w:rPr>
          <w:ins w:id="662" w:author="Unknown"/>
          <w:rFonts w:ascii="Arial" w:eastAsia="Times New Roman" w:hAnsi="Arial" w:cs="Arial"/>
          <w:b/>
          <w:bCs/>
          <w:color w:val="000000" w:themeColor="text1"/>
          <w:sz w:val="45"/>
          <w:szCs w:val="45"/>
        </w:rPr>
      </w:pPr>
      <w:bookmarkStart w:id="663" w:name="e4modelids"/>
      <w:bookmarkEnd w:id="663"/>
      <w:ins w:id="664" w:author="Unknown">
        <w:r w:rsidRPr="00ED215B">
          <w:rPr>
            <w:rFonts w:ascii="Arial" w:eastAsia="Times New Roman" w:hAnsi="Arial" w:cs="Arial"/>
            <w:b/>
            <w:bCs/>
            <w:color w:val="000000" w:themeColor="text1"/>
            <w:sz w:val="45"/>
            <w:szCs w:val="45"/>
          </w:rPr>
          <w:t xml:space="preserve">8. Identifiers for model elements </w:t>
        </w:r>
      </w:ins>
    </w:p>
    <w:p w:rsidR="00ED215B" w:rsidRPr="00ED215B" w:rsidRDefault="00ED215B" w:rsidP="00ED215B">
      <w:pPr>
        <w:shd w:val="clear" w:color="auto" w:fill="FFFFFF"/>
        <w:spacing w:after="0" w:line="240" w:lineRule="auto"/>
        <w:outlineLvl w:val="2"/>
        <w:rPr>
          <w:ins w:id="665" w:author="Unknown"/>
          <w:rFonts w:ascii="Arial" w:eastAsia="Times New Roman" w:hAnsi="Arial" w:cs="Arial"/>
          <w:b/>
          <w:bCs/>
          <w:color w:val="000000" w:themeColor="text1"/>
          <w:sz w:val="30"/>
          <w:szCs w:val="30"/>
        </w:rPr>
      </w:pPr>
      <w:bookmarkStart w:id="666" w:name="e4modelids_requirements"/>
      <w:bookmarkEnd w:id="666"/>
      <w:ins w:id="667" w:author="Unknown">
        <w:r w:rsidRPr="00ED215B">
          <w:rPr>
            <w:rFonts w:ascii="Arial" w:eastAsia="Times New Roman" w:hAnsi="Arial" w:cs="Arial"/>
            <w:b/>
            <w:bCs/>
            <w:color w:val="000000" w:themeColor="text1"/>
            <w:sz w:val="30"/>
            <w:szCs w:val="30"/>
          </w:rPr>
          <w:t xml:space="preserve">8.1. Identifiers for model elements </w:t>
        </w:r>
      </w:ins>
    </w:p>
    <w:p w:rsidR="00ED215B" w:rsidRPr="00ED215B" w:rsidRDefault="00ED215B" w:rsidP="00ED215B">
      <w:pPr>
        <w:shd w:val="clear" w:color="auto" w:fill="FFFFFF"/>
        <w:spacing w:before="100" w:beforeAutospacing="1" w:after="100" w:afterAutospacing="1" w:line="240" w:lineRule="auto"/>
        <w:ind w:left="150" w:right="150"/>
        <w:rPr>
          <w:ins w:id="668" w:author="Unknown"/>
          <w:rFonts w:ascii="Arial" w:eastAsia="Times New Roman" w:hAnsi="Arial" w:cs="Arial"/>
          <w:color w:val="000000" w:themeColor="text1"/>
          <w:sz w:val="24"/>
          <w:szCs w:val="24"/>
        </w:rPr>
      </w:pPr>
      <w:ins w:id="669" w:author="Unknown">
        <w:r w:rsidRPr="00ED215B">
          <w:rPr>
            <w:rFonts w:ascii="Arial" w:eastAsia="Times New Roman" w:hAnsi="Arial" w:cs="Arial"/>
            <w:color w:val="000000" w:themeColor="text1"/>
            <w:sz w:val="24"/>
            <w:szCs w:val="24"/>
          </w:rPr>
          <w:lastRenderedPageBreak/>
          <w:t xml:space="preserve">Every model element allows you to define an ID. This ID is used by the Eclipse framework to identify this model element. Make sure you always maintain an ID for every model elements and ensure that these IDs are unique. </w:t>
        </w:r>
      </w:ins>
    </w:p>
    <w:p w:rsidR="00ED215B" w:rsidRPr="00ED215B" w:rsidRDefault="00ED215B" w:rsidP="00ED215B">
      <w:pPr>
        <w:shd w:val="clear" w:color="auto" w:fill="FFFFFF"/>
        <w:spacing w:before="100" w:beforeAutospacing="1" w:after="100" w:afterAutospacing="1" w:line="240" w:lineRule="auto"/>
        <w:ind w:left="150" w:right="150"/>
        <w:rPr>
          <w:ins w:id="670" w:author="Unknown"/>
          <w:rFonts w:ascii="Arial" w:eastAsia="Times New Roman" w:hAnsi="Arial" w:cs="Arial"/>
          <w:color w:val="000000" w:themeColor="text1"/>
          <w:sz w:val="24"/>
          <w:szCs w:val="24"/>
        </w:rPr>
      </w:pPr>
      <w:ins w:id="671" w:author="Unknown">
        <w:r w:rsidRPr="00ED215B">
          <w:rPr>
            <w:rFonts w:ascii="Arial" w:eastAsia="Times New Roman" w:hAnsi="Arial" w:cs="Arial"/>
            <w:color w:val="000000" w:themeColor="text1"/>
            <w:sz w:val="24"/>
            <w:szCs w:val="24"/>
          </w:rPr>
          <w:t xml:space="preserve">Therefore make sure that all your model elements have an ID assigned to them. </w:t>
        </w:r>
      </w:ins>
    </w:p>
    <w:p w:rsidR="00ED215B" w:rsidRPr="00ED215B" w:rsidRDefault="00ED215B" w:rsidP="00ED215B">
      <w:pPr>
        <w:shd w:val="clear" w:color="auto" w:fill="FFFFFF"/>
        <w:spacing w:after="0" w:line="240" w:lineRule="auto"/>
        <w:outlineLvl w:val="2"/>
        <w:rPr>
          <w:ins w:id="672" w:author="Unknown"/>
          <w:rFonts w:ascii="Arial" w:eastAsia="Times New Roman" w:hAnsi="Arial" w:cs="Arial"/>
          <w:b/>
          <w:bCs/>
          <w:color w:val="000000" w:themeColor="text1"/>
          <w:sz w:val="30"/>
          <w:szCs w:val="30"/>
        </w:rPr>
      </w:pPr>
      <w:bookmarkStart w:id="673" w:name="e4modelids__nc"/>
      <w:bookmarkEnd w:id="673"/>
      <w:ins w:id="674" w:author="Unknown">
        <w:r w:rsidRPr="00ED215B">
          <w:rPr>
            <w:rFonts w:ascii="Arial" w:eastAsia="Times New Roman" w:hAnsi="Arial" w:cs="Arial"/>
            <w:b/>
            <w:bCs/>
            <w:color w:val="000000" w:themeColor="text1"/>
            <w:sz w:val="30"/>
            <w:szCs w:val="30"/>
          </w:rPr>
          <w:t xml:space="preserve">8.2. Best practices for naming conventions </w:t>
        </w:r>
      </w:ins>
    </w:p>
    <w:p w:rsidR="00ED215B" w:rsidRPr="00ED215B" w:rsidRDefault="00ED215B" w:rsidP="00ED215B">
      <w:pPr>
        <w:shd w:val="clear" w:color="auto" w:fill="FFFFFF"/>
        <w:spacing w:before="100" w:beforeAutospacing="1" w:after="100" w:afterAutospacing="1" w:line="240" w:lineRule="auto"/>
        <w:ind w:left="150" w:right="150"/>
        <w:rPr>
          <w:ins w:id="675" w:author="Unknown"/>
          <w:rFonts w:ascii="Arial" w:eastAsia="Times New Roman" w:hAnsi="Arial" w:cs="Arial"/>
          <w:color w:val="000000" w:themeColor="text1"/>
          <w:sz w:val="24"/>
          <w:szCs w:val="24"/>
        </w:rPr>
      </w:pPr>
      <w:ins w:id="676" w:author="Unknown">
        <w:r w:rsidRPr="00ED215B">
          <w:rPr>
            <w:rFonts w:ascii="Arial" w:eastAsia="Times New Roman" w:hAnsi="Arial" w:cs="Arial"/>
            <w:color w:val="000000" w:themeColor="text1"/>
            <w:sz w:val="24"/>
            <w:szCs w:val="24"/>
          </w:rPr>
          <w:t xml:space="preserve">The following suggest best practice for naming conventions, which are also used in this tutorial. </w:t>
        </w:r>
      </w:ins>
    </w:p>
    <w:p w:rsidR="00ED215B" w:rsidRPr="00ED215B" w:rsidRDefault="00ED215B" w:rsidP="00ED215B">
      <w:pPr>
        <w:shd w:val="clear" w:color="auto" w:fill="FFFFFF"/>
        <w:spacing w:before="100" w:beforeAutospacing="1" w:after="100" w:afterAutospacing="1" w:line="240" w:lineRule="auto"/>
        <w:ind w:left="150" w:right="150"/>
        <w:rPr>
          <w:ins w:id="677" w:author="Unknown"/>
          <w:rFonts w:ascii="Arial" w:eastAsia="Times New Roman" w:hAnsi="Arial" w:cs="Arial"/>
          <w:color w:val="000000" w:themeColor="text1"/>
          <w:sz w:val="24"/>
          <w:szCs w:val="24"/>
        </w:rPr>
      </w:pPr>
      <w:bookmarkStart w:id="678" w:name="d1138e1001"/>
      <w:bookmarkEnd w:id="678"/>
      <w:proofErr w:type="gramStart"/>
      <w:ins w:id="679" w:author="Unknown">
        <w:r w:rsidRPr="00ED215B">
          <w:rPr>
            <w:rFonts w:ascii="Arial" w:eastAsia="Times New Roman" w:hAnsi="Arial" w:cs="Arial"/>
            <w:b/>
            <w:bCs/>
            <w:color w:val="000000" w:themeColor="text1"/>
            <w:sz w:val="24"/>
            <w:szCs w:val="24"/>
          </w:rPr>
          <w:t>Table 3.</w:t>
        </w:r>
        <w:proofErr w:type="gramEnd"/>
        <w:r w:rsidRPr="00ED215B">
          <w:rPr>
            <w:rFonts w:ascii="Arial" w:eastAsia="Times New Roman" w:hAnsi="Arial" w:cs="Arial"/>
            <w:b/>
            <w:bCs/>
            <w:color w:val="000000" w:themeColor="text1"/>
            <w:sz w:val="24"/>
            <w:szCs w:val="24"/>
          </w:rPr>
          <w:t xml:space="preserve"> Naming conventions </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2018"/>
        <w:gridCol w:w="11242"/>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Object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Project Names</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The plug-in project name is the same as the top-level package name.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Packages</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For plug-in containing lots of user interface components use sub-packages based on the primary purpose of the components. For example the </w:t>
            </w:r>
            <w:proofErr w:type="spellStart"/>
            <w:r w:rsidRPr="00ED215B">
              <w:rPr>
                <w:rFonts w:ascii="Courier New" w:eastAsia="Times New Roman" w:hAnsi="Courier New" w:cs="Courier New"/>
                <w:color w:val="000000" w:themeColor="text1"/>
                <w:sz w:val="25"/>
                <w:szCs w:val="25"/>
              </w:rPr>
              <w:t>com.example</w:t>
            </w:r>
            <w:proofErr w:type="spellEnd"/>
            <w:r w:rsidRPr="00ED215B">
              <w:rPr>
                <w:rFonts w:ascii="Arial" w:eastAsia="Times New Roman" w:hAnsi="Arial" w:cs="Arial"/>
                <w:color w:val="000000" w:themeColor="text1"/>
                <w:sz w:val="21"/>
                <w:szCs w:val="21"/>
              </w:rPr>
              <w:t xml:space="preserve"> package may have the </w:t>
            </w:r>
            <w:proofErr w:type="spellStart"/>
            <w:r w:rsidRPr="00ED215B">
              <w:rPr>
                <w:rFonts w:ascii="Courier New" w:eastAsia="Times New Roman" w:hAnsi="Courier New" w:cs="Courier New"/>
                <w:color w:val="000000" w:themeColor="text1"/>
                <w:sz w:val="25"/>
                <w:szCs w:val="25"/>
              </w:rPr>
              <w:t>com.example.parts</w:t>
            </w:r>
            <w:proofErr w:type="spellEnd"/>
            <w:r w:rsidRPr="00ED215B">
              <w:rPr>
                <w:rFonts w:ascii="Arial" w:eastAsia="Times New Roman" w:hAnsi="Arial" w:cs="Arial"/>
                <w:color w:val="000000" w:themeColor="text1"/>
                <w:sz w:val="21"/>
                <w:szCs w:val="21"/>
              </w:rPr>
              <w:t xml:space="preserve"> and </w:t>
            </w:r>
            <w:proofErr w:type="spellStart"/>
            <w:r w:rsidRPr="00ED215B">
              <w:rPr>
                <w:rFonts w:ascii="Courier New" w:eastAsia="Times New Roman" w:hAnsi="Courier New" w:cs="Courier New"/>
                <w:color w:val="000000" w:themeColor="text1"/>
                <w:sz w:val="25"/>
                <w:szCs w:val="25"/>
              </w:rPr>
              <w:t>com.example.handler</w:t>
            </w:r>
            <w:proofErr w:type="spellEnd"/>
            <w:r w:rsidRPr="00ED215B">
              <w:rPr>
                <w:rFonts w:ascii="Arial" w:eastAsia="Times New Roman" w:hAnsi="Arial" w:cs="Arial"/>
                <w:color w:val="000000" w:themeColor="text1"/>
                <w:sz w:val="21"/>
                <w:szCs w:val="21"/>
              </w:rPr>
              <w:t xml:space="preserve"> sub-package.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Class names for model elements</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Use the primary purpose of the model element as a suffix in the class name. For example a class which represents a Part which displays </w:t>
            </w:r>
            <w:proofErr w:type="spellStart"/>
            <w:r w:rsidRPr="00ED215B">
              <w:rPr>
                <w:rFonts w:ascii="Courier New" w:eastAsia="Times New Roman" w:hAnsi="Courier New" w:cs="Courier New"/>
                <w:color w:val="000000" w:themeColor="text1"/>
                <w:sz w:val="25"/>
                <w:szCs w:val="25"/>
              </w:rPr>
              <w:t>Todo</w:t>
            </w:r>
            <w:proofErr w:type="spellEnd"/>
            <w:r w:rsidRPr="00ED215B">
              <w:rPr>
                <w:rFonts w:ascii="Arial" w:eastAsia="Times New Roman" w:hAnsi="Arial" w:cs="Arial"/>
                <w:color w:val="000000" w:themeColor="text1"/>
                <w:sz w:val="21"/>
                <w:szCs w:val="21"/>
              </w:rPr>
              <w:t xml:space="preserve"> objects, might be called </w:t>
            </w:r>
            <w:proofErr w:type="spellStart"/>
            <w:r w:rsidRPr="00ED215B">
              <w:rPr>
                <w:rFonts w:ascii="Courier New" w:eastAsia="Times New Roman" w:hAnsi="Courier New" w:cs="Courier New"/>
                <w:color w:val="000000" w:themeColor="text1"/>
                <w:sz w:val="25"/>
                <w:szCs w:val="25"/>
              </w:rPr>
              <w:t>TodoOverviewPart</w:t>
            </w:r>
            <w:proofErr w:type="spellEnd"/>
            <w:r w:rsidRPr="00ED215B">
              <w:rPr>
                <w:rFonts w:ascii="Arial" w:eastAsia="Times New Roman" w:hAnsi="Arial" w:cs="Arial"/>
                <w:color w:val="000000" w:themeColor="text1"/>
                <w:sz w:val="21"/>
                <w:szCs w:val="21"/>
              </w:rPr>
              <w:t xml:space="preserve">.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IDs</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Define clear rules for naming IDs in plugin.xml. </w:t>
            </w:r>
          </w:p>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IDs should always start with the top-level package. If appropriate use the sub-package of the implementing class also. The remainder of the ID should be descriptive for the purpose of the component. For example: "</w:t>
            </w:r>
            <w:proofErr w:type="spellStart"/>
            <w:r w:rsidRPr="00ED215B">
              <w:rPr>
                <w:rFonts w:ascii="Arial" w:eastAsia="Times New Roman" w:hAnsi="Arial" w:cs="Arial"/>
                <w:color w:val="000000" w:themeColor="text1"/>
                <w:sz w:val="21"/>
                <w:szCs w:val="21"/>
              </w:rPr>
              <w:t>com.example.parts.todolist</w:t>
            </w:r>
            <w:proofErr w:type="spellEnd"/>
            <w:r w:rsidRPr="00ED215B">
              <w:rPr>
                <w:rFonts w:ascii="Arial" w:eastAsia="Times New Roman" w:hAnsi="Arial" w:cs="Arial"/>
                <w:color w:val="000000" w:themeColor="text1"/>
                <w:sz w:val="21"/>
                <w:szCs w:val="21"/>
              </w:rPr>
              <w:t xml:space="preserve">". </w:t>
            </w:r>
          </w:p>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lastRenderedPageBreak/>
              <w:t xml:space="preserve">ID should be only lower cases (some Eclipse projects also use </w:t>
            </w:r>
            <w:proofErr w:type="spellStart"/>
            <w:r w:rsidRPr="00ED215B">
              <w:rPr>
                <w:rFonts w:ascii="Arial" w:eastAsia="Times New Roman" w:hAnsi="Arial" w:cs="Arial"/>
                <w:color w:val="000000" w:themeColor="text1"/>
                <w:sz w:val="21"/>
                <w:szCs w:val="21"/>
              </w:rPr>
              <w:t>camelCase</w:t>
            </w:r>
            <w:proofErr w:type="spellEnd"/>
            <w:r w:rsidRPr="00ED215B">
              <w:rPr>
                <w:rFonts w:ascii="Arial" w:eastAsia="Times New Roman" w:hAnsi="Arial" w:cs="Arial"/>
                <w:color w:val="000000" w:themeColor="text1"/>
                <w:sz w:val="21"/>
                <w:szCs w:val="21"/>
              </w:rPr>
              <w:t xml:space="preserve"> for the last part of the ID). </w:t>
            </w:r>
          </w:p>
        </w:tc>
      </w:tr>
    </w:tbl>
    <w:p w:rsidR="00ED215B" w:rsidRPr="00ED215B" w:rsidRDefault="00ED215B" w:rsidP="00ED215B">
      <w:pPr>
        <w:shd w:val="clear" w:color="auto" w:fill="FFFFFF"/>
        <w:spacing w:after="0" w:line="240" w:lineRule="auto"/>
        <w:rPr>
          <w:ins w:id="680"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300" w:after="0" w:line="240" w:lineRule="auto"/>
        <w:outlineLvl w:val="1"/>
        <w:rPr>
          <w:ins w:id="681" w:author="Unknown"/>
          <w:rFonts w:ascii="Arial" w:eastAsia="Times New Roman" w:hAnsi="Arial" w:cs="Arial"/>
          <w:b/>
          <w:bCs/>
          <w:color w:val="000000" w:themeColor="text1"/>
          <w:sz w:val="45"/>
          <w:szCs w:val="45"/>
        </w:rPr>
      </w:pPr>
      <w:bookmarkStart w:id="682" w:name="e4_plugin"/>
      <w:bookmarkEnd w:id="682"/>
      <w:ins w:id="683" w:author="Unknown">
        <w:r w:rsidRPr="00ED215B">
          <w:rPr>
            <w:rFonts w:ascii="Arial" w:eastAsia="Times New Roman" w:hAnsi="Arial" w:cs="Arial"/>
            <w:b/>
            <w:bCs/>
            <w:color w:val="000000" w:themeColor="text1"/>
            <w:sz w:val="45"/>
            <w:szCs w:val="45"/>
          </w:rPr>
          <w:t xml:space="preserve">9. Tutorial: Create an Eclipse plug-in </w:t>
        </w:r>
      </w:ins>
    </w:p>
    <w:p w:rsidR="00ED215B" w:rsidRPr="00ED215B" w:rsidRDefault="00ED215B" w:rsidP="00ED215B">
      <w:pPr>
        <w:shd w:val="clear" w:color="auto" w:fill="FFFFFF"/>
        <w:spacing w:after="0" w:line="240" w:lineRule="auto"/>
        <w:outlineLvl w:val="2"/>
        <w:rPr>
          <w:ins w:id="684" w:author="Unknown"/>
          <w:rFonts w:ascii="Arial" w:eastAsia="Times New Roman" w:hAnsi="Arial" w:cs="Arial"/>
          <w:b/>
          <w:bCs/>
          <w:color w:val="000000" w:themeColor="text1"/>
          <w:sz w:val="30"/>
          <w:szCs w:val="30"/>
        </w:rPr>
      </w:pPr>
      <w:bookmarkStart w:id="685" w:name="e4_plugin_create"/>
      <w:bookmarkEnd w:id="685"/>
      <w:ins w:id="686" w:author="Unknown">
        <w:r w:rsidRPr="00ED215B">
          <w:rPr>
            <w:rFonts w:ascii="Arial" w:eastAsia="Times New Roman" w:hAnsi="Arial" w:cs="Arial"/>
            <w:b/>
            <w:bCs/>
            <w:color w:val="000000" w:themeColor="text1"/>
            <w:sz w:val="30"/>
            <w:szCs w:val="30"/>
          </w:rPr>
          <w:t xml:space="preserve">9.1. Create a plug-in project </w:t>
        </w:r>
      </w:ins>
    </w:p>
    <w:p w:rsidR="00ED215B" w:rsidRPr="00ED215B" w:rsidRDefault="00ED215B" w:rsidP="00ED215B">
      <w:pPr>
        <w:shd w:val="clear" w:color="auto" w:fill="FFFFFF"/>
        <w:spacing w:before="100" w:beforeAutospacing="1" w:after="100" w:afterAutospacing="1" w:line="240" w:lineRule="auto"/>
        <w:ind w:left="150" w:right="150"/>
        <w:rPr>
          <w:ins w:id="687" w:author="Unknown"/>
          <w:rFonts w:ascii="Arial" w:eastAsia="Times New Roman" w:hAnsi="Arial" w:cs="Arial"/>
          <w:color w:val="000000" w:themeColor="text1"/>
          <w:sz w:val="24"/>
          <w:szCs w:val="24"/>
        </w:rPr>
      </w:pPr>
      <w:ins w:id="688" w:author="Unknown">
        <w:r w:rsidRPr="00ED215B">
          <w:rPr>
            <w:rFonts w:ascii="Arial" w:eastAsia="Times New Roman" w:hAnsi="Arial" w:cs="Arial"/>
            <w:color w:val="000000" w:themeColor="text1"/>
            <w:sz w:val="24"/>
            <w:szCs w:val="24"/>
          </w:rPr>
          <w:t xml:space="preserve">In Eclipse select </w:t>
        </w:r>
        <w:r w:rsidRPr="00ED215B">
          <w:rPr>
            <w:rFonts w:ascii="Arial" w:eastAsia="Times New Roman" w:hAnsi="Arial" w:cs="Arial"/>
            <w:i/>
            <w:iCs/>
            <w:color w:val="000000" w:themeColor="text1"/>
            <w:sz w:val="24"/>
            <w:szCs w:val="24"/>
          </w:rPr>
          <w:t>File</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New Project</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Plug-in Development</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Plug-in Project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689"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000625" cy="4762500"/>
            <wp:effectExtent l="19050" t="0" r="9525" b="0"/>
            <wp:docPr id="36" name="图片 36" descr="Selection the Eclipse Plug-i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ion the Eclipse Plug-in Wizard"/>
                    <pic:cNvPicPr>
                      <a:picLocks noChangeAspect="1" noChangeArrowheads="1"/>
                    </pic:cNvPicPr>
                  </pic:nvPicPr>
                  <pic:blipFill>
                    <a:blip r:embed="rId22"/>
                    <a:srcRect/>
                    <a:stretch>
                      <a:fillRect/>
                    </a:stretch>
                  </pic:blipFill>
                  <pic:spPr bwMode="auto">
                    <a:xfrm>
                      <a:off x="0" y="0"/>
                      <a:ext cx="5000625" cy="47625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690" w:author="Unknown"/>
          <w:rFonts w:ascii="Arial" w:eastAsia="Times New Roman" w:hAnsi="Arial" w:cs="Arial"/>
          <w:color w:val="000000" w:themeColor="text1"/>
          <w:sz w:val="24"/>
          <w:szCs w:val="24"/>
        </w:rPr>
      </w:pPr>
      <w:ins w:id="691" w:author="Unknown">
        <w:r w:rsidRPr="00ED215B">
          <w:rPr>
            <w:rFonts w:ascii="Arial" w:eastAsia="Times New Roman" w:hAnsi="Arial" w:cs="Arial"/>
            <w:color w:val="000000" w:themeColor="text1"/>
            <w:sz w:val="24"/>
            <w:szCs w:val="24"/>
          </w:rPr>
          <w:t xml:space="preserve">Give your plug-in the name </w:t>
        </w:r>
        <w:r w:rsidRPr="00ED215B">
          <w:rPr>
            <w:rFonts w:ascii="Arial" w:eastAsia="Times New Roman" w:hAnsi="Arial" w:cs="Arial"/>
            <w:i/>
            <w:iCs/>
            <w:color w:val="000000" w:themeColor="text1"/>
            <w:sz w:val="24"/>
            <w:szCs w:val="24"/>
          </w:rPr>
          <w:t>com.example.e4.rcp.todo</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692"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6572250"/>
            <wp:effectExtent l="19050" t="0" r="9525" b="0"/>
            <wp:docPr id="37" name="图片 37" descr="First page of the Eclipse Plug-in Wizard specifying the projec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rst page of the Eclipse Plug-in Wizard specifying the project name."/>
                    <pic:cNvPicPr>
                      <a:picLocks noChangeAspect="1" noChangeArrowheads="1"/>
                    </pic:cNvPicPr>
                  </pic:nvPicPr>
                  <pic:blipFill>
                    <a:blip r:embed="rId23"/>
                    <a:srcRect/>
                    <a:stretch>
                      <a:fillRect/>
                    </a:stretch>
                  </pic:blipFill>
                  <pic:spPr bwMode="auto">
                    <a:xfrm>
                      <a:off x="0" y="0"/>
                      <a:ext cx="5838825" cy="65722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693" w:author="Unknown"/>
          <w:rFonts w:ascii="Arial" w:eastAsia="Times New Roman" w:hAnsi="Arial" w:cs="Arial"/>
          <w:color w:val="000000" w:themeColor="text1"/>
          <w:sz w:val="24"/>
          <w:szCs w:val="24"/>
        </w:rPr>
      </w:pPr>
      <w:ins w:id="694" w:author="Unknown">
        <w:r w:rsidRPr="00ED215B">
          <w:rPr>
            <w:rFonts w:ascii="Arial" w:eastAsia="Times New Roman" w:hAnsi="Arial" w:cs="Arial"/>
            <w:color w:val="000000" w:themeColor="text1"/>
            <w:sz w:val="24"/>
            <w:szCs w:val="24"/>
          </w:rPr>
          <w:lastRenderedPageBreak/>
          <w:t xml:space="preserve">Press </w:t>
        </w:r>
        <w:proofErr w:type="gramStart"/>
        <w:r w:rsidRPr="00ED215B">
          <w:rPr>
            <w:rFonts w:ascii="Arial" w:eastAsia="Times New Roman" w:hAnsi="Arial" w:cs="Arial"/>
            <w:i/>
            <w:iCs/>
            <w:color w:val="000000" w:themeColor="text1"/>
            <w:sz w:val="24"/>
            <w:szCs w:val="24"/>
          </w:rPr>
          <w:t>Next</w:t>
        </w:r>
        <w:proofErr w:type="gramEnd"/>
        <w:r w:rsidRPr="00ED215B">
          <w:rPr>
            <w:rFonts w:ascii="Arial" w:eastAsia="Times New Roman" w:hAnsi="Arial" w:cs="Arial"/>
            <w:color w:val="000000" w:themeColor="text1"/>
            <w:sz w:val="24"/>
            <w:szCs w:val="24"/>
          </w:rPr>
          <w:t xml:space="preserve"> and make the following settings. Select </w:t>
        </w:r>
        <w:r w:rsidRPr="00ED215B">
          <w:rPr>
            <w:rFonts w:ascii="Arial" w:eastAsia="Times New Roman" w:hAnsi="Arial" w:cs="Arial"/>
            <w:i/>
            <w:iCs/>
            <w:color w:val="000000" w:themeColor="text1"/>
            <w:sz w:val="24"/>
            <w:szCs w:val="24"/>
          </w:rPr>
          <w:t>No</w:t>
        </w:r>
        <w:r w:rsidRPr="00ED215B">
          <w:rPr>
            <w:rFonts w:ascii="Arial" w:eastAsia="Times New Roman" w:hAnsi="Arial" w:cs="Arial"/>
            <w:color w:val="000000" w:themeColor="text1"/>
            <w:sz w:val="24"/>
            <w:szCs w:val="24"/>
          </w:rPr>
          <w:t xml:space="preserve"> at the question </w:t>
        </w:r>
        <w:r w:rsidRPr="00ED215B">
          <w:rPr>
            <w:rFonts w:ascii="Arial" w:eastAsia="Times New Roman" w:hAnsi="Arial" w:cs="Arial"/>
            <w:i/>
            <w:iCs/>
            <w:color w:val="000000" w:themeColor="text1"/>
            <w:sz w:val="24"/>
            <w:szCs w:val="24"/>
          </w:rPr>
          <w:t xml:space="preserve">Would you like to create a rich client application </w:t>
        </w:r>
        <w:r w:rsidRPr="00ED215B">
          <w:rPr>
            <w:rFonts w:ascii="Arial" w:eastAsia="Times New Roman" w:hAnsi="Arial" w:cs="Arial"/>
            <w:color w:val="000000" w:themeColor="text1"/>
            <w:sz w:val="24"/>
            <w:szCs w:val="24"/>
          </w:rPr>
          <w:t xml:space="preserve">and uncheck </w:t>
        </w:r>
        <w:r w:rsidRPr="00ED215B">
          <w:rPr>
            <w:rFonts w:ascii="Arial" w:eastAsia="Times New Roman" w:hAnsi="Arial" w:cs="Arial"/>
            <w:i/>
            <w:iCs/>
            <w:color w:val="000000" w:themeColor="text1"/>
            <w:sz w:val="24"/>
            <w:szCs w:val="24"/>
          </w:rPr>
          <w:t xml:space="preserve">This plug-in will make contributions to the </w:t>
        </w:r>
        <w:proofErr w:type="gramStart"/>
        <w:r w:rsidRPr="00ED215B">
          <w:rPr>
            <w:rFonts w:ascii="Arial" w:eastAsia="Times New Roman" w:hAnsi="Arial" w:cs="Arial"/>
            <w:i/>
            <w:iCs/>
            <w:color w:val="000000" w:themeColor="text1"/>
            <w:sz w:val="24"/>
            <w:szCs w:val="24"/>
          </w:rPr>
          <w:t xml:space="preserve">UI </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Uncheck the </w:t>
        </w:r>
        <w:r w:rsidRPr="00ED215B">
          <w:rPr>
            <w:rFonts w:ascii="Arial" w:eastAsia="Times New Roman" w:hAnsi="Arial" w:cs="Arial"/>
            <w:i/>
            <w:iCs/>
            <w:color w:val="000000" w:themeColor="text1"/>
            <w:sz w:val="24"/>
            <w:szCs w:val="24"/>
          </w:rPr>
          <w:t xml:space="preserve">Generate an activator, a Java class that controls the plug-ins life-cycle </w:t>
        </w:r>
        <w:r w:rsidRPr="00ED215B">
          <w:rPr>
            <w:rFonts w:ascii="Arial" w:eastAsia="Times New Roman" w:hAnsi="Arial" w:cs="Arial"/>
            <w:color w:val="000000" w:themeColor="text1"/>
            <w:sz w:val="24"/>
            <w:szCs w:val="24"/>
          </w:rPr>
          <w:t xml:space="preserve">option. </w:t>
        </w:r>
      </w:ins>
    </w:p>
    <w:p w:rsidR="00ED215B" w:rsidRPr="00ED215B" w:rsidRDefault="00ED215B" w:rsidP="00ED215B">
      <w:pPr>
        <w:shd w:val="clear" w:color="auto" w:fill="FFFFFF"/>
        <w:spacing w:after="0" w:line="240" w:lineRule="auto"/>
        <w:rPr>
          <w:ins w:id="695"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6572250"/>
            <wp:effectExtent l="19050" t="0" r="9525" b="0"/>
            <wp:docPr id="38" name="图片 38" descr="Second page of the Eclipse Plug-in Wizard specifying the plug-in ID, version, Name, Activator and the RC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ond page of the Eclipse Plug-in Wizard specifying the plug-in ID, version, Name, Activator and the RCP type."/>
                    <pic:cNvPicPr>
                      <a:picLocks noChangeAspect="1" noChangeArrowheads="1"/>
                    </pic:cNvPicPr>
                  </pic:nvPicPr>
                  <pic:blipFill>
                    <a:blip r:embed="rId24"/>
                    <a:srcRect/>
                    <a:stretch>
                      <a:fillRect/>
                    </a:stretch>
                  </pic:blipFill>
                  <pic:spPr bwMode="auto">
                    <a:xfrm>
                      <a:off x="0" y="0"/>
                      <a:ext cx="5838825" cy="65722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696" w:author="Unknown"/>
          <w:rFonts w:ascii="Arial" w:eastAsia="Times New Roman" w:hAnsi="Arial" w:cs="Arial"/>
          <w:color w:val="000000" w:themeColor="text1"/>
          <w:sz w:val="24"/>
          <w:szCs w:val="24"/>
        </w:rPr>
      </w:pPr>
      <w:ins w:id="697" w:author="Unknown">
        <w:r w:rsidRPr="00ED215B">
          <w:rPr>
            <w:rFonts w:ascii="Arial" w:eastAsia="Times New Roman" w:hAnsi="Arial" w:cs="Arial"/>
            <w:color w:val="000000" w:themeColor="text1"/>
            <w:sz w:val="24"/>
            <w:szCs w:val="24"/>
          </w:rPr>
          <w:lastRenderedPageBreak/>
          <w:t xml:space="preserve">Press the </w:t>
        </w:r>
        <w:r w:rsidRPr="00ED215B">
          <w:rPr>
            <w:rFonts w:ascii="Arial" w:eastAsia="Times New Roman" w:hAnsi="Arial" w:cs="Arial"/>
            <w:i/>
            <w:iCs/>
            <w:color w:val="000000" w:themeColor="text1"/>
            <w:sz w:val="24"/>
            <w:szCs w:val="24"/>
          </w:rPr>
          <w:t>Finish</w:t>
        </w:r>
        <w:r w:rsidRPr="00ED215B">
          <w:rPr>
            <w:rFonts w:ascii="Arial" w:eastAsia="Times New Roman" w:hAnsi="Arial" w:cs="Arial"/>
            <w:color w:val="000000" w:themeColor="text1"/>
            <w:sz w:val="24"/>
            <w:szCs w:val="24"/>
          </w:rPr>
          <w:t xml:space="preserve"> button; we will not use a template. </w:t>
        </w:r>
      </w:ins>
    </w:p>
    <w:p w:rsidR="00ED215B" w:rsidRPr="00ED215B" w:rsidRDefault="00ED215B" w:rsidP="00ED215B">
      <w:pPr>
        <w:shd w:val="clear" w:color="auto" w:fill="FFFFFF"/>
        <w:spacing w:after="0" w:line="240" w:lineRule="auto"/>
        <w:outlineLvl w:val="2"/>
        <w:rPr>
          <w:ins w:id="698" w:author="Unknown"/>
          <w:rFonts w:ascii="Arial" w:eastAsia="Times New Roman" w:hAnsi="Arial" w:cs="Arial"/>
          <w:b/>
          <w:bCs/>
          <w:color w:val="000000" w:themeColor="text1"/>
          <w:sz w:val="30"/>
          <w:szCs w:val="30"/>
        </w:rPr>
      </w:pPr>
      <w:bookmarkStart w:id="699" w:name="e4_plugin_validate"/>
      <w:bookmarkEnd w:id="699"/>
      <w:ins w:id="700" w:author="Unknown">
        <w:r w:rsidRPr="00ED215B">
          <w:rPr>
            <w:rFonts w:ascii="Arial" w:eastAsia="Times New Roman" w:hAnsi="Arial" w:cs="Arial"/>
            <w:b/>
            <w:bCs/>
            <w:color w:val="000000" w:themeColor="text1"/>
            <w:sz w:val="30"/>
            <w:szCs w:val="30"/>
          </w:rPr>
          <w:t xml:space="preserve">9.2. Validate the result </w:t>
        </w:r>
      </w:ins>
    </w:p>
    <w:p w:rsidR="00ED215B" w:rsidRPr="00ED215B" w:rsidRDefault="00ED215B" w:rsidP="00ED215B">
      <w:pPr>
        <w:shd w:val="clear" w:color="auto" w:fill="FFFFFF"/>
        <w:spacing w:before="100" w:beforeAutospacing="1" w:after="100" w:afterAutospacing="1" w:line="240" w:lineRule="auto"/>
        <w:ind w:left="150" w:right="150"/>
        <w:rPr>
          <w:ins w:id="701" w:author="Unknown"/>
          <w:rFonts w:ascii="Arial" w:eastAsia="Times New Roman" w:hAnsi="Arial" w:cs="Arial"/>
          <w:color w:val="000000" w:themeColor="text1"/>
          <w:sz w:val="24"/>
          <w:szCs w:val="24"/>
        </w:rPr>
      </w:pPr>
      <w:ins w:id="702" w:author="Unknown">
        <w:r w:rsidRPr="00ED215B">
          <w:rPr>
            <w:rFonts w:ascii="Arial" w:eastAsia="Times New Roman" w:hAnsi="Arial" w:cs="Arial"/>
            <w:color w:val="000000" w:themeColor="text1"/>
            <w:sz w:val="24"/>
            <w:szCs w:val="24"/>
          </w:rPr>
          <w:t xml:space="preserve">Open the project and check if any Java classes were created. You should have no classes in the source folder. </w:t>
        </w:r>
      </w:ins>
    </w:p>
    <w:p w:rsidR="00ED215B" w:rsidRPr="00ED215B" w:rsidRDefault="00ED215B" w:rsidP="00ED215B">
      <w:pPr>
        <w:shd w:val="clear" w:color="auto" w:fill="FFFFFF"/>
        <w:spacing w:before="100" w:beforeAutospacing="1" w:after="100" w:afterAutospacing="1" w:line="240" w:lineRule="auto"/>
        <w:ind w:left="150" w:right="150"/>
        <w:rPr>
          <w:ins w:id="703" w:author="Unknown"/>
          <w:rFonts w:ascii="Arial" w:eastAsia="Times New Roman" w:hAnsi="Arial" w:cs="Arial"/>
          <w:color w:val="000000" w:themeColor="text1"/>
          <w:sz w:val="24"/>
          <w:szCs w:val="24"/>
        </w:rPr>
      </w:pPr>
      <w:ins w:id="704" w:author="Unknown">
        <w:r w:rsidRPr="00ED215B">
          <w:rPr>
            <w:rFonts w:ascii="Arial" w:eastAsia="Times New Roman" w:hAnsi="Arial" w:cs="Arial"/>
            <w:color w:val="000000" w:themeColor="text1"/>
            <w:sz w:val="24"/>
            <w:szCs w:val="24"/>
          </w:rPr>
          <w:t xml:space="preserve">Open the </w:t>
        </w:r>
        <w:r w:rsidRPr="00ED215B">
          <w:rPr>
            <w:rFonts w:ascii="Courier New" w:eastAsia="Times New Roman" w:hAnsi="Courier New" w:cs="Courier New"/>
            <w:i/>
            <w:iCs/>
            <w:color w:val="000000" w:themeColor="text1"/>
            <w:sz w:val="20"/>
          </w:rPr>
          <w:t>MANIFEST.MF</w:t>
        </w:r>
        <w:r w:rsidRPr="00ED215B">
          <w:rPr>
            <w:rFonts w:ascii="Arial" w:eastAsia="Times New Roman" w:hAnsi="Arial" w:cs="Arial"/>
            <w:color w:val="000000" w:themeColor="text1"/>
            <w:sz w:val="24"/>
            <w:szCs w:val="24"/>
          </w:rPr>
          <w:t xml:space="preserve"> file and switch to the </w:t>
        </w:r>
        <w:r w:rsidRPr="00ED215B">
          <w:rPr>
            <w:rFonts w:ascii="Arial" w:eastAsia="Times New Roman" w:hAnsi="Arial" w:cs="Arial"/>
            <w:i/>
            <w:iCs/>
            <w:color w:val="000000" w:themeColor="text1"/>
            <w:sz w:val="24"/>
            <w:szCs w:val="24"/>
          </w:rPr>
          <w:t>Extensions</w:t>
        </w:r>
        <w:r w:rsidRPr="00ED215B">
          <w:rPr>
            <w:rFonts w:ascii="Arial" w:eastAsia="Times New Roman" w:hAnsi="Arial" w:cs="Arial"/>
            <w:color w:val="000000" w:themeColor="text1"/>
            <w:sz w:val="24"/>
            <w:szCs w:val="24"/>
          </w:rPr>
          <w:t xml:space="preserve"> tab. Validate that the list of Extensions is currently empty. </w:t>
        </w:r>
      </w:ins>
    </w:p>
    <w:p w:rsidR="00ED215B" w:rsidRPr="00ED215B" w:rsidRDefault="00ED215B" w:rsidP="00ED215B">
      <w:pPr>
        <w:shd w:val="clear" w:color="auto" w:fill="FFFFFF"/>
        <w:spacing w:before="300" w:after="0" w:line="240" w:lineRule="auto"/>
        <w:outlineLvl w:val="1"/>
        <w:rPr>
          <w:ins w:id="705" w:author="Unknown"/>
          <w:rFonts w:ascii="Arial" w:eastAsia="Times New Roman" w:hAnsi="Arial" w:cs="Arial"/>
          <w:b/>
          <w:bCs/>
          <w:color w:val="000000" w:themeColor="text1"/>
          <w:sz w:val="45"/>
          <w:szCs w:val="45"/>
        </w:rPr>
      </w:pPr>
      <w:bookmarkStart w:id="706" w:name="eclipsefeatureproject_overview"/>
      <w:bookmarkEnd w:id="706"/>
      <w:ins w:id="707" w:author="Unknown">
        <w:r w:rsidRPr="00ED215B">
          <w:rPr>
            <w:rFonts w:ascii="Arial" w:eastAsia="Times New Roman" w:hAnsi="Arial" w:cs="Arial"/>
            <w:b/>
            <w:bCs/>
            <w:color w:val="000000" w:themeColor="text1"/>
            <w:sz w:val="45"/>
            <w:szCs w:val="45"/>
          </w:rPr>
          <w:t xml:space="preserve">10. Feature project </w:t>
        </w:r>
      </w:ins>
    </w:p>
    <w:p w:rsidR="00ED215B" w:rsidRPr="00ED215B" w:rsidRDefault="00ED215B" w:rsidP="00ED215B">
      <w:pPr>
        <w:shd w:val="clear" w:color="auto" w:fill="FFFFFF"/>
        <w:spacing w:before="100" w:beforeAutospacing="1" w:after="100" w:afterAutospacing="1" w:line="240" w:lineRule="auto"/>
        <w:ind w:left="150" w:right="150"/>
        <w:rPr>
          <w:ins w:id="708" w:author="Unknown"/>
          <w:rFonts w:ascii="Arial" w:eastAsia="Times New Roman" w:hAnsi="Arial" w:cs="Arial"/>
          <w:color w:val="000000" w:themeColor="text1"/>
          <w:sz w:val="24"/>
          <w:szCs w:val="24"/>
        </w:rPr>
      </w:pPr>
      <w:ins w:id="709" w:author="Unknown">
        <w:r w:rsidRPr="00ED215B">
          <w:rPr>
            <w:rFonts w:ascii="Arial" w:eastAsia="Times New Roman" w:hAnsi="Arial" w:cs="Arial"/>
            <w:color w:val="000000" w:themeColor="text1"/>
            <w:sz w:val="24"/>
            <w:szCs w:val="24"/>
          </w:rPr>
          <w:t xml:space="preserve">An Eclipse feature project contains </w:t>
        </w:r>
        <w:r w:rsidRPr="00ED215B">
          <w:rPr>
            <w:rFonts w:ascii="Arial" w:eastAsia="Times New Roman" w:hAnsi="Arial" w:cs="Arial"/>
            <w:i/>
            <w:iCs/>
            <w:color w:val="000000" w:themeColor="text1"/>
            <w:sz w:val="24"/>
            <w:szCs w:val="24"/>
          </w:rPr>
          <w:t>features</w:t>
        </w:r>
        <w:r w:rsidRPr="00ED215B">
          <w:rPr>
            <w:rFonts w:ascii="Arial" w:eastAsia="Times New Roman" w:hAnsi="Arial" w:cs="Arial"/>
            <w:color w:val="000000" w:themeColor="text1"/>
            <w:sz w:val="24"/>
            <w:szCs w:val="24"/>
          </w:rPr>
          <w:t xml:space="preserve">. A feature has a name, version number, a software license and contains a list of plug-ins and other features which can be understood as a logical unit. </w:t>
        </w:r>
      </w:ins>
    </w:p>
    <w:p w:rsidR="00ED215B" w:rsidRPr="00ED215B" w:rsidRDefault="00ED215B" w:rsidP="00ED215B">
      <w:pPr>
        <w:shd w:val="clear" w:color="auto" w:fill="FFFFFF"/>
        <w:spacing w:before="100" w:beforeAutospacing="1" w:after="100" w:afterAutospacing="1" w:line="240" w:lineRule="auto"/>
        <w:ind w:left="150" w:right="150"/>
        <w:rPr>
          <w:ins w:id="710" w:author="Unknown"/>
          <w:rFonts w:ascii="Arial" w:eastAsia="Times New Roman" w:hAnsi="Arial" w:cs="Arial"/>
          <w:color w:val="000000" w:themeColor="text1"/>
          <w:sz w:val="24"/>
          <w:szCs w:val="24"/>
        </w:rPr>
      </w:pPr>
      <w:ins w:id="711" w:author="Unknown">
        <w:r w:rsidRPr="00ED215B">
          <w:rPr>
            <w:rFonts w:ascii="Arial" w:eastAsia="Times New Roman" w:hAnsi="Arial" w:cs="Arial"/>
            <w:color w:val="000000" w:themeColor="text1"/>
            <w:sz w:val="24"/>
            <w:szCs w:val="24"/>
          </w:rPr>
          <w:t xml:space="preserve">A feature is described via a </w:t>
        </w:r>
        <w:r w:rsidRPr="00ED215B">
          <w:rPr>
            <w:rFonts w:ascii="Courier New" w:eastAsia="Times New Roman" w:hAnsi="Courier New" w:cs="Courier New"/>
            <w:i/>
            <w:iCs/>
            <w:color w:val="000000" w:themeColor="text1"/>
            <w:sz w:val="20"/>
          </w:rPr>
          <w:t>feature.xml</w:t>
        </w:r>
        <w:r w:rsidRPr="00ED215B">
          <w:rPr>
            <w:rFonts w:ascii="Arial" w:eastAsia="Times New Roman" w:hAnsi="Arial" w:cs="Arial"/>
            <w:color w:val="000000" w:themeColor="text1"/>
            <w:sz w:val="24"/>
            <w:szCs w:val="24"/>
          </w:rPr>
          <w:t xml:space="preserve"> file in the Eclipse feature project. </w:t>
        </w:r>
      </w:ins>
    </w:p>
    <w:p w:rsidR="00ED215B" w:rsidRPr="00ED215B" w:rsidRDefault="00ED215B" w:rsidP="00ED215B">
      <w:pPr>
        <w:shd w:val="clear" w:color="auto" w:fill="FFFFFF"/>
        <w:spacing w:before="100" w:beforeAutospacing="1" w:after="100" w:afterAutospacing="1" w:line="240" w:lineRule="auto"/>
        <w:ind w:left="150" w:right="150"/>
        <w:rPr>
          <w:ins w:id="712" w:author="Unknown"/>
          <w:rFonts w:ascii="Arial" w:eastAsia="Times New Roman" w:hAnsi="Arial" w:cs="Arial"/>
          <w:color w:val="000000" w:themeColor="text1"/>
          <w:sz w:val="24"/>
          <w:szCs w:val="24"/>
        </w:rPr>
      </w:pPr>
      <w:ins w:id="713" w:author="Unknown">
        <w:r w:rsidRPr="00ED215B">
          <w:rPr>
            <w:rFonts w:ascii="Arial" w:eastAsia="Times New Roman" w:hAnsi="Arial" w:cs="Arial"/>
            <w:color w:val="000000" w:themeColor="text1"/>
            <w:sz w:val="24"/>
            <w:szCs w:val="24"/>
          </w:rPr>
          <w:t xml:space="preserve">Features are used by the Eclipse update manager, the build process and optionally for the definition of Eclipse products. Features can also be used as the basis for a launch configuration. </w:t>
        </w:r>
      </w:ins>
    </w:p>
    <w:p w:rsidR="00ED215B" w:rsidRPr="00ED215B" w:rsidRDefault="00ED215B" w:rsidP="00ED215B">
      <w:pPr>
        <w:shd w:val="clear" w:color="auto" w:fill="FFFFFF"/>
        <w:spacing w:before="100" w:beforeAutospacing="1" w:after="100" w:afterAutospacing="1" w:line="240" w:lineRule="auto"/>
        <w:ind w:left="150" w:right="150"/>
        <w:rPr>
          <w:ins w:id="714" w:author="Unknown"/>
          <w:rFonts w:ascii="Arial" w:eastAsia="Times New Roman" w:hAnsi="Arial" w:cs="Arial"/>
          <w:color w:val="000000" w:themeColor="text1"/>
          <w:sz w:val="24"/>
          <w:szCs w:val="24"/>
        </w:rPr>
      </w:pPr>
      <w:ins w:id="715" w:author="Unknown">
        <w:r w:rsidRPr="00ED215B">
          <w:rPr>
            <w:rFonts w:ascii="Arial" w:eastAsia="Times New Roman" w:hAnsi="Arial" w:cs="Arial"/>
            <w:color w:val="000000" w:themeColor="text1"/>
            <w:sz w:val="24"/>
            <w:szCs w:val="24"/>
          </w:rPr>
          <w:t xml:space="preserve">Eclipse provides several predefined features, e.g. </w:t>
        </w:r>
        <w:proofErr w:type="spellStart"/>
        <w:r w:rsidRPr="00ED215B">
          <w:rPr>
            <w:rFonts w:ascii="Courier New" w:eastAsia="Times New Roman" w:hAnsi="Courier New" w:cs="Courier New"/>
            <w:color w:val="000000" w:themeColor="text1"/>
            <w:sz w:val="29"/>
            <w:szCs w:val="29"/>
          </w:rPr>
          <w:t>org.eclipse.rcp</w:t>
        </w:r>
        <w:proofErr w:type="spellEnd"/>
        <w:r w:rsidRPr="00ED215B">
          <w:rPr>
            <w:rFonts w:ascii="Arial" w:eastAsia="Times New Roman" w:hAnsi="Arial" w:cs="Arial"/>
            <w:color w:val="000000" w:themeColor="text1"/>
            <w:sz w:val="24"/>
            <w:szCs w:val="24"/>
          </w:rPr>
          <w:t xml:space="preserve"> for Eclipse 3.x based RCP applications or </w:t>
        </w:r>
        <w:r w:rsidRPr="00ED215B">
          <w:rPr>
            <w:rFonts w:ascii="Courier New" w:eastAsia="Times New Roman" w:hAnsi="Courier New" w:cs="Courier New"/>
            <w:color w:val="000000" w:themeColor="text1"/>
            <w:sz w:val="29"/>
            <w:szCs w:val="29"/>
          </w:rPr>
          <w:t>org.eclipse.e4.rcp</w:t>
        </w:r>
        <w:r w:rsidRPr="00ED215B">
          <w:rPr>
            <w:rFonts w:ascii="Arial" w:eastAsia="Times New Roman" w:hAnsi="Arial" w:cs="Arial"/>
            <w:color w:val="000000" w:themeColor="text1"/>
            <w:sz w:val="24"/>
            <w:szCs w:val="24"/>
          </w:rPr>
          <w:t xml:space="preserve"> for Eclipse 4 based RCP applications. </w:t>
        </w:r>
      </w:ins>
    </w:p>
    <w:p w:rsidR="00ED215B" w:rsidRPr="00ED215B" w:rsidRDefault="00ED215B" w:rsidP="00ED215B">
      <w:pPr>
        <w:shd w:val="clear" w:color="auto" w:fill="FFFFFF"/>
        <w:spacing w:before="100" w:beforeAutospacing="1" w:after="100" w:afterAutospacing="1" w:line="240" w:lineRule="auto"/>
        <w:ind w:left="150" w:right="150"/>
        <w:rPr>
          <w:ins w:id="716" w:author="Unknown"/>
          <w:rFonts w:ascii="Arial" w:eastAsia="Times New Roman" w:hAnsi="Arial" w:cs="Arial"/>
          <w:color w:val="000000" w:themeColor="text1"/>
          <w:sz w:val="24"/>
          <w:szCs w:val="24"/>
        </w:rPr>
      </w:pPr>
      <w:ins w:id="717" w:author="Unknown">
        <w:r w:rsidRPr="00ED215B">
          <w:rPr>
            <w:rFonts w:ascii="Arial" w:eastAsia="Times New Roman" w:hAnsi="Arial" w:cs="Arial"/>
            <w:color w:val="000000" w:themeColor="text1"/>
            <w:sz w:val="24"/>
            <w:szCs w:val="24"/>
          </w:rPr>
          <w:t xml:space="preserve">You can create a new feature project via the following menu path: </w:t>
        </w:r>
        <w:r w:rsidRPr="00ED215B">
          <w:rPr>
            <w:rFonts w:ascii="Arial" w:eastAsia="Times New Roman" w:hAnsi="Arial" w:cs="Arial"/>
            <w:i/>
            <w:iCs/>
            <w:color w:val="000000" w:themeColor="text1"/>
            <w:sz w:val="24"/>
            <w:szCs w:val="24"/>
          </w:rPr>
          <w:t xml:space="preserve">File </w:t>
        </w:r>
        <w:r w:rsidRPr="00ED215B">
          <w:rPr>
            <w:rFonts w:ascii="Arial" w:eastAsia="Times New Roman" w:hAnsi="Arial" w:cs="Arial"/>
            <w:color w:val="000000" w:themeColor="text1"/>
            <w:sz w:val="24"/>
            <w:szCs w:val="24"/>
          </w:rPr>
          <w:t xml:space="preserve">→ </w:t>
        </w:r>
        <w:proofErr w:type="gramStart"/>
        <w:r w:rsidRPr="00ED215B">
          <w:rPr>
            <w:rFonts w:ascii="Arial" w:eastAsia="Times New Roman" w:hAnsi="Arial" w:cs="Arial"/>
            <w:i/>
            <w:iCs/>
            <w:color w:val="000000" w:themeColor="text1"/>
            <w:sz w:val="24"/>
            <w:szCs w:val="24"/>
          </w:rPr>
          <w:t>New</w:t>
        </w:r>
        <w:proofErr w:type="gramEnd"/>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Other</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 xml:space="preserve">Plug-in Development </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Feature Project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718" w:author="Unknown"/>
          <w:rFonts w:ascii="Arial" w:eastAsia="Times New Roman" w:hAnsi="Arial" w:cs="Arial"/>
          <w:color w:val="000000" w:themeColor="text1"/>
          <w:sz w:val="24"/>
          <w:szCs w:val="24"/>
        </w:rPr>
      </w:pPr>
      <w:ins w:id="719" w:author="Unknown">
        <w:r w:rsidRPr="00ED215B">
          <w:rPr>
            <w:rFonts w:ascii="Arial" w:eastAsia="Times New Roman" w:hAnsi="Arial" w:cs="Arial"/>
            <w:color w:val="000000" w:themeColor="text1"/>
            <w:sz w:val="24"/>
            <w:szCs w:val="24"/>
          </w:rPr>
          <w:t xml:space="preserve">If you open the </w:t>
        </w:r>
        <w:r w:rsidRPr="00ED215B">
          <w:rPr>
            <w:rFonts w:ascii="Courier New" w:eastAsia="Times New Roman" w:hAnsi="Courier New" w:cs="Courier New"/>
            <w:i/>
            <w:iCs/>
            <w:color w:val="000000" w:themeColor="text1"/>
            <w:sz w:val="20"/>
          </w:rPr>
          <w:t>feature.xml</w:t>
        </w:r>
        <w:r w:rsidRPr="00ED215B">
          <w:rPr>
            <w:rFonts w:ascii="Arial" w:eastAsia="Times New Roman" w:hAnsi="Arial" w:cs="Arial"/>
            <w:color w:val="000000" w:themeColor="text1"/>
            <w:sz w:val="24"/>
            <w:szCs w:val="24"/>
          </w:rPr>
          <w:t xml:space="preserve"> file you can change the feature properties via a special editor. </w:t>
        </w:r>
      </w:ins>
    </w:p>
    <w:p w:rsidR="00ED215B" w:rsidRPr="00ED215B" w:rsidRDefault="00ED215B" w:rsidP="00ED215B">
      <w:pPr>
        <w:shd w:val="clear" w:color="auto" w:fill="FFFFFF"/>
        <w:spacing w:after="0" w:line="240" w:lineRule="auto"/>
        <w:rPr>
          <w:ins w:id="720" w:author="Unknown"/>
          <w:rFonts w:ascii="Arial" w:eastAsia="Times New Roman" w:hAnsi="Arial" w:cs="Arial"/>
          <w:color w:val="000000" w:themeColor="text1"/>
          <w:sz w:val="24"/>
          <w:szCs w:val="24"/>
        </w:rPr>
      </w:pPr>
      <w:ins w:id="721"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INCLUDEPICTURE "http://www.vogella.com/articles/EclipseRCP/images/featureproject40.gif" \* MERGEFORMATINET </w:instrText>
        </w:r>
      </w:ins>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 style="width:24pt;height:24pt"/>
        </w:pict>
      </w:r>
      <w:ins w:id="722" w:author="Unknown">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723" w:author="Unknown"/>
          <w:rFonts w:ascii="Arial" w:eastAsia="Times New Roman" w:hAnsi="Arial" w:cs="Arial"/>
          <w:color w:val="000000" w:themeColor="text1"/>
          <w:sz w:val="24"/>
          <w:szCs w:val="24"/>
        </w:rPr>
      </w:pPr>
      <w:ins w:id="724" w:author="Unknown">
        <w:r w:rsidRPr="00ED215B">
          <w:rPr>
            <w:rFonts w:ascii="Arial" w:eastAsia="Times New Roman" w:hAnsi="Arial" w:cs="Arial"/>
            <w:color w:val="000000" w:themeColor="text1"/>
            <w:sz w:val="24"/>
            <w:szCs w:val="24"/>
          </w:rPr>
          <w:t xml:space="preserve">The </w:t>
        </w:r>
        <w:r w:rsidRPr="00ED215B">
          <w:rPr>
            <w:rFonts w:ascii="Arial" w:eastAsia="Times New Roman" w:hAnsi="Arial" w:cs="Arial"/>
            <w:i/>
            <w:iCs/>
            <w:color w:val="000000" w:themeColor="text1"/>
            <w:sz w:val="24"/>
            <w:szCs w:val="24"/>
          </w:rPr>
          <w:t>Plug-ins</w:t>
        </w:r>
        <w:r w:rsidRPr="00ED215B">
          <w:rPr>
            <w:rFonts w:ascii="Arial" w:eastAsia="Times New Roman" w:hAnsi="Arial" w:cs="Arial"/>
            <w:color w:val="000000" w:themeColor="text1"/>
            <w:sz w:val="24"/>
            <w:szCs w:val="24"/>
          </w:rPr>
          <w:t xml:space="preserve"> tab allows you to change the included plug-ins in the feature. </w:t>
        </w:r>
      </w:ins>
    </w:p>
    <w:p w:rsidR="00ED215B" w:rsidRPr="00ED215B" w:rsidRDefault="00ED215B" w:rsidP="00ED215B">
      <w:pPr>
        <w:shd w:val="clear" w:color="auto" w:fill="FFFFFF"/>
        <w:spacing w:after="0" w:line="240" w:lineRule="auto"/>
        <w:rPr>
          <w:ins w:id="725" w:author="Unknown"/>
          <w:rFonts w:ascii="Arial" w:eastAsia="Times New Roman" w:hAnsi="Arial" w:cs="Arial"/>
          <w:color w:val="000000" w:themeColor="text1"/>
          <w:sz w:val="24"/>
          <w:szCs w:val="24"/>
        </w:rPr>
      </w:pPr>
      <w:ins w:id="726" w:author="Unknown">
        <w:r w:rsidRPr="00ED215B">
          <w:rPr>
            <w:rFonts w:ascii="Arial" w:eastAsia="Times New Roman" w:hAnsi="Arial" w:cs="Arial"/>
            <w:color w:val="000000" w:themeColor="text1"/>
            <w:sz w:val="24"/>
            <w:szCs w:val="24"/>
          </w:rPr>
          <w:lastRenderedPageBreak/>
          <w:fldChar w:fldCharType="begin"/>
        </w:r>
        <w:r w:rsidRPr="00ED215B">
          <w:rPr>
            <w:rFonts w:ascii="Arial" w:eastAsia="Times New Roman" w:hAnsi="Arial" w:cs="Arial"/>
            <w:color w:val="000000" w:themeColor="text1"/>
            <w:sz w:val="24"/>
            <w:szCs w:val="24"/>
          </w:rPr>
          <w:instrText xml:space="preserve"> INCLUDEPICTURE "http://www.vogella.com/articles/EclipseRCP/images/featureproject50.gif" \* MERGEFORMATINET </w:instrText>
        </w:r>
      </w:ins>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color w:val="000000" w:themeColor="text1"/>
          <w:sz w:val="24"/>
          <w:szCs w:val="24"/>
        </w:rPr>
        <w:pict>
          <v:shape id="_x0000_i1064" type="#_x0000_t75" alt="" style="width:24pt;height:24pt"/>
        </w:pict>
      </w:r>
      <w:ins w:id="727" w:author="Unknown">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728" w:author="Unknown"/>
          <w:rFonts w:ascii="Arial" w:eastAsia="Times New Roman" w:hAnsi="Arial" w:cs="Arial"/>
          <w:color w:val="000000" w:themeColor="text1"/>
          <w:sz w:val="24"/>
          <w:szCs w:val="24"/>
        </w:rPr>
      </w:pPr>
      <w:ins w:id="729" w:author="Unknown">
        <w:r w:rsidRPr="00ED215B">
          <w:rPr>
            <w:rFonts w:ascii="Arial" w:eastAsia="Times New Roman" w:hAnsi="Arial" w:cs="Arial"/>
            <w:color w:val="000000" w:themeColor="text1"/>
            <w:sz w:val="24"/>
            <w:szCs w:val="24"/>
          </w:rPr>
          <w:t xml:space="preserve">The </w:t>
        </w:r>
        <w:r w:rsidRPr="00ED215B">
          <w:rPr>
            <w:rFonts w:ascii="Courier New" w:eastAsia="Times New Roman" w:hAnsi="Courier New" w:cs="Courier New"/>
            <w:i/>
            <w:iCs/>
            <w:color w:val="000000" w:themeColor="text1"/>
            <w:sz w:val="20"/>
          </w:rPr>
          <w:t>feature.xml</w:t>
        </w:r>
        <w:r w:rsidRPr="00ED215B">
          <w:rPr>
            <w:rFonts w:ascii="Arial" w:eastAsia="Times New Roman" w:hAnsi="Arial" w:cs="Arial"/>
            <w:color w:val="000000" w:themeColor="text1"/>
            <w:sz w:val="24"/>
            <w:szCs w:val="24"/>
          </w:rPr>
          <w:t xml:space="preserve"> file is a simple text file. For example the file might look like the following in a text editor.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30" w:author="Unknown"/>
          <w:rFonts w:ascii="Lucida Console" w:eastAsia="Times New Roman" w:hAnsi="Lucida Console" w:cs="Courier New"/>
          <w:color w:val="000000" w:themeColor="text1"/>
          <w:sz w:val="19"/>
          <w:szCs w:val="19"/>
        </w:rPr>
      </w:pPr>
      <w:proofErr w:type="gramStart"/>
      <w:ins w:id="731" w:author="Unknown">
        <w:r w:rsidRPr="00ED215B">
          <w:rPr>
            <w:rFonts w:ascii="Lucida Console" w:eastAsia="Times New Roman" w:hAnsi="Lucida Console" w:cs="Courier New"/>
            <w:color w:val="000000" w:themeColor="text1"/>
            <w:sz w:val="19"/>
            <w:szCs w:val="19"/>
          </w:rPr>
          <w:t>&lt;?xml</w:t>
        </w:r>
        <w:proofErr w:type="gramEnd"/>
        <w:r w:rsidRPr="00ED215B">
          <w:rPr>
            <w:rFonts w:ascii="Lucida Console" w:eastAsia="Times New Roman" w:hAnsi="Lucida Console" w:cs="Courier New"/>
            <w:color w:val="000000" w:themeColor="text1"/>
            <w:sz w:val="19"/>
            <w:szCs w:val="19"/>
          </w:rPr>
          <w:t xml:space="preserve"> version=</w:t>
        </w:r>
        <w:r w:rsidRPr="00ED215B">
          <w:rPr>
            <w:rFonts w:ascii="Lucida Console" w:eastAsia="Times New Roman" w:hAnsi="Lucida Console" w:cs="Courier New"/>
            <w:color w:val="000000" w:themeColor="text1"/>
            <w:sz w:val="19"/>
          </w:rPr>
          <w:t>"1.0"</w:t>
        </w:r>
        <w:r w:rsidRPr="00ED215B">
          <w:rPr>
            <w:rFonts w:ascii="Lucida Console" w:eastAsia="Times New Roman" w:hAnsi="Lucida Console" w:cs="Courier New"/>
            <w:color w:val="000000" w:themeColor="text1"/>
            <w:sz w:val="19"/>
            <w:szCs w:val="19"/>
          </w:rPr>
          <w:t xml:space="preserve"> encoding=</w:t>
        </w:r>
        <w:r w:rsidRPr="00ED215B">
          <w:rPr>
            <w:rFonts w:ascii="Lucida Console" w:eastAsia="Times New Roman" w:hAnsi="Lucida Console" w:cs="Courier New"/>
            <w:color w:val="000000" w:themeColor="text1"/>
            <w:sz w:val="19"/>
          </w:rPr>
          <w:t>"UTF-8"</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32" w:author="Unknown"/>
          <w:rFonts w:ascii="Lucida Console" w:eastAsia="Times New Roman" w:hAnsi="Lucida Console" w:cs="Courier New"/>
          <w:color w:val="000000" w:themeColor="text1"/>
          <w:sz w:val="19"/>
          <w:szCs w:val="19"/>
        </w:rPr>
      </w:pPr>
      <w:ins w:id="733" w:author="Unknown">
        <w:r w:rsidRPr="00ED215B">
          <w:rPr>
            <w:rFonts w:ascii="Lucida Console" w:eastAsia="Times New Roman" w:hAnsi="Lucida Console" w:cs="Courier New"/>
            <w:color w:val="000000" w:themeColor="text1"/>
            <w:sz w:val="19"/>
            <w:szCs w:val="19"/>
          </w:rPr>
          <w:t>&lt;feature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34" w:author="Unknown"/>
          <w:rFonts w:ascii="Lucida Console" w:eastAsia="Times New Roman" w:hAnsi="Lucida Console" w:cs="Courier New"/>
          <w:color w:val="000000" w:themeColor="text1"/>
          <w:sz w:val="19"/>
          <w:szCs w:val="19"/>
        </w:rPr>
      </w:pPr>
      <w:ins w:id="735"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id</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de.vogella.featuretest.feature</w:t>
        </w:r>
        <w:proofErr w:type="spellEnd"/>
        <w:r w:rsidRPr="00ED215B">
          <w:rPr>
            <w:rFonts w:ascii="Lucida Console" w:eastAsia="Times New Roman" w:hAnsi="Lucida Console" w:cs="Courier New"/>
            <w:color w:val="000000" w:themeColor="text1"/>
            <w:sz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36" w:author="Unknown"/>
          <w:rFonts w:ascii="Lucida Console" w:eastAsia="Times New Roman" w:hAnsi="Lucida Console" w:cs="Courier New"/>
          <w:color w:val="000000" w:themeColor="text1"/>
          <w:sz w:val="19"/>
          <w:szCs w:val="19"/>
        </w:rPr>
      </w:pPr>
      <w:ins w:id="737"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label</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"Feature"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38" w:author="Unknown"/>
          <w:rFonts w:ascii="Lucida Console" w:eastAsia="Times New Roman" w:hAnsi="Lucida Console" w:cs="Courier New"/>
          <w:color w:val="000000" w:themeColor="text1"/>
          <w:sz w:val="19"/>
          <w:szCs w:val="19"/>
        </w:rPr>
      </w:pPr>
      <w:ins w:id="739"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version</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"1.0.0.qualifier"</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40"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41" w:author="Unknown"/>
          <w:rFonts w:ascii="Lucida Console" w:eastAsia="Times New Roman" w:hAnsi="Lucida Console" w:cs="Courier New"/>
          <w:color w:val="000000" w:themeColor="text1"/>
          <w:sz w:val="19"/>
          <w:szCs w:val="19"/>
        </w:rPr>
      </w:pPr>
      <w:ins w:id="742" w:author="Unknown">
        <w:r w:rsidRPr="00ED215B">
          <w:rPr>
            <w:rFonts w:ascii="Lucida Console" w:eastAsia="Times New Roman" w:hAnsi="Lucida Console" w:cs="Courier New"/>
            <w:color w:val="000000" w:themeColor="text1"/>
            <w:sz w:val="19"/>
            <w:szCs w:val="19"/>
          </w:rPr>
          <w:t xml:space="preserve">   &lt;description </w:t>
        </w:r>
        <w:proofErr w:type="spellStart"/>
        <w:r w:rsidRPr="00ED215B">
          <w:rPr>
            <w:rFonts w:ascii="Lucida Console" w:eastAsia="Times New Roman" w:hAnsi="Lucida Console" w:cs="Courier New"/>
            <w:color w:val="000000" w:themeColor="text1"/>
            <w:sz w:val="19"/>
            <w:szCs w:val="19"/>
          </w:rPr>
          <w:t>url</w:t>
        </w:r>
        <w:proofErr w:type="spell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"http://www.example.com/description"</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43" w:author="Unknown"/>
          <w:rFonts w:ascii="Lucida Console" w:eastAsia="Times New Roman" w:hAnsi="Lucida Console" w:cs="Courier New"/>
          <w:color w:val="000000" w:themeColor="text1"/>
          <w:sz w:val="19"/>
          <w:szCs w:val="19"/>
        </w:rPr>
      </w:pPr>
      <w:ins w:id="744" w:author="Unknown">
        <w:r w:rsidRPr="00ED215B">
          <w:rPr>
            <w:rFonts w:ascii="Lucida Console" w:eastAsia="Times New Roman" w:hAnsi="Lucida Console" w:cs="Courier New"/>
            <w:color w:val="000000" w:themeColor="text1"/>
            <w:sz w:val="19"/>
            <w:szCs w:val="19"/>
          </w:rPr>
          <w:t xml:space="preserve">      [Enter Feature Description here.]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45" w:author="Unknown"/>
          <w:rFonts w:ascii="Lucida Console" w:eastAsia="Times New Roman" w:hAnsi="Lucida Console" w:cs="Courier New"/>
          <w:color w:val="000000" w:themeColor="text1"/>
          <w:sz w:val="19"/>
          <w:szCs w:val="19"/>
        </w:rPr>
      </w:pPr>
      <w:ins w:id="746" w:author="Unknown">
        <w:r w:rsidRPr="00ED215B">
          <w:rPr>
            <w:rFonts w:ascii="Lucida Console" w:eastAsia="Times New Roman" w:hAnsi="Lucida Console" w:cs="Courier New"/>
            <w:color w:val="000000" w:themeColor="text1"/>
            <w:sz w:val="19"/>
            <w:szCs w:val="19"/>
          </w:rPr>
          <w:t xml:space="preserve">   &lt;/description&gt;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47"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48" w:author="Unknown"/>
          <w:rFonts w:ascii="Lucida Console" w:eastAsia="Times New Roman" w:hAnsi="Lucida Console" w:cs="Courier New"/>
          <w:color w:val="000000" w:themeColor="text1"/>
          <w:sz w:val="19"/>
          <w:szCs w:val="19"/>
        </w:rPr>
      </w:pPr>
      <w:ins w:id="749" w:author="Unknown">
        <w:r w:rsidRPr="00ED215B">
          <w:rPr>
            <w:rFonts w:ascii="Lucida Console" w:eastAsia="Times New Roman" w:hAnsi="Lucida Console" w:cs="Courier New"/>
            <w:color w:val="000000" w:themeColor="text1"/>
            <w:sz w:val="19"/>
            <w:szCs w:val="19"/>
          </w:rPr>
          <w:t xml:space="preserve">   &lt;copyright </w:t>
        </w:r>
        <w:proofErr w:type="spellStart"/>
        <w:r w:rsidRPr="00ED215B">
          <w:rPr>
            <w:rFonts w:ascii="Lucida Console" w:eastAsia="Times New Roman" w:hAnsi="Lucida Console" w:cs="Courier New"/>
            <w:color w:val="000000" w:themeColor="text1"/>
            <w:sz w:val="19"/>
            <w:szCs w:val="19"/>
          </w:rPr>
          <w:t>url</w:t>
        </w:r>
        <w:proofErr w:type="spell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"http://www.example.com/copyright"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50" w:author="Unknown"/>
          <w:rFonts w:ascii="Lucida Console" w:eastAsia="Times New Roman" w:hAnsi="Lucida Console" w:cs="Courier New"/>
          <w:color w:val="000000" w:themeColor="text1"/>
          <w:sz w:val="19"/>
          <w:szCs w:val="19"/>
        </w:rPr>
      </w:pPr>
      <w:ins w:id="751" w:author="Unknown">
        <w:r w:rsidRPr="00ED215B">
          <w:rPr>
            <w:rFonts w:ascii="Lucida Console" w:eastAsia="Times New Roman" w:hAnsi="Lucida Console" w:cs="Courier New"/>
            <w:color w:val="000000" w:themeColor="text1"/>
            <w:sz w:val="19"/>
            <w:szCs w:val="19"/>
          </w:rPr>
          <w:t xml:space="preserve">      [Enter Copyright Description here.]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52" w:author="Unknown"/>
          <w:rFonts w:ascii="Lucida Console" w:eastAsia="Times New Roman" w:hAnsi="Lucida Console" w:cs="Courier New"/>
          <w:color w:val="000000" w:themeColor="text1"/>
          <w:sz w:val="19"/>
          <w:szCs w:val="19"/>
        </w:rPr>
      </w:pPr>
      <w:ins w:id="753" w:author="Unknown">
        <w:r w:rsidRPr="00ED215B">
          <w:rPr>
            <w:rFonts w:ascii="Lucida Console" w:eastAsia="Times New Roman" w:hAnsi="Lucida Console" w:cs="Courier New"/>
            <w:color w:val="000000" w:themeColor="text1"/>
            <w:sz w:val="19"/>
            <w:szCs w:val="19"/>
          </w:rPr>
          <w:t xml:space="preserve">   &lt;/copyright&gt;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54"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55" w:author="Unknown"/>
          <w:rFonts w:ascii="Lucida Console" w:eastAsia="Times New Roman" w:hAnsi="Lucida Console" w:cs="Courier New"/>
          <w:color w:val="000000" w:themeColor="text1"/>
          <w:sz w:val="19"/>
          <w:szCs w:val="19"/>
        </w:rPr>
      </w:pPr>
      <w:ins w:id="756" w:author="Unknown">
        <w:r w:rsidRPr="00ED215B">
          <w:rPr>
            <w:rFonts w:ascii="Lucida Console" w:eastAsia="Times New Roman" w:hAnsi="Lucida Console" w:cs="Courier New"/>
            <w:color w:val="000000" w:themeColor="text1"/>
            <w:sz w:val="19"/>
            <w:szCs w:val="19"/>
          </w:rPr>
          <w:t xml:space="preserve">   &lt;license </w:t>
        </w:r>
        <w:proofErr w:type="spellStart"/>
        <w:r w:rsidRPr="00ED215B">
          <w:rPr>
            <w:rFonts w:ascii="Lucida Console" w:eastAsia="Times New Roman" w:hAnsi="Lucida Console" w:cs="Courier New"/>
            <w:color w:val="000000" w:themeColor="text1"/>
            <w:sz w:val="19"/>
            <w:szCs w:val="19"/>
          </w:rPr>
          <w:t>url</w:t>
        </w:r>
        <w:proofErr w:type="spell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"http://www.example.com/license"</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57" w:author="Unknown"/>
          <w:rFonts w:ascii="Lucida Console" w:eastAsia="Times New Roman" w:hAnsi="Lucida Console" w:cs="Courier New"/>
          <w:color w:val="000000" w:themeColor="text1"/>
          <w:sz w:val="19"/>
          <w:szCs w:val="19"/>
        </w:rPr>
      </w:pPr>
      <w:ins w:id="758" w:author="Unknown">
        <w:r w:rsidRPr="00ED215B">
          <w:rPr>
            <w:rFonts w:ascii="Lucida Console" w:eastAsia="Times New Roman" w:hAnsi="Lucida Console" w:cs="Courier New"/>
            <w:color w:val="000000" w:themeColor="text1"/>
            <w:sz w:val="19"/>
            <w:szCs w:val="19"/>
          </w:rPr>
          <w:t xml:space="preserve">      [Enter License Description here.]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59" w:author="Unknown"/>
          <w:rFonts w:ascii="Lucida Console" w:eastAsia="Times New Roman" w:hAnsi="Lucida Console" w:cs="Courier New"/>
          <w:color w:val="000000" w:themeColor="text1"/>
          <w:sz w:val="19"/>
          <w:szCs w:val="19"/>
        </w:rPr>
      </w:pPr>
      <w:ins w:id="760" w:author="Unknown">
        <w:r w:rsidRPr="00ED215B">
          <w:rPr>
            <w:rFonts w:ascii="Lucida Console" w:eastAsia="Times New Roman" w:hAnsi="Lucida Console" w:cs="Courier New"/>
            <w:color w:val="000000" w:themeColor="text1"/>
            <w:sz w:val="19"/>
            <w:szCs w:val="19"/>
          </w:rPr>
          <w:t xml:space="preserve">   &lt;/license&gt;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6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62" w:author="Unknown"/>
          <w:rFonts w:ascii="Lucida Console" w:eastAsia="Times New Roman" w:hAnsi="Lucida Console" w:cs="Courier New"/>
          <w:color w:val="000000" w:themeColor="text1"/>
          <w:sz w:val="19"/>
          <w:szCs w:val="19"/>
        </w:rPr>
      </w:pPr>
      <w:ins w:id="763" w:author="Unknown">
        <w:r w:rsidRPr="00ED215B">
          <w:rPr>
            <w:rFonts w:ascii="Lucida Console" w:eastAsia="Times New Roman" w:hAnsi="Lucida Console" w:cs="Courier New"/>
            <w:color w:val="000000" w:themeColor="text1"/>
            <w:sz w:val="19"/>
            <w:szCs w:val="19"/>
          </w:rPr>
          <w:t xml:space="preserve">   &lt;</w:t>
        </w:r>
        <w:proofErr w:type="spellStart"/>
        <w:r w:rsidRPr="00ED215B">
          <w:rPr>
            <w:rFonts w:ascii="Lucida Console" w:eastAsia="Times New Roman" w:hAnsi="Lucida Console" w:cs="Courier New"/>
            <w:color w:val="000000" w:themeColor="text1"/>
            <w:sz w:val="19"/>
            <w:szCs w:val="19"/>
          </w:rPr>
          <w:t>plugin</w:t>
        </w:r>
        <w:proofErr w:type="spellEnd"/>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64" w:author="Unknown"/>
          <w:rFonts w:ascii="Lucida Console" w:eastAsia="Times New Roman" w:hAnsi="Lucida Console" w:cs="Courier New"/>
          <w:color w:val="000000" w:themeColor="text1"/>
          <w:sz w:val="19"/>
          <w:szCs w:val="19"/>
        </w:rPr>
      </w:pPr>
      <w:ins w:id="765" w:author="Unknown">
        <w:r w:rsidRPr="00ED215B">
          <w:rPr>
            <w:rFonts w:ascii="Lucida Console" w:eastAsia="Times New Roman" w:hAnsi="Lucida Console" w:cs="Courier New"/>
            <w:color w:val="000000" w:themeColor="text1"/>
            <w:sz w:val="19"/>
            <w:szCs w:val="19"/>
          </w:rPr>
          <w:lastRenderedPageBreak/>
          <w:t xml:space="preserve">         </w:t>
        </w:r>
        <w:proofErr w:type="gramStart"/>
        <w:r w:rsidRPr="00ED215B">
          <w:rPr>
            <w:rFonts w:ascii="Lucida Console" w:eastAsia="Times New Roman" w:hAnsi="Lucida Console" w:cs="Courier New"/>
            <w:color w:val="000000" w:themeColor="text1"/>
            <w:sz w:val="19"/>
            <w:szCs w:val="19"/>
          </w:rPr>
          <w:t>id</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de.vogella.featuretest.testplugin</w:t>
        </w:r>
        <w:proofErr w:type="spellEnd"/>
        <w:r w:rsidRPr="00ED215B">
          <w:rPr>
            <w:rFonts w:ascii="Lucida Console" w:eastAsia="Times New Roman" w:hAnsi="Lucida Console" w:cs="Courier New"/>
            <w:color w:val="000000" w:themeColor="text1"/>
            <w:sz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66" w:author="Unknown"/>
          <w:rFonts w:ascii="Lucida Console" w:eastAsia="Times New Roman" w:hAnsi="Lucida Console" w:cs="Courier New"/>
          <w:color w:val="000000" w:themeColor="text1"/>
          <w:sz w:val="19"/>
          <w:szCs w:val="19"/>
        </w:rPr>
      </w:pPr>
      <w:ins w:id="767"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download-size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"0"</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68" w:author="Unknown"/>
          <w:rFonts w:ascii="Lucida Console" w:eastAsia="Times New Roman" w:hAnsi="Lucida Console" w:cs="Courier New"/>
          <w:color w:val="000000" w:themeColor="text1"/>
          <w:sz w:val="19"/>
          <w:szCs w:val="19"/>
        </w:rPr>
      </w:pPr>
      <w:ins w:id="769"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install-size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"0"</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70" w:author="Unknown"/>
          <w:rFonts w:ascii="Lucida Console" w:eastAsia="Times New Roman" w:hAnsi="Lucida Console" w:cs="Courier New"/>
          <w:color w:val="000000" w:themeColor="text1"/>
          <w:sz w:val="19"/>
          <w:szCs w:val="19"/>
        </w:rPr>
      </w:pPr>
      <w:ins w:id="771"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version</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"0.0.0"</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72" w:author="Unknown"/>
          <w:rFonts w:ascii="Lucida Console" w:eastAsia="Times New Roman" w:hAnsi="Lucida Console" w:cs="Courier New"/>
          <w:color w:val="000000" w:themeColor="text1"/>
          <w:sz w:val="19"/>
          <w:szCs w:val="19"/>
        </w:rPr>
      </w:pPr>
      <w:ins w:id="773"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unpack</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"false"</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74"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775" w:author="Unknown"/>
          <w:rFonts w:ascii="Lucida Console" w:eastAsia="Times New Roman" w:hAnsi="Lucida Console" w:cs="Courier New"/>
          <w:color w:val="000000" w:themeColor="text1"/>
          <w:sz w:val="19"/>
          <w:szCs w:val="19"/>
        </w:rPr>
      </w:pPr>
      <w:ins w:id="776" w:author="Unknown">
        <w:r w:rsidRPr="00ED215B">
          <w:rPr>
            <w:rFonts w:ascii="Lucida Console" w:eastAsia="Times New Roman" w:hAnsi="Lucida Console" w:cs="Courier New"/>
            <w:color w:val="000000" w:themeColor="text1"/>
            <w:sz w:val="19"/>
            <w:szCs w:val="19"/>
          </w:rPr>
          <w:t xml:space="preserve">&lt;/feature&gt; </w:t>
        </w:r>
      </w:ins>
    </w:p>
    <w:p w:rsidR="00ED215B" w:rsidRPr="00ED215B" w:rsidRDefault="00ED215B" w:rsidP="00ED215B">
      <w:pPr>
        <w:shd w:val="clear" w:color="auto" w:fill="FFFFFF"/>
        <w:spacing w:before="300" w:after="0" w:line="240" w:lineRule="auto"/>
        <w:outlineLvl w:val="1"/>
        <w:rPr>
          <w:ins w:id="777" w:author="Unknown"/>
          <w:rFonts w:ascii="Arial" w:eastAsia="Times New Roman" w:hAnsi="Arial" w:cs="Arial"/>
          <w:b/>
          <w:bCs/>
          <w:color w:val="000000" w:themeColor="text1"/>
          <w:sz w:val="45"/>
          <w:szCs w:val="45"/>
        </w:rPr>
      </w:pPr>
      <w:bookmarkStart w:id="778" w:name="plugin_creatinge4"/>
      <w:bookmarkEnd w:id="778"/>
      <w:ins w:id="779" w:author="Unknown">
        <w:r w:rsidRPr="00ED215B">
          <w:rPr>
            <w:rFonts w:ascii="Arial" w:eastAsia="Times New Roman" w:hAnsi="Arial" w:cs="Arial"/>
            <w:b/>
            <w:bCs/>
            <w:color w:val="000000" w:themeColor="text1"/>
            <w:sz w:val="45"/>
            <w:szCs w:val="45"/>
          </w:rPr>
          <w:t xml:space="preserve">11. Tutorial: From Plug-in to Eclipse 4 application </w:t>
        </w:r>
      </w:ins>
    </w:p>
    <w:p w:rsidR="00ED215B" w:rsidRPr="00ED215B" w:rsidRDefault="00ED215B" w:rsidP="00ED215B">
      <w:pPr>
        <w:shd w:val="clear" w:color="auto" w:fill="FFFFFF"/>
        <w:spacing w:before="100" w:beforeAutospacing="1" w:after="100" w:afterAutospacing="1" w:line="240" w:lineRule="auto"/>
        <w:ind w:left="150" w:right="150"/>
        <w:rPr>
          <w:ins w:id="780" w:author="Unknown"/>
          <w:rFonts w:ascii="Arial" w:eastAsia="Times New Roman" w:hAnsi="Arial" w:cs="Arial"/>
          <w:color w:val="000000" w:themeColor="text1"/>
          <w:sz w:val="24"/>
          <w:szCs w:val="24"/>
        </w:rPr>
      </w:pPr>
      <w:ins w:id="781" w:author="Unknown">
        <w:r w:rsidRPr="00ED215B">
          <w:rPr>
            <w:rFonts w:ascii="Arial" w:eastAsia="Times New Roman" w:hAnsi="Arial" w:cs="Arial"/>
            <w:color w:val="000000" w:themeColor="text1"/>
            <w:sz w:val="24"/>
            <w:szCs w:val="24"/>
          </w:rPr>
          <w:t xml:space="preserve">In this chapter we convert the Eclipse plug-in into an Eclipse 4 application. </w:t>
        </w:r>
      </w:ins>
    </w:p>
    <w:p w:rsidR="00ED215B" w:rsidRPr="00ED215B" w:rsidRDefault="00ED215B" w:rsidP="00ED215B">
      <w:pPr>
        <w:shd w:val="clear" w:color="auto" w:fill="FFFFFF"/>
        <w:spacing w:after="0" w:line="240" w:lineRule="auto"/>
        <w:outlineLvl w:val="2"/>
        <w:rPr>
          <w:ins w:id="782" w:author="Unknown"/>
          <w:rFonts w:ascii="Arial" w:eastAsia="Times New Roman" w:hAnsi="Arial" w:cs="Arial"/>
          <w:b/>
          <w:bCs/>
          <w:color w:val="000000" w:themeColor="text1"/>
          <w:sz w:val="30"/>
          <w:szCs w:val="30"/>
        </w:rPr>
      </w:pPr>
      <w:bookmarkStart w:id="783" w:name="plugin_creatinge4_product"/>
      <w:bookmarkEnd w:id="783"/>
      <w:ins w:id="784" w:author="Unknown">
        <w:r w:rsidRPr="00ED215B">
          <w:rPr>
            <w:rFonts w:ascii="Arial" w:eastAsia="Times New Roman" w:hAnsi="Arial" w:cs="Arial"/>
            <w:b/>
            <w:bCs/>
            <w:color w:val="000000" w:themeColor="text1"/>
            <w:sz w:val="30"/>
            <w:szCs w:val="30"/>
          </w:rPr>
          <w:t xml:space="preserve">11.1. Create product configuration </w:t>
        </w:r>
      </w:ins>
    </w:p>
    <w:p w:rsidR="00ED215B" w:rsidRPr="00ED215B" w:rsidRDefault="00ED215B" w:rsidP="00ED215B">
      <w:pPr>
        <w:shd w:val="clear" w:color="auto" w:fill="FFFFFF"/>
        <w:spacing w:before="100" w:beforeAutospacing="1" w:after="100" w:afterAutospacing="1" w:line="240" w:lineRule="auto"/>
        <w:ind w:left="150" w:right="150"/>
        <w:rPr>
          <w:ins w:id="785" w:author="Unknown"/>
          <w:rFonts w:ascii="Arial" w:eastAsia="Times New Roman" w:hAnsi="Arial" w:cs="Arial"/>
          <w:color w:val="000000" w:themeColor="text1"/>
          <w:sz w:val="24"/>
          <w:szCs w:val="24"/>
        </w:rPr>
      </w:pPr>
      <w:ins w:id="786" w:author="Unknown">
        <w:r w:rsidRPr="00ED215B">
          <w:rPr>
            <w:rFonts w:ascii="Arial" w:eastAsia="Times New Roman" w:hAnsi="Arial" w:cs="Arial"/>
            <w:color w:val="000000" w:themeColor="text1"/>
            <w:sz w:val="24"/>
            <w:szCs w:val="24"/>
          </w:rPr>
          <w:t xml:space="preserve">Create a new project called </w:t>
        </w:r>
        <w:r w:rsidRPr="00ED215B">
          <w:rPr>
            <w:rFonts w:ascii="Arial" w:eastAsia="Times New Roman" w:hAnsi="Arial" w:cs="Arial"/>
            <w:i/>
            <w:iCs/>
            <w:color w:val="000000" w:themeColor="text1"/>
            <w:sz w:val="24"/>
            <w:szCs w:val="24"/>
          </w:rPr>
          <w:t>com.example.e4.rcp.todo.product</w:t>
        </w:r>
        <w:r w:rsidRPr="00ED215B">
          <w:rPr>
            <w:rFonts w:ascii="Arial" w:eastAsia="Times New Roman" w:hAnsi="Arial" w:cs="Arial"/>
            <w:color w:val="000000" w:themeColor="text1"/>
            <w:sz w:val="24"/>
            <w:szCs w:val="24"/>
          </w:rPr>
          <w:t xml:space="preserve"> of type </w:t>
        </w:r>
        <w:r w:rsidRPr="00ED215B">
          <w:rPr>
            <w:rFonts w:ascii="Arial" w:eastAsia="Times New Roman" w:hAnsi="Arial" w:cs="Arial"/>
            <w:i/>
            <w:iCs/>
            <w:color w:val="000000" w:themeColor="text1"/>
            <w:sz w:val="24"/>
            <w:szCs w:val="24"/>
          </w:rPr>
          <w:t>General</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Project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78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4762500"/>
            <wp:effectExtent l="19050" t="0" r="9525" b="0"/>
            <wp:docPr id="41" name="图片 41" descr="http://www.vogella.com/articles/EclipseRCP/images/product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vogella.com/articles/EclipseRCP/images/productproject10.png"/>
                    <pic:cNvPicPr>
                      <a:picLocks noChangeAspect="1" noChangeArrowheads="1"/>
                    </pic:cNvPicPr>
                  </pic:nvPicPr>
                  <pic:blipFill>
                    <a:blip r:embed="rId25"/>
                    <a:srcRect/>
                    <a:stretch>
                      <a:fillRect/>
                    </a:stretch>
                  </pic:blipFill>
                  <pic:spPr bwMode="auto">
                    <a:xfrm>
                      <a:off x="0" y="0"/>
                      <a:ext cx="5838825" cy="47625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788" w:author="Unknown"/>
          <w:rFonts w:ascii="Arial" w:eastAsia="Times New Roman" w:hAnsi="Arial" w:cs="Arial"/>
          <w:color w:val="000000" w:themeColor="text1"/>
          <w:sz w:val="24"/>
          <w:szCs w:val="24"/>
        </w:rPr>
      </w:pPr>
      <w:ins w:id="789" w:author="Unknown">
        <w:r w:rsidRPr="00ED215B">
          <w:rPr>
            <w:rFonts w:ascii="Arial" w:eastAsia="Times New Roman" w:hAnsi="Arial" w:cs="Arial"/>
            <w:color w:val="000000" w:themeColor="text1"/>
            <w:sz w:val="24"/>
            <w:szCs w:val="24"/>
          </w:rPr>
          <w:t xml:space="preserve">Right click on this project and select </w:t>
        </w:r>
        <w:proofErr w:type="gramStart"/>
        <w:r w:rsidRPr="00ED215B">
          <w:rPr>
            <w:rFonts w:ascii="Arial" w:eastAsia="Times New Roman" w:hAnsi="Arial" w:cs="Arial"/>
            <w:i/>
            <w:iCs/>
            <w:color w:val="000000" w:themeColor="text1"/>
            <w:sz w:val="24"/>
            <w:szCs w:val="24"/>
          </w:rPr>
          <w:t>New</w:t>
        </w:r>
        <w:proofErr w:type="gramEnd"/>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Product Configuration</w:t>
        </w:r>
        <w:r w:rsidRPr="00ED215B">
          <w:rPr>
            <w:rFonts w:ascii="Arial" w:eastAsia="Times New Roman" w:hAnsi="Arial" w:cs="Arial"/>
            <w:color w:val="000000" w:themeColor="text1"/>
            <w:sz w:val="24"/>
            <w:szCs w:val="24"/>
          </w:rPr>
          <w:t xml:space="preserve">. Create a </w:t>
        </w:r>
        <w:proofErr w:type="spellStart"/>
        <w:r w:rsidRPr="00ED215B">
          <w:rPr>
            <w:rFonts w:ascii="Courier New" w:eastAsia="Times New Roman" w:hAnsi="Courier New" w:cs="Courier New"/>
            <w:i/>
            <w:iCs/>
            <w:color w:val="000000" w:themeColor="text1"/>
            <w:sz w:val="20"/>
          </w:rPr>
          <w:t>todo.product</w:t>
        </w:r>
        <w:proofErr w:type="spellEnd"/>
        <w:r w:rsidRPr="00ED215B">
          <w:rPr>
            <w:rFonts w:ascii="Arial" w:eastAsia="Times New Roman" w:hAnsi="Arial" w:cs="Arial"/>
            <w:color w:val="000000" w:themeColor="text1"/>
            <w:sz w:val="24"/>
            <w:szCs w:val="24"/>
          </w:rPr>
          <w:t xml:space="preserve"> product configuration file. </w:t>
        </w:r>
      </w:ins>
    </w:p>
    <w:p w:rsidR="00ED215B" w:rsidRPr="00ED215B" w:rsidRDefault="00ED215B" w:rsidP="00ED215B">
      <w:pPr>
        <w:shd w:val="clear" w:color="auto" w:fill="FFFFFF"/>
        <w:spacing w:after="0" w:line="240" w:lineRule="auto"/>
        <w:rPr>
          <w:ins w:id="790"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4981575" cy="6219825"/>
            <wp:effectExtent l="19050" t="0" r="9525" b="0"/>
            <wp:docPr id="42" name="图片 42" descr="http://www.vogella.com/articles/EclipseRCP/images/training_produ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vogella.com/articles/EclipseRCP/images/training_product10.png"/>
                    <pic:cNvPicPr>
                      <a:picLocks noChangeAspect="1" noChangeArrowheads="1"/>
                    </pic:cNvPicPr>
                  </pic:nvPicPr>
                  <pic:blipFill>
                    <a:blip r:embed="rId26"/>
                    <a:srcRect/>
                    <a:stretch>
                      <a:fillRect/>
                    </a:stretch>
                  </pic:blipFill>
                  <pic:spPr bwMode="auto">
                    <a:xfrm>
                      <a:off x="0" y="0"/>
                      <a:ext cx="4981575" cy="62198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rPr>
          <w:ins w:id="79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915025" cy="6858000"/>
            <wp:effectExtent l="19050" t="0" r="9525" b="0"/>
            <wp:docPr id="43" name="图片 43" descr="http://www.vogella.com/articles/EclipseRCP/images/training_produc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vogella.com/articles/EclipseRCP/images/training_product20.png"/>
                    <pic:cNvPicPr>
                      <a:picLocks noChangeAspect="1" noChangeArrowheads="1"/>
                    </pic:cNvPicPr>
                  </pic:nvPicPr>
                  <pic:blipFill>
                    <a:blip r:embed="rId27"/>
                    <a:srcRect/>
                    <a:stretch>
                      <a:fillRect/>
                    </a:stretch>
                  </pic:blipFill>
                  <pic:spPr bwMode="auto">
                    <a:xfrm>
                      <a:off x="0" y="0"/>
                      <a:ext cx="5915025" cy="68580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792" w:author="Unknown"/>
          <w:rFonts w:ascii="Arial" w:eastAsia="Times New Roman" w:hAnsi="Arial" w:cs="Arial"/>
          <w:color w:val="000000" w:themeColor="text1"/>
          <w:sz w:val="24"/>
          <w:szCs w:val="24"/>
        </w:rPr>
      </w:pPr>
      <w:ins w:id="793" w:author="Unknown">
        <w:r w:rsidRPr="00ED215B">
          <w:rPr>
            <w:rFonts w:ascii="Arial" w:eastAsia="Times New Roman" w:hAnsi="Arial" w:cs="Arial"/>
            <w:color w:val="000000" w:themeColor="text1"/>
            <w:sz w:val="24"/>
            <w:szCs w:val="24"/>
          </w:rPr>
          <w:lastRenderedPageBreak/>
          <w:t xml:space="preserve">Press the </w:t>
        </w:r>
        <w:r w:rsidRPr="00ED215B">
          <w:rPr>
            <w:rFonts w:ascii="Arial" w:eastAsia="Times New Roman" w:hAnsi="Arial" w:cs="Arial"/>
            <w:i/>
            <w:iCs/>
            <w:color w:val="000000" w:themeColor="text1"/>
            <w:sz w:val="24"/>
            <w:szCs w:val="24"/>
          </w:rPr>
          <w:t>New</w:t>
        </w:r>
        <w:r w:rsidRPr="00ED215B">
          <w:rPr>
            <w:rFonts w:ascii="Arial" w:eastAsia="Times New Roman" w:hAnsi="Arial" w:cs="Arial"/>
            <w:color w:val="000000" w:themeColor="text1"/>
            <w:sz w:val="24"/>
            <w:szCs w:val="24"/>
          </w:rPr>
          <w:t xml:space="preserve"> button on the </w:t>
        </w:r>
        <w:r w:rsidRPr="00ED215B">
          <w:rPr>
            <w:rFonts w:ascii="Arial" w:eastAsia="Times New Roman" w:hAnsi="Arial" w:cs="Arial"/>
            <w:i/>
            <w:iCs/>
            <w:color w:val="000000" w:themeColor="text1"/>
            <w:sz w:val="24"/>
            <w:szCs w:val="24"/>
          </w:rPr>
          <w:t>Overview</w:t>
        </w:r>
        <w:r w:rsidRPr="00ED215B">
          <w:rPr>
            <w:rFonts w:ascii="Arial" w:eastAsia="Times New Roman" w:hAnsi="Arial" w:cs="Arial"/>
            <w:color w:val="000000" w:themeColor="text1"/>
            <w:sz w:val="24"/>
            <w:szCs w:val="24"/>
          </w:rPr>
          <w:t xml:space="preserve"> tab of the product editor. </w:t>
        </w:r>
      </w:ins>
    </w:p>
    <w:p w:rsidR="00ED215B" w:rsidRPr="00ED215B" w:rsidRDefault="00ED215B" w:rsidP="00ED215B">
      <w:pPr>
        <w:shd w:val="clear" w:color="auto" w:fill="FFFFFF"/>
        <w:spacing w:after="0" w:line="240" w:lineRule="auto"/>
        <w:rPr>
          <w:ins w:id="79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6400800" cy="6019800"/>
            <wp:effectExtent l="19050" t="0" r="0" b="0"/>
            <wp:docPr id="44" name="图片 44" descr="Press the new button in the produc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ess the new button in the product editor"/>
                    <pic:cNvPicPr>
                      <a:picLocks noChangeAspect="1" noChangeArrowheads="1"/>
                    </pic:cNvPicPr>
                  </pic:nvPicPr>
                  <pic:blipFill>
                    <a:blip r:embed="rId28"/>
                    <a:srcRect/>
                    <a:stretch>
                      <a:fillRect/>
                    </a:stretch>
                  </pic:blipFill>
                  <pic:spPr bwMode="auto">
                    <a:xfrm>
                      <a:off x="0" y="0"/>
                      <a:ext cx="6400800" cy="60198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795" w:author="Unknown"/>
          <w:rFonts w:ascii="Arial" w:eastAsia="Times New Roman" w:hAnsi="Arial" w:cs="Arial"/>
          <w:color w:val="000000" w:themeColor="text1"/>
          <w:sz w:val="24"/>
          <w:szCs w:val="24"/>
        </w:rPr>
      </w:pPr>
      <w:ins w:id="796" w:author="Unknown">
        <w:r w:rsidRPr="00ED215B">
          <w:rPr>
            <w:rFonts w:ascii="Arial" w:eastAsia="Times New Roman" w:hAnsi="Arial" w:cs="Arial"/>
            <w:color w:val="000000" w:themeColor="text1"/>
            <w:sz w:val="24"/>
            <w:szCs w:val="24"/>
          </w:rPr>
          <w:lastRenderedPageBreak/>
          <w:t xml:space="preserve">Enter </w:t>
        </w:r>
        <w:r w:rsidRPr="00ED215B">
          <w:rPr>
            <w:rFonts w:ascii="Arial" w:eastAsia="Times New Roman" w:hAnsi="Arial" w:cs="Arial"/>
            <w:i/>
            <w:iCs/>
            <w:color w:val="000000" w:themeColor="text1"/>
            <w:sz w:val="24"/>
            <w:szCs w:val="24"/>
          </w:rPr>
          <w:t>to-do</w:t>
        </w:r>
        <w:r w:rsidRPr="00ED215B">
          <w:rPr>
            <w:rFonts w:ascii="Arial" w:eastAsia="Times New Roman" w:hAnsi="Arial" w:cs="Arial"/>
            <w:color w:val="000000" w:themeColor="text1"/>
            <w:sz w:val="24"/>
            <w:szCs w:val="24"/>
          </w:rPr>
          <w:t xml:space="preserve"> as the name, the defining plug-in is your plug-in and use the name </w:t>
        </w:r>
        <w:r w:rsidRPr="00ED215B">
          <w:rPr>
            <w:rFonts w:ascii="Arial" w:eastAsia="Times New Roman" w:hAnsi="Arial" w:cs="Arial"/>
            <w:i/>
            <w:iCs/>
            <w:color w:val="000000" w:themeColor="text1"/>
            <w:sz w:val="24"/>
            <w:szCs w:val="24"/>
          </w:rPr>
          <w:t>product</w:t>
        </w:r>
        <w:r w:rsidRPr="00ED215B">
          <w:rPr>
            <w:rFonts w:ascii="Arial" w:eastAsia="Times New Roman" w:hAnsi="Arial" w:cs="Arial"/>
            <w:color w:val="000000" w:themeColor="text1"/>
            <w:sz w:val="24"/>
            <w:szCs w:val="24"/>
          </w:rPr>
          <w:t xml:space="preserve"> as the ID. Select as </w:t>
        </w:r>
        <w:r w:rsidRPr="00ED215B">
          <w:rPr>
            <w:rFonts w:ascii="Arial" w:eastAsia="Times New Roman" w:hAnsi="Arial" w:cs="Arial"/>
            <w:i/>
            <w:iCs/>
            <w:color w:val="000000" w:themeColor="text1"/>
            <w:sz w:val="24"/>
            <w:szCs w:val="24"/>
          </w:rPr>
          <w:t>Application</w:t>
        </w:r>
        <w:r w:rsidRPr="00ED215B">
          <w:rPr>
            <w:rFonts w:ascii="Arial" w:eastAsia="Times New Roman" w:hAnsi="Arial" w:cs="Arial"/>
            <w:color w:val="000000" w:themeColor="text1"/>
            <w:sz w:val="24"/>
            <w:szCs w:val="24"/>
          </w:rPr>
          <w:t xml:space="preserve"> the </w:t>
        </w:r>
        <w:r w:rsidRPr="00ED215B">
          <w:rPr>
            <w:rFonts w:ascii="Courier New" w:eastAsia="Times New Roman" w:hAnsi="Courier New" w:cs="Courier New"/>
            <w:color w:val="000000" w:themeColor="text1"/>
            <w:sz w:val="29"/>
          </w:rPr>
          <w:t>E4Application</w:t>
        </w:r>
        <w:r w:rsidRPr="00ED215B">
          <w:rPr>
            <w:rFonts w:ascii="Arial" w:eastAsia="Times New Roman" w:hAnsi="Arial" w:cs="Arial"/>
            <w:color w:val="000000" w:themeColor="text1"/>
            <w:sz w:val="24"/>
            <w:szCs w:val="24"/>
          </w:rPr>
          <w:t xml:space="preserve"> application class. </w:t>
        </w:r>
      </w:ins>
    </w:p>
    <w:p w:rsidR="00ED215B" w:rsidRPr="00ED215B" w:rsidRDefault="00ED215B" w:rsidP="00ED215B">
      <w:pPr>
        <w:shd w:val="clear" w:color="auto" w:fill="FFFFFF"/>
        <w:spacing w:after="0" w:line="240" w:lineRule="auto"/>
        <w:rPr>
          <w:ins w:id="79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6657975" cy="5105400"/>
            <wp:effectExtent l="19050" t="0" r="9525" b="0"/>
            <wp:docPr id="45" name="图片 45" descr="Entering the 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ering the product details"/>
                    <pic:cNvPicPr>
                      <a:picLocks noChangeAspect="1" noChangeArrowheads="1"/>
                    </pic:cNvPicPr>
                  </pic:nvPicPr>
                  <pic:blipFill>
                    <a:blip r:embed="rId29"/>
                    <a:srcRect/>
                    <a:stretch>
                      <a:fillRect/>
                    </a:stretch>
                  </pic:blipFill>
                  <pic:spPr bwMode="auto">
                    <a:xfrm>
                      <a:off x="0" y="0"/>
                      <a:ext cx="6657975" cy="51054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798" w:author="Unknown"/>
          <w:rFonts w:ascii="Arial" w:eastAsia="Times New Roman" w:hAnsi="Arial" w:cs="Arial"/>
          <w:b/>
          <w:bCs/>
          <w:color w:val="000000" w:themeColor="text1"/>
          <w:sz w:val="30"/>
          <w:szCs w:val="30"/>
        </w:rPr>
      </w:pPr>
      <w:bookmarkStart w:id="799" w:name="plugin_feature"/>
      <w:bookmarkEnd w:id="799"/>
      <w:ins w:id="800" w:author="Unknown">
        <w:r w:rsidRPr="00ED215B">
          <w:rPr>
            <w:rFonts w:ascii="Arial" w:eastAsia="Times New Roman" w:hAnsi="Arial" w:cs="Arial"/>
            <w:b/>
            <w:bCs/>
            <w:color w:val="000000" w:themeColor="text1"/>
            <w:sz w:val="30"/>
            <w:szCs w:val="30"/>
          </w:rPr>
          <w:t xml:space="preserve">11.2. Create a feature project </w:t>
        </w:r>
      </w:ins>
    </w:p>
    <w:p w:rsidR="00ED215B" w:rsidRPr="00ED215B" w:rsidRDefault="00ED215B" w:rsidP="00ED215B">
      <w:pPr>
        <w:shd w:val="clear" w:color="auto" w:fill="FFFFFF"/>
        <w:spacing w:before="100" w:beforeAutospacing="1" w:after="100" w:afterAutospacing="1" w:line="240" w:lineRule="auto"/>
        <w:ind w:left="150" w:right="150"/>
        <w:rPr>
          <w:ins w:id="801" w:author="Unknown"/>
          <w:rFonts w:ascii="Arial" w:eastAsia="Times New Roman" w:hAnsi="Arial" w:cs="Arial"/>
          <w:color w:val="000000" w:themeColor="text1"/>
          <w:sz w:val="24"/>
          <w:szCs w:val="24"/>
        </w:rPr>
      </w:pPr>
      <w:ins w:id="802" w:author="Unknown">
        <w:r w:rsidRPr="00ED215B">
          <w:rPr>
            <w:rFonts w:ascii="Arial" w:eastAsia="Times New Roman" w:hAnsi="Arial" w:cs="Arial"/>
            <w:color w:val="000000" w:themeColor="text1"/>
            <w:sz w:val="24"/>
            <w:szCs w:val="24"/>
          </w:rPr>
          <w:lastRenderedPageBreak/>
          <w:t xml:space="preserve">Create a new feature project called </w:t>
        </w:r>
        <w:r w:rsidRPr="00ED215B">
          <w:rPr>
            <w:rFonts w:ascii="Arial" w:eastAsia="Times New Roman" w:hAnsi="Arial" w:cs="Arial"/>
            <w:i/>
            <w:iCs/>
            <w:color w:val="000000" w:themeColor="text1"/>
            <w:sz w:val="24"/>
            <w:szCs w:val="24"/>
          </w:rPr>
          <w:t>com.example.e4.rcp.todo.feature</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803"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2543175" cy="666750"/>
            <wp:effectExtent l="19050" t="0" r="9525" b="0"/>
            <wp:docPr id="46" name="图片 46" descr="Featur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eature project"/>
                    <pic:cNvPicPr>
                      <a:picLocks noChangeAspect="1" noChangeArrowheads="1"/>
                    </pic:cNvPicPr>
                  </pic:nvPicPr>
                  <pic:blipFill>
                    <a:blip r:embed="rId30"/>
                    <a:srcRect/>
                    <a:stretch>
                      <a:fillRect/>
                    </a:stretch>
                  </pic:blipFill>
                  <pic:spPr bwMode="auto">
                    <a:xfrm>
                      <a:off x="0" y="0"/>
                      <a:ext cx="2543175" cy="6667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804" w:author="Unknown"/>
          <w:rFonts w:ascii="Arial" w:eastAsia="Times New Roman" w:hAnsi="Arial" w:cs="Arial"/>
          <w:color w:val="000000" w:themeColor="text1"/>
          <w:sz w:val="24"/>
          <w:szCs w:val="24"/>
        </w:rPr>
      </w:pPr>
      <w:ins w:id="805" w:author="Unknown">
        <w:r w:rsidRPr="00ED215B">
          <w:rPr>
            <w:rFonts w:ascii="Arial" w:eastAsia="Times New Roman" w:hAnsi="Arial" w:cs="Arial"/>
            <w:color w:val="000000" w:themeColor="text1"/>
            <w:sz w:val="24"/>
            <w:szCs w:val="24"/>
          </w:rPr>
          <w:t xml:space="preserve">Include the </w:t>
        </w:r>
        <w:r w:rsidRPr="00ED215B">
          <w:rPr>
            <w:rFonts w:ascii="Courier New" w:eastAsia="Times New Roman" w:hAnsi="Courier New" w:cs="Courier New"/>
            <w:color w:val="000000" w:themeColor="text1"/>
            <w:sz w:val="29"/>
          </w:rPr>
          <w:t>com.example.e4.rcp.todo</w:t>
        </w:r>
        <w:r w:rsidRPr="00ED215B">
          <w:rPr>
            <w:rFonts w:ascii="Arial" w:eastAsia="Times New Roman" w:hAnsi="Arial" w:cs="Arial"/>
            <w:color w:val="000000" w:themeColor="text1"/>
            <w:sz w:val="24"/>
            <w:szCs w:val="24"/>
          </w:rPr>
          <w:t xml:space="preserve"> plug-in into this feature. </w:t>
        </w:r>
      </w:ins>
    </w:p>
    <w:p w:rsidR="00ED215B" w:rsidRPr="00ED215B" w:rsidRDefault="00ED215B" w:rsidP="00ED215B">
      <w:pPr>
        <w:shd w:val="clear" w:color="auto" w:fill="FFFFFF"/>
        <w:spacing w:after="0" w:line="240" w:lineRule="auto"/>
        <w:rPr>
          <w:ins w:id="806"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7143750" cy="4848225"/>
            <wp:effectExtent l="19050" t="0" r="0" b="0"/>
            <wp:docPr id="47" name="图片 47" descr="Featur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eature project"/>
                    <pic:cNvPicPr>
                      <a:picLocks noChangeAspect="1" noChangeArrowheads="1"/>
                    </pic:cNvPicPr>
                  </pic:nvPicPr>
                  <pic:blipFill>
                    <a:blip r:embed="rId31"/>
                    <a:srcRect/>
                    <a:stretch>
                      <a:fillRect/>
                    </a:stretch>
                  </pic:blipFill>
                  <pic:spPr bwMode="auto">
                    <a:xfrm>
                      <a:off x="0" y="0"/>
                      <a:ext cx="7143750" cy="48482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807" w:author="Unknown"/>
          <w:rFonts w:ascii="Arial" w:eastAsia="Times New Roman" w:hAnsi="Arial" w:cs="Arial"/>
          <w:b/>
          <w:bCs/>
          <w:color w:val="000000" w:themeColor="text1"/>
          <w:sz w:val="30"/>
          <w:szCs w:val="30"/>
        </w:rPr>
      </w:pPr>
      <w:bookmarkStart w:id="808" w:name="plugin_dependencies"/>
      <w:bookmarkEnd w:id="808"/>
      <w:ins w:id="809" w:author="Unknown">
        <w:r w:rsidRPr="00ED215B">
          <w:rPr>
            <w:rFonts w:ascii="Arial" w:eastAsia="Times New Roman" w:hAnsi="Arial" w:cs="Arial"/>
            <w:b/>
            <w:bCs/>
            <w:color w:val="000000" w:themeColor="text1"/>
            <w:sz w:val="30"/>
            <w:szCs w:val="30"/>
          </w:rPr>
          <w:t xml:space="preserve">11.3. Enter feature dependencies in product </w:t>
        </w:r>
      </w:ins>
    </w:p>
    <w:p w:rsidR="00ED215B" w:rsidRPr="00ED215B" w:rsidRDefault="00ED215B" w:rsidP="00ED215B">
      <w:pPr>
        <w:shd w:val="clear" w:color="auto" w:fill="FFFFFF"/>
        <w:spacing w:before="100" w:beforeAutospacing="1" w:after="100" w:afterAutospacing="1" w:line="240" w:lineRule="auto"/>
        <w:ind w:left="150" w:right="150"/>
        <w:rPr>
          <w:ins w:id="810" w:author="Unknown"/>
          <w:rFonts w:ascii="Arial" w:eastAsia="Times New Roman" w:hAnsi="Arial" w:cs="Arial"/>
          <w:color w:val="000000" w:themeColor="text1"/>
          <w:sz w:val="24"/>
          <w:szCs w:val="24"/>
        </w:rPr>
      </w:pPr>
      <w:ins w:id="811" w:author="Unknown">
        <w:r w:rsidRPr="00ED215B">
          <w:rPr>
            <w:rFonts w:ascii="Arial" w:eastAsia="Times New Roman" w:hAnsi="Arial" w:cs="Arial"/>
            <w:color w:val="000000" w:themeColor="text1"/>
            <w:sz w:val="24"/>
            <w:szCs w:val="24"/>
          </w:rPr>
          <w:t xml:space="preserve">Change your product configuration file to use features. To do this open your product </w:t>
        </w:r>
        <w:proofErr w:type="gramStart"/>
        <w:r w:rsidRPr="00ED215B">
          <w:rPr>
            <w:rFonts w:ascii="Arial" w:eastAsia="Times New Roman" w:hAnsi="Arial" w:cs="Arial"/>
            <w:color w:val="000000" w:themeColor="text1"/>
            <w:sz w:val="24"/>
            <w:szCs w:val="24"/>
          </w:rPr>
          <w:t>configuration file</w:t>
        </w:r>
        <w:proofErr w:type="gramEnd"/>
        <w:r w:rsidRPr="00ED215B">
          <w:rPr>
            <w:rFonts w:ascii="Arial" w:eastAsia="Times New Roman" w:hAnsi="Arial" w:cs="Arial"/>
            <w:color w:val="000000" w:themeColor="text1"/>
            <w:sz w:val="24"/>
            <w:szCs w:val="24"/>
          </w:rPr>
          <w:t xml:space="preserve"> and select the </w:t>
        </w:r>
        <w:r w:rsidRPr="00ED215B">
          <w:rPr>
            <w:rFonts w:ascii="Arial" w:eastAsia="Times New Roman" w:hAnsi="Arial" w:cs="Arial"/>
            <w:i/>
            <w:iCs/>
            <w:color w:val="000000" w:themeColor="text1"/>
            <w:sz w:val="24"/>
            <w:szCs w:val="24"/>
          </w:rPr>
          <w:t>Feature</w:t>
        </w:r>
        <w:r w:rsidRPr="00ED215B">
          <w:rPr>
            <w:rFonts w:ascii="Arial" w:eastAsia="Times New Roman" w:hAnsi="Arial" w:cs="Arial"/>
            <w:color w:val="000000" w:themeColor="text1"/>
            <w:sz w:val="24"/>
            <w:szCs w:val="24"/>
          </w:rPr>
          <w:t xml:space="preserve"> option on the </w:t>
        </w:r>
        <w:r w:rsidRPr="00ED215B">
          <w:rPr>
            <w:rFonts w:ascii="Arial" w:eastAsia="Times New Roman" w:hAnsi="Arial" w:cs="Arial"/>
            <w:i/>
            <w:iCs/>
            <w:color w:val="000000" w:themeColor="text1"/>
            <w:sz w:val="24"/>
            <w:szCs w:val="24"/>
          </w:rPr>
          <w:t>Overview</w:t>
        </w:r>
        <w:r w:rsidRPr="00ED215B">
          <w:rPr>
            <w:rFonts w:ascii="Arial" w:eastAsia="Times New Roman" w:hAnsi="Arial" w:cs="Arial"/>
            <w:color w:val="000000" w:themeColor="text1"/>
            <w:sz w:val="24"/>
            <w:szCs w:val="24"/>
          </w:rPr>
          <w:t xml:space="preserve"> tab of the product editor. </w:t>
        </w:r>
      </w:ins>
    </w:p>
    <w:p w:rsidR="00ED215B" w:rsidRPr="00ED215B" w:rsidRDefault="00ED215B" w:rsidP="00ED215B">
      <w:pPr>
        <w:shd w:val="clear" w:color="auto" w:fill="FFFFFF"/>
        <w:spacing w:after="0" w:line="240" w:lineRule="auto"/>
        <w:rPr>
          <w:ins w:id="812"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6315075" cy="6638925"/>
            <wp:effectExtent l="19050" t="0" r="9525" b="0"/>
            <wp:docPr id="48" name="图片 48" descr="Switching to feature on the product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witching to feature on the product configuration file"/>
                    <pic:cNvPicPr>
                      <a:picLocks noChangeAspect="1" noChangeArrowheads="1"/>
                    </pic:cNvPicPr>
                  </pic:nvPicPr>
                  <pic:blipFill>
                    <a:blip r:embed="rId32"/>
                    <a:srcRect/>
                    <a:stretch>
                      <a:fillRect/>
                    </a:stretch>
                  </pic:blipFill>
                  <pic:spPr bwMode="auto">
                    <a:xfrm>
                      <a:off x="0" y="0"/>
                      <a:ext cx="6315075" cy="66389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813" w:author="Unknown"/>
          <w:rFonts w:ascii="Arial" w:eastAsia="Times New Roman" w:hAnsi="Arial" w:cs="Arial"/>
          <w:color w:val="000000" w:themeColor="text1"/>
          <w:sz w:val="24"/>
          <w:szCs w:val="24"/>
        </w:rPr>
      </w:pPr>
      <w:ins w:id="814" w:author="Unknown">
        <w:r w:rsidRPr="00ED215B">
          <w:rPr>
            <w:rFonts w:ascii="Arial" w:eastAsia="Times New Roman" w:hAnsi="Arial" w:cs="Arial"/>
            <w:color w:val="000000" w:themeColor="text1"/>
            <w:sz w:val="24"/>
            <w:szCs w:val="24"/>
          </w:rPr>
          <w:lastRenderedPageBreak/>
          <w:t xml:space="preserve">Select the </w:t>
        </w:r>
        <w:r w:rsidRPr="00ED215B">
          <w:rPr>
            <w:rFonts w:ascii="Arial" w:eastAsia="Times New Roman" w:hAnsi="Arial" w:cs="Arial"/>
            <w:i/>
            <w:iCs/>
            <w:color w:val="000000" w:themeColor="text1"/>
            <w:sz w:val="24"/>
            <w:szCs w:val="24"/>
          </w:rPr>
          <w:t>Dependencies</w:t>
        </w:r>
        <w:r w:rsidRPr="00ED215B">
          <w:rPr>
            <w:rFonts w:ascii="Arial" w:eastAsia="Times New Roman" w:hAnsi="Arial" w:cs="Arial"/>
            <w:color w:val="000000" w:themeColor="text1"/>
            <w:sz w:val="24"/>
            <w:szCs w:val="24"/>
          </w:rPr>
          <w:t xml:space="preserve"> tab and add the </w:t>
        </w:r>
        <w:r w:rsidRPr="00ED215B">
          <w:rPr>
            <w:rFonts w:ascii="Courier New" w:eastAsia="Times New Roman" w:hAnsi="Courier New" w:cs="Courier New"/>
            <w:color w:val="000000" w:themeColor="text1"/>
            <w:sz w:val="29"/>
          </w:rPr>
          <w:t>org.eclipse.e4.rcp</w:t>
        </w:r>
        <w:r w:rsidRPr="00ED215B">
          <w:rPr>
            <w:rFonts w:ascii="Arial" w:eastAsia="Times New Roman" w:hAnsi="Arial" w:cs="Arial"/>
            <w:color w:val="000000" w:themeColor="text1"/>
            <w:sz w:val="24"/>
            <w:szCs w:val="24"/>
          </w:rPr>
          <w:t xml:space="preserve"> and the </w:t>
        </w:r>
        <w:r w:rsidRPr="00ED215B">
          <w:rPr>
            <w:rFonts w:ascii="Courier New" w:eastAsia="Times New Roman" w:hAnsi="Courier New" w:cs="Courier New"/>
            <w:color w:val="000000" w:themeColor="text1"/>
            <w:sz w:val="29"/>
          </w:rPr>
          <w:t>com.example.e4.rcp.todo.feature</w:t>
        </w:r>
        <w:r w:rsidRPr="00ED215B">
          <w:rPr>
            <w:rFonts w:ascii="Arial" w:eastAsia="Times New Roman" w:hAnsi="Arial" w:cs="Arial"/>
            <w:color w:val="000000" w:themeColor="text1"/>
            <w:sz w:val="24"/>
            <w:szCs w:val="24"/>
          </w:rPr>
          <w:t xml:space="preserve"> features as dependencies via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w:t>
        </w:r>
      </w:ins>
    </w:p>
    <w:p w:rsidR="00ED215B" w:rsidRPr="00ED215B" w:rsidRDefault="00ED215B" w:rsidP="00ED215B">
      <w:pPr>
        <w:shd w:val="clear" w:color="auto" w:fill="FFFFFF"/>
        <w:spacing w:after="0" w:line="240" w:lineRule="auto"/>
        <w:rPr>
          <w:ins w:id="815"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400675" cy="5534025"/>
            <wp:effectExtent l="19050" t="0" r="9525" b="0"/>
            <wp:docPr id="49" name="图片 49" descr="Switching to feature on the product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witching to feature on the product configuration file"/>
                    <pic:cNvPicPr>
                      <a:picLocks noChangeAspect="1" noChangeArrowheads="1"/>
                    </pic:cNvPicPr>
                  </pic:nvPicPr>
                  <pic:blipFill>
                    <a:blip r:embed="rId33"/>
                    <a:srcRect/>
                    <a:stretch>
                      <a:fillRect/>
                    </a:stretch>
                  </pic:blipFill>
                  <pic:spPr bwMode="auto">
                    <a:xfrm>
                      <a:off x="0" y="0"/>
                      <a:ext cx="5400675" cy="55340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816" w:author="Unknown"/>
          <w:rFonts w:ascii="Arial" w:eastAsia="Times New Roman" w:hAnsi="Arial" w:cs="Arial"/>
          <w:color w:val="000000" w:themeColor="text1"/>
          <w:sz w:val="24"/>
          <w:szCs w:val="24"/>
        </w:rPr>
      </w:pPr>
      <w:ins w:id="817" w:author="Unknown">
        <w:r w:rsidRPr="00ED215B">
          <w:rPr>
            <w:rFonts w:ascii="Arial" w:eastAsia="Times New Roman" w:hAnsi="Arial" w:cs="Arial"/>
            <w:color w:val="000000" w:themeColor="text1"/>
            <w:sz w:val="24"/>
            <w:szCs w:val="24"/>
          </w:rPr>
          <w:lastRenderedPageBreak/>
          <w:t xml:space="preserve">Press the </w:t>
        </w:r>
        <w:r w:rsidRPr="00ED215B">
          <w:rPr>
            <w:rFonts w:ascii="Arial" w:eastAsia="Times New Roman" w:hAnsi="Arial" w:cs="Arial"/>
            <w:i/>
            <w:iCs/>
            <w:color w:val="000000" w:themeColor="text1"/>
            <w:sz w:val="24"/>
            <w:szCs w:val="24"/>
          </w:rPr>
          <w:t xml:space="preserve">Add </w:t>
        </w:r>
        <w:proofErr w:type="gramStart"/>
        <w:r w:rsidRPr="00ED215B">
          <w:rPr>
            <w:rFonts w:ascii="Arial" w:eastAsia="Times New Roman" w:hAnsi="Arial" w:cs="Arial"/>
            <w:i/>
            <w:iCs/>
            <w:color w:val="000000" w:themeColor="text1"/>
            <w:sz w:val="24"/>
            <w:szCs w:val="24"/>
          </w:rPr>
          <w:t>Required</w:t>
        </w:r>
        <w:proofErr w:type="gramEnd"/>
        <w:r w:rsidRPr="00ED215B">
          <w:rPr>
            <w:rFonts w:ascii="Arial" w:eastAsia="Times New Roman" w:hAnsi="Arial" w:cs="Arial"/>
            <w:color w:val="000000" w:themeColor="text1"/>
            <w:sz w:val="24"/>
            <w:szCs w:val="24"/>
          </w:rPr>
          <w:t xml:space="preserve"> button. This will add the </w:t>
        </w:r>
        <w:proofErr w:type="spellStart"/>
        <w:r w:rsidRPr="00ED215B">
          <w:rPr>
            <w:rFonts w:ascii="Courier New" w:eastAsia="Times New Roman" w:hAnsi="Courier New" w:cs="Courier New"/>
            <w:color w:val="000000" w:themeColor="text1"/>
            <w:sz w:val="29"/>
          </w:rPr>
          <w:t>org.eclipse.emf.common</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Courier New" w:eastAsia="Times New Roman" w:hAnsi="Courier New" w:cs="Courier New"/>
            <w:color w:val="000000" w:themeColor="text1"/>
            <w:sz w:val="29"/>
          </w:rPr>
          <w:t>org.eclipse.emf.ecore</w:t>
        </w:r>
        <w:proofErr w:type="spellEnd"/>
        <w:r w:rsidRPr="00ED215B">
          <w:rPr>
            <w:rFonts w:ascii="Arial" w:eastAsia="Times New Roman" w:hAnsi="Arial" w:cs="Arial"/>
            <w:color w:val="000000" w:themeColor="text1"/>
            <w:sz w:val="24"/>
            <w:szCs w:val="24"/>
          </w:rPr>
          <w:t xml:space="preserve"> features to the dependencies. </w:t>
        </w:r>
      </w:ins>
    </w:p>
    <w:p w:rsidR="00ED215B" w:rsidRPr="00ED215B" w:rsidRDefault="00ED215B" w:rsidP="00ED215B">
      <w:pPr>
        <w:shd w:val="clear" w:color="auto" w:fill="FFFFFF"/>
        <w:spacing w:after="0" w:line="240" w:lineRule="auto"/>
        <w:outlineLvl w:val="2"/>
        <w:rPr>
          <w:ins w:id="818" w:author="Unknown"/>
          <w:rFonts w:ascii="Arial" w:eastAsia="Times New Roman" w:hAnsi="Arial" w:cs="Arial"/>
          <w:b/>
          <w:bCs/>
          <w:color w:val="000000" w:themeColor="text1"/>
          <w:sz w:val="30"/>
          <w:szCs w:val="30"/>
        </w:rPr>
      </w:pPr>
      <w:bookmarkStart w:id="819" w:name="plugin_creatinge4_e4xmi"/>
      <w:bookmarkEnd w:id="819"/>
      <w:ins w:id="820" w:author="Unknown">
        <w:r w:rsidRPr="00ED215B">
          <w:rPr>
            <w:rFonts w:ascii="Arial" w:eastAsia="Times New Roman" w:hAnsi="Arial" w:cs="Arial"/>
            <w:b/>
            <w:bCs/>
            <w:color w:val="000000" w:themeColor="text1"/>
            <w:sz w:val="30"/>
            <w:szCs w:val="30"/>
          </w:rPr>
          <w:t xml:space="preserve">11.4. Create Application model </w:t>
        </w:r>
      </w:ins>
    </w:p>
    <w:p w:rsidR="00ED215B" w:rsidRPr="00ED215B" w:rsidRDefault="00ED215B" w:rsidP="00ED215B">
      <w:pPr>
        <w:shd w:val="clear" w:color="auto" w:fill="FFFFFF"/>
        <w:spacing w:before="100" w:beforeAutospacing="1" w:after="100" w:afterAutospacing="1" w:line="240" w:lineRule="auto"/>
        <w:ind w:left="150" w:right="150"/>
        <w:rPr>
          <w:ins w:id="821" w:author="Unknown"/>
          <w:rFonts w:ascii="Arial" w:eastAsia="Times New Roman" w:hAnsi="Arial" w:cs="Arial"/>
          <w:color w:val="000000" w:themeColor="text1"/>
          <w:sz w:val="24"/>
          <w:szCs w:val="24"/>
        </w:rPr>
      </w:pPr>
      <w:ins w:id="822" w:author="Unknown">
        <w:r w:rsidRPr="00ED215B">
          <w:rPr>
            <w:rFonts w:ascii="Arial" w:eastAsia="Times New Roman" w:hAnsi="Arial" w:cs="Arial"/>
            <w:color w:val="000000" w:themeColor="text1"/>
            <w:sz w:val="24"/>
            <w:szCs w:val="24"/>
          </w:rPr>
          <w:t xml:space="preserve">Select </w:t>
        </w:r>
        <w:proofErr w:type="gramStart"/>
        <w:r w:rsidRPr="00ED215B">
          <w:rPr>
            <w:rFonts w:ascii="Arial" w:eastAsia="Times New Roman" w:hAnsi="Arial" w:cs="Arial"/>
            <w:i/>
            <w:iCs/>
            <w:color w:val="000000" w:themeColor="text1"/>
            <w:sz w:val="24"/>
            <w:szCs w:val="24"/>
          </w:rPr>
          <w:t>File</w:t>
        </w:r>
        <w:proofErr w:type="gramEnd"/>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New</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Other</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Eclipse 4</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Model</w:t>
        </w:r>
        <w:r w:rsidRPr="00ED215B">
          <w:rPr>
            <w:rFonts w:ascii="Arial" w:eastAsia="Times New Roman" w:hAnsi="Arial" w:cs="Arial"/>
            <w:color w:val="000000" w:themeColor="text1"/>
            <w:sz w:val="24"/>
            <w:szCs w:val="24"/>
          </w:rPr>
          <w:t xml:space="preserve"> → </w:t>
        </w:r>
        <w:r w:rsidRPr="00ED215B">
          <w:rPr>
            <w:rFonts w:ascii="Arial" w:eastAsia="Times New Roman" w:hAnsi="Arial" w:cs="Arial"/>
            <w:i/>
            <w:iCs/>
            <w:color w:val="000000" w:themeColor="text1"/>
            <w:sz w:val="24"/>
            <w:szCs w:val="24"/>
          </w:rPr>
          <w:t>New Application Model</w:t>
        </w:r>
        <w:r w:rsidRPr="00ED215B">
          <w:rPr>
            <w:rFonts w:ascii="Arial" w:eastAsia="Times New Roman" w:hAnsi="Arial" w:cs="Arial"/>
            <w:color w:val="000000" w:themeColor="text1"/>
            <w:sz w:val="24"/>
            <w:szCs w:val="24"/>
          </w:rPr>
          <w:t xml:space="preserve"> to open a wizard. Use the project as the container and the filename suggested by the wizard. </w:t>
        </w:r>
      </w:ins>
    </w:p>
    <w:p w:rsidR="00ED215B" w:rsidRPr="00ED215B" w:rsidRDefault="00ED215B" w:rsidP="00ED215B">
      <w:pPr>
        <w:shd w:val="clear" w:color="auto" w:fill="FFFFFF"/>
        <w:spacing w:after="0" w:line="240" w:lineRule="auto"/>
        <w:rPr>
          <w:ins w:id="823"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4991100" cy="3657600"/>
            <wp:effectExtent l="19050" t="0" r="0" b="0"/>
            <wp:docPr id="50" name="图片 50" descr="http://www.vogella.com/articles/EclipseRCP/images/training_produc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vogella.com/articles/EclipseRCP/images/training_product50.png"/>
                    <pic:cNvPicPr>
                      <a:picLocks noChangeAspect="1" noChangeArrowheads="1"/>
                    </pic:cNvPicPr>
                  </pic:nvPicPr>
                  <pic:blipFill>
                    <a:blip r:embed="rId34"/>
                    <a:srcRect/>
                    <a:stretch>
                      <a:fillRect/>
                    </a:stretch>
                  </pic:blipFill>
                  <pic:spPr bwMode="auto">
                    <a:xfrm>
                      <a:off x="0" y="0"/>
                      <a:ext cx="4991100" cy="36576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824" w:author="Unknown"/>
          <w:rFonts w:ascii="Arial" w:eastAsia="Times New Roman" w:hAnsi="Arial" w:cs="Arial"/>
          <w:color w:val="000000" w:themeColor="text1"/>
          <w:sz w:val="24"/>
          <w:szCs w:val="24"/>
        </w:rPr>
      </w:pPr>
      <w:ins w:id="825" w:author="Unknown">
        <w:r w:rsidRPr="00ED215B">
          <w:rPr>
            <w:rFonts w:ascii="Arial" w:eastAsia="Times New Roman" w:hAnsi="Arial" w:cs="Arial"/>
            <w:color w:val="000000" w:themeColor="text1"/>
            <w:sz w:val="24"/>
            <w:szCs w:val="24"/>
          </w:rPr>
          <w:t xml:space="preserve">This will create 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and open this file with the application model editor. </w:t>
        </w:r>
      </w:ins>
    </w:p>
    <w:p w:rsidR="00ED215B" w:rsidRPr="00ED215B" w:rsidRDefault="00ED215B" w:rsidP="00ED215B">
      <w:pPr>
        <w:shd w:val="clear" w:color="auto" w:fill="FFFFFF"/>
        <w:spacing w:after="0" w:line="240" w:lineRule="auto"/>
        <w:outlineLvl w:val="2"/>
        <w:rPr>
          <w:ins w:id="826" w:author="Unknown"/>
          <w:rFonts w:ascii="Arial" w:eastAsia="Times New Roman" w:hAnsi="Arial" w:cs="Arial"/>
          <w:b/>
          <w:bCs/>
          <w:color w:val="000000" w:themeColor="text1"/>
          <w:sz w:val="30"/>
          <w:szCs w:val="30"/>
        </w:rPr>
      </w:pPr>
      <w:bookmarkStart w:id="827" w:name="plugin_creatinge4_modelelements"/>
      <w:bookmarkEnd w:id="827"/>
      <w:ins w:id="828" w:author="Unknown">
        <w:r w:rsidRPr="00ED215B">
          <w:rPr>
            <w:rFonts w:ascii="Arial" w:eastAsia="Times New Roman" w:hAnsi="Arial" w:cs="Arial"/>
            <w:b/>
            <w:bCs/>
            <w:color w:val="000000" w:themeColor="text1"/>
            <w:sz w:val="30"/>
            <w:szCs w:val="30"/>
          </w:rPr>
          <w:t xml:space="preserve">11.5. Add model elements to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829" w:author="Unknown"/>
          <w:rFonts w:ascii="Arial" w:eastAsia="Times New Roman" w:hAnsi="Arial" w:cs="Arial"/>
          <w:color w:val="000000" w:themeColor="text1"/>
          <w:sz w:val="24"/>
          <w:szCs w:val="24"/>
        </w:rPr>
      </w:pPr>
      <w:ins w:id="830" w:author="Unknown">
        <w:r w:rsidRPr="00ED215B">
          <w:rPr>
            <w:rFonts w:ascii="Arial" w:eastAsia="Times New Roman" w:hAnsi="Arial" w:cs="Arial"/>
            <w:color w:val="000000" w:themeColor="text1"/>
            <w:sz w:val="24"/>
            <w:szCs w:val="24"/>
          </w:rPr>
          <w:lastRenderedPageBreak/>
          <w:t xml:space="preserve">Add one </w:t>
        </w:r>
        <w:r w:rsidRPr="00ED215B">
          <w:rPr>
            <w:rFonts w:ascii="Courier New" w:eastAsia="Times New Roman" w:hAnsi="Courier New" w:cs="Courier New"/>
            <w:color w:val="000000" w:themeColor="text1"/>
            <w:sz w:val="29"/>
          </w:rPr>
          <w:t>Window</w:t>
        </w:r>
        <w:r w:rsidRPr="00ED215B">
          <w:rPr>
            <w:rFonts w:ascii="Arial" w:eastAsia="Times New Roman" w:hAnsi="Arial" w:cs="Arial"/>
            <w:color w:val="000000" w:themeColor="text1"/>
            <w:sz w:val="24"/>
            <w:szCs w:val="24"/>
          </w:rPr>
          <w:t xml:space="preserve"> to your application model so you have a visual component. </w:t>
        </w:r>
      </w:ins>
    </w:p>
    <w:p w:rsidR="00ED215B" w:rsidRPr="00ED215B" w:rsidRDefault="00ED215B" w:rsidP="00ED215B">
      <w:pPr>
        <w:shd w:val="clear" w:color="auto" w:fill="FFFFFF"/>
        <w:spacing w:before="100" w:beforeAutospacing="1" w:after="100" w:afterAutospacing="1" w:line="240" w:lineRule="auto"/>
        <w:ind w:left="150" w:right="150"/>
        <w:rPr>
          <w:ins w:id="831" w:author="Unknown"/>
          <w:rFonts w:ascii="Arial" w:eastAsia="Times New Roman" w:hAnsi="Arial" w:cs="Arial"/>
          <w:color w:val="000000" w:themeColor="text1"/>
          <w:sz w:val="24"/>
          <w:szCs w:val="24"/>
        </w:rPr>
      </w:pPr>
      <w:ins w:id="832" w:author="Unknown">
        <w:r w:rsidRPr="00ED215B">
          <w:rPr>
            <w:rFonts w:ascii="Arial" w:eastAsia="Times New Roman" w:hAnsi="Arial" w:cs="Arial"/>
            <w:color w:val="000000" w:themeColor="text1"/>
            <w:sz w:val="24"/>
            <w:szCs w:val="24"/>
          </w:rPr>
          <w:t xml:space="preserve">Select the </w:t>
        </w:r>
        <w:r w:rsidRPr="00ED215B">
          <w:rPr>
            <w:rFonts w:ascii="Arial" w:eastAsia="Times New Roman" w:hAnsi="Arial" w:cs="Arial"/>
            <w:i/>
            <w:iCs/>
            <w:color w:val="000000" w:themeColor="text1"/>
            <w:sz w:val="24"/>
            <w:szCs w:val="24"/>
          </w:rPr>
          <w:t>Windows</w:t>
        </w:r>
        <w:r w:rsidRPr="00ED215B">
          <w:rPr>
            <w:rFonts w:ascii="Arial" w:eastAsia="Times New Roman" w:hAnsi="Arial" w:cs="Arial"/>
            <w:color w:val="000000" w:themeColor="text1"/>
            <w:sz w:val="24"/>
            <w:szCs w:val="24"/>
          </w:rPr>
          <w:t xml:space="preserve"> node and press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for a </w:t>
        </w:r>
        <w:proofErr w:type="spellStart"/>
        <w:r w:rsidRPr="00ED215B">
          <w:rPr>
            <w:rFonts w:ascii="Courier New" w:eastAsia="Times New Roman" w:hAnsi="Courier New" w:cs="Courier New"/>
            <w:color w:val="000000" w:themeColor="text1"/>
            <w:sz w:val="29"/>
          </w:rPr>
          <w:t>TrimmedWindow</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833"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7143750" cy="4657725"/>
            <wp:effectExtent l="19050" t="0" r="0" b="0"/>
            <wp:docPr id="51" name="图片 51" descr="Adding a trimme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ing a trimmed window"/>
                    <pic:cNvPicPr>
                      <a:picLocks noChangeAspect="1" noChangeArrowheads="1"/>
                    </pic:cNvPicPr>
                  </pic:nvPicPr>
                  <pic:blipFill>
                    <a:blip r:embed="rId35"/>
                    <a:srcRect/>
                    <a:stretch>
                      <a:fillRect/>
                    </a:stretch>
                  </pic:blipFill>
                  <pic:spPr bwMode="auto">
                    <a:xfrm>
                      <a:off x="0" y="0"/>
                      <a:ext cx="7143750" cy="46577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834" w:author="Unknown"/>
          <w:rFonts w:ascii="Arial" w:eastAsia="Times New Roman" w:hAnsi="Arial" w:cs="Arial"/>
          <w:color w:val="000000" w:themeColor="text1"/>
          <w:sz w:val="24"/>
          <w:szCs w:val="24"/>
        </w:rPr>
      </w:pPr>
      <w:ins w:id="835" w:author="Unknown">
        <w:r w:rsidRPr="00ED215B">
          <w:rPr>
            <w:rFonts w:ascii="Arial" w:eastAsia="Times New Roman" w:hAnsi="Arial" w:cs="Arial"/>
            <w:color w:val="000000" w:themeColor="text1"/>
            <w:sz w:val="24"/>
            <w:szCs w:val="24"/>
          </w:rPr>
          <w:t xml:space="preserve">Enter an ID, the position and size of the window and a label as shown in the screenshot below. </w:t>
        </w:r>
      </w:ins>
    </w:p>
    <w:p w:rsidR="00ED215B" w:rsidRPr="00ED215B" w:rsidRDefault="00ED215B" w:rsidP="00ED215B">
      <w:pPr>
        <w:shd w:val="clear" w:color="auto" w:fill="FFFFFF"/>
        <w:spacing w:after="0" w:line="240" w:lineRule="auto"/>
        <w:rPr>
          <w:ins w:id="836"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8820150" cy="4724400"/>
            <wp:effectExtent l="19050" t="0" r="0" b="0"/>
            <wp:docPr id="52" name="图片 52" descr="Enter the data for the TrimmedWindow in the mode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nter the data for the TrimmedWindow in the model editor"/>
                    <pic:cNvPicPr>
                      <a:picLocks noChangeAspect="1" noChangeArrowheads="1"/>
                    </pic:cNvPicPr>
                  </pic:nvPicPr>
                  <pic:blipFill>
                    <a:blip r:embed="rId36"/>
                    <a:srcRect/>
                    <a:stretch>
                      <a:fillRect/>
                    </a:stretch>
                  </pic:blipFill>
                  <pic:spPr bwMode="auto">
                    <a:xfrm>
                      <a:off x="0" y="0"/>
                      <a:ext cx="8820150" cy="47244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837" w:author="Unknown"/>
          <w:rFonts w:ascii="Arial" w:eastAsia="Times New Roman" w:hAnsi="Arial" w:cs="Arial"/>
          <w:b/>
          <w:bCs/>
          <w:color w:val="000000" w:themeColor="text1"/>
          <w:sz w:val="30"/>
          <w:szCs w:val="30"/>
        </w:rPr>
      </w:pPr>
      <w:bookmarkStart w:id="838" w:name="plugin_creatinge4_start"/>
      <w:bookmarkEnd w:id="838"/>
      <w:ins w:id="839" w:author="Unknown">
        <w:r w:rsidRPr="00ED215B">
          <w:rPr>
            <w:rFonts w:ascii="Arial" w:eastAsia="Times New Roman" w:hAnsi="Arial" w:cs="Arial"/>
            <w:b/>
            <w:bCs/>
            <w:color w:val="000000" w:themeColor="text1"/>
            <w:sz w:val="30"/>
            <w:szCs w:val="30"/>
          </w:rPr>
          <w:t xml:space="preserve">11.6. Start application </w:t>
        </w:r>
      </w:ins>
    </w:p>
    <w:p w:rsidR="00ED215B" w:rsidRPr="00ED215B" w:rsidRDefault="00ED215B" w:rsidP="00ED215B">
      <w:pPr>
        <w:shd w:val="clear" w:color="auto" w:fill="FFFFFF"/>
        <w:spacing w:before="100" w:beforeAutospacing="1" w:after="100" w:afterAutospacing="1" w:line="240" w:lineRule="auto"/>
        <w:ind w:left="150" w:right="150"/>
        <w:rPr>
          <w:ins w:id="840" w:author="Unknown"/>
          <w:rFonts w:ascii="Arial" w:eastAsia="Times New Roman" w:hAnsi="Arial" w:cs="Arial"/>
          <w:color w:val="000000" w:themeColor="text1"/>
          <w:sz w:val="24"/>
          <w:szCs w:val="24"/>
        </w:rPr>
      </w:pPr>
      <w:ins w:id="841" w:author="Unknown">
        <w:r w:rsidRPr="00ED215B">
          <w:rPr>
            <w:rFonts w:ascii="Arial" w:eastAsia="Times New Roman" w:hAnsi="Arial" w:cs="Arial"/>
            <w:color w:val="000000" w:themeColor="text1"/>
            <w:sz w:val="24"/>
            <w:szCs w:val="24"/>
          </w:rPr>
          <w:t xml:space="preserve">Open the product file and select the </w:t>
        </w:r>
        <w:r w:rsidRPr="00ED215B">
          <w:rPr>
            <w:rFonts w:ascii="Arial" w:eastAsia="Times New Roman" w:hAnsi="Arial" w:cs="Arial"/>
            <w:i/>
            <w:iCs/>
            <w:color w:val="000000" w:themeColor="text1"/>
            <w:sz w:val="24"/>
            <w:szCs w:val="24"/>
          </w:rPr>
          <w:t>Overview</w:t>
        </w:r>
        <w:r w:rsidRPr="00ED215B">
          <w:rPr>
            <w:rFonts w:ascii="Arial" w:eastAsia="Times New Roman" w:hAnsi="Arial" w:cs="Arial"/>
            <w:color w:val="000000" w:themeColor="text1"/>
            <w:sz w:val="24"/>
            <w:szCs w:val="24"/>
          </w:rPr>
          <w:t xml:space="preserve"> tab. Press the </w:t>
        </w:r>
        <w:r w:rsidRPr="00ED215B">
          <w:rPr>
            <w:rFonts w:ascii="Arial" w:eastAsia="Times New Roman" w:hAnsi="Arial" w:cs="Arial"/>
            <w:i/>
            <w:iCs/>
            <w:color w:val="000000" w:themeColor="text1"/>
            <w:sz w:val="24"/>
            <w:szCs w:val="24"/>
          </w:rPr>
          <w:t>Launch an Eclipse application</w:t>
        </w:r>
        <w:r w:rsidRPr="00ED215B">
          <w:rPr>
            <w:rFonts w:ascii="Arial" w:eastAsia="Times New Roman" w:hAnsi="Arial" w:cs="Arial"/>
            <w:color w:val="000000" w:themeColor="text1"/>
            <w:sz w:val="24"/>
            <w:szCs w:val="24"/>
          </w:rPr>
          <w:t xml:space="preserve"> hyperlink in the </w:t>
        </w:r>
        <w:r w:rsidRPr="00ED215B">
          <w:rPr>
            <w:rFonts w:ascii="Arial" w:eastAsia="Times New Roman" w:hAnsi="Arial" w:cs="Arial"/>
            <w:i/>
            <w:iCs/>
            <w:color w:val="000000" w:themeColor="text1"/>
            <w:sz w:val="24"/>
            <w:szCs w:val="24"/>
          </w:rPr>
          <w:t>Testing Section</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842"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3819525" cy="2171700"/>
            <wp:effectExtent l="19050" t="0" r="9525" b="0"/>
            <wp:docPr id="53" name="图片 53" descr="Starting th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arting the product"/>
                    <pic:cNvPicPr>
                      <a:picLocks noChangeAspect="1" noChangeArrowheads="1"/>
                    </pic:cNvPicPr>
                  </pic:nvPicPr>
                  <pic:blipFill>
                    <a:blip r:embed="rId37"/>
                    <a:srcRect/>
                    <a:stretch>
                      <a:fillRect/>
                    </a:stretch>
                  </pic:blipFill>
                  <pic:spPr bwMode="auto">
                    <a:xfrm>
                      <a:off x="0" y="0"/>
                      <a:ext cx="3819525" cy="21717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843" w:author="Unknown"/>
          <w:rFonts w:ascii="Arial" w:eastAsia="Times New Roman" w:hAnsi="Arial" w:cs="Arial"/>
          <w:color w:val="000000" w:themeColor="text1"/>
          <w:sz w:val="24"/>
          <w:szCs w:val="24"/>
        </w:rPr>
      </w:pPr>
      <w:ins w:id="844" w:author="Unknown">
        <w:r w:rsidRPr="00ED215B">
          <w:rPr>
            <w:rFonts w:ascii="Arial" w:eastAsia="Times New Roman" w:hAnsi="Arial" w:cs="Arial"/>
            <w:color w:val="000000" w:themeColor="text1"/>
            <w:sz w:val="24"/>
            <w:szCs w:val="24"/>
          </w:rPr>
          <w:t xml:space="preserve">Validate that your application starts. It should be an empty application, which can be moved and closed. </w:t>
        </w:r>
      </w:ins>
    </w:p>
    <w:p w:rsidR="00ED215B" w:rsidRPr="00ED215B" w:rsidRDefault="00ED215B" w:rsidP="00ED215B">
      <w:pPr>
        <w:shd w:val="clear" w:color="auto" w:fill="FFFFFF"/>
        <w:spacing w:after="0" w:line="240" w:lineRule="auto"/>
        <w:outlineLvl w:val="2"/>
        <w:rPr>
          <w:ins w:id="845" w:author="Unknown"/>
          <w:rFonts w:ascii="Arial" w:eastAsia="Times New Roman" w:hAnsi="Arial" w:cs="Arial"/>
          <w:b/>
          <w:bCs/>
          <w:color w:val="000000" w:themeColor="text1"/>
          <w:sz w:val="30"/>
          <w:szCs w:val="30"/>
        </w:rPr>
      </w:pPr>
      <w:bookmarkStart w:id="846" w:name="plugin_creatinge4_dependencies"/>
      <w:bookmarkEnd w:id="846"/>
      <w:ins w:id="847" w:author="Unknown">
        <w:r w:rsidRPr="00ED215B">
          <w:rPr>
            <w:rFonts w:ascii="Arial" w:eastAsia="Times New Roman" w:hAnsi="Arial" w:cs="Arial"/>
            <w:b/>
            <w:bCs/>
            <w:color w:val="000000" w:themeColor="text1"/>
            <w:sz w:val="30"/>
            <w:szCs w:val="30"/>
          </w:rPr>
          <w:t xml:space="preserve">11.7. Add plug-in dependencies </w:t>
        </w:r>
      </w:ins>
    </w:p>
    <w:p w:rsidR="00ED215B" w:rsidRPr="00ED215B" w:rsidRDefault="00ED215B" w:rsidP="00ED215B">
      <w:pPr>
        <w:shd w:val="clear" w:color="auto" w:fill="FFFFFF"/>
        <w:spacing w:before="100" w:beforeAutospacing="1" w:after="100" w:afterAutospacing="1" w:line="240" w:lineRule="auto"/>
        <w:ind w:left="150" w:right="150"/>
        <w:rPr>
          <w:ins w:id="848" w:author="Unknown"/>
          <w:rFonts w:ascii="Arial" w:eastAsia="Times New Roman" w:hAnsi="Arial" w:cs="Arial"/>
          <w:color w:val="000000" w:themeColor="text1"/>
          <w:sz w:val="24"/>
          <w:szCs w:val="24"/>
        </w:rPr>
      </w:pPr>
      <w:ins w:id="849" w:author="Unknown">
        <w:r w:rsidRPr="00ED215B">
          <w:rPr>
            <w:rFonts w:ascii="Arial" w:eastAsia="Times New Roman" w:hAnsi="Arial" w:cs="Arial"/>
            <w:color w:val="000000" w:themeColor="text1"/>
            <w:sz w:val="24"/>
            <w:szCs w:val="24"/>
          </w:rPr>
          <w:t xml:space="preserve">In the upcoming exercises you will use the functionality from other Eclipse plug-ins. This requires that you define a dependency to </w:t>
        </w:r>
        <w:proofErr w:type="gramStart"/>
        <w:r w:rsidRPr="00ED215B">
          <w:rPr>
            <w:rFonts w:ascii="Arial" w:eastAsia="Times New Roman" w:hAnsi="Arial" w:cs="Arial"/>
            <w:color w:val="000000" w:themeColor="text1"/>
            <w:sz w:val="24"/>
            <w:szCs w:val="24"/>
          </w:rPr>
          <w:t>these</w:t>
        </w:r>
        <w:proofErr w:type="gramEnd"/>
        <w:r w:rsidRPr="00ED215B">
          <w:rPr>
            <w:rFonts w:ascii="Arial" w:eastAsia="Times New Roman" w:hAnsi="Arial" w:cs="Arial"/>
            <w:color w:val="000000" w:themeColor="text1"/>
            <w:sz w:val="24"/>
            <w:szCs w:val="24"/>
          </w:rPr>
          <w:t xml:space="preserve"> plug-ins in your application. The exact details of applying this modular approach will be covered in a later chapter. </w:t>
        </w:r>
      </w:ins>
    </w:p>
    <w:p w:rsidR="00ED215B" w:rsidRPr="00ED215B" w:rsidRDefault="00ED215B" w:rsidP="00ED215B">
      <w:pPr>
        <w:shd w:val="clear" w:color="auto" w:fill="FFFFFF"/>
        <w:spacing w:before="100" w:beforeAutospacing="1" w:after="100" w:afterAutospacing="1" w:line="240" w:lineRule="auto"/>
        <w:ind w:left="150" w:right="150"/>
        <w:rPr>
          <w:ins w:id="850" w:author="Unknown"/>
          <w:rFonts w:ascii="Arial" w:eastAsia="Times New Roman" w:hAnsi="Arial" w:cs="Arial"/>
          <w:color w:val="000000" w:themeColor="text1"/>
          <w:sz w:val="24"/>
          <w:szCs w:val="24"/>
        </w:rPr>
      </w:pPr>
      <w:ins w:id="851" w:author="Unknown">
        <w:r w:rsidRPr="00ED215B">
          <w:rPr>
            <w:rFonts w:ascii="Arial" w:eastAsia="Times New Roman" w:hAnsi="Arial" w:cs="Arial"/>
            <w:color w:val="000000" w:themeColor="text1"/>
            <w:sz w:val="24"/>
            <w:szCs w:val="24"/>
          </w:rPr>
          <w:t xml:space="preserve">Open your </w:t>
        </w:r>
        <w:r w:rsidRPr="00ED215B">
          <w:rPr>
            <w:rFonts w:ascii="Courier New" w:eastAsia="Times New Roman" w:hAnsi="Courier New" w:cs="Courier New"/>
            <w:i/>
            <w:iCs/>
            <w:color w:val="000000" w:themeColor="text1"/>
            <w:sz w:val="20"/>
          </w:rPr>
          <w:t>META-INF/MANIFEST.MF</w:t>
        </w:r>
        <w:r w:rsidRPr="00ED215B">
          <w:rPr>
            <w:rFonts w:ascii="Arial" w:eastAsia="Times New Roman" w:hAnsi="Arial" w:cs="Arial"/>
            <w:color w:val="000000" w:themeColor="text1"/>
            <w:sz w:val="24"/>
            <w:szCs w:val="24"/>
          </w:rPr>
          <w:t xml:space="preserve"> file and select the </w:t>
        </w:r>
        <w:r w:rsidRPr="00ED215B">
          <w:rPr>
            <w:rFonts w:ascii="Arial" w:eastAsia="Times New Roman" w:hAnsi="Arial" w:cs="Arial"/>
            <w:i/>
            <w:iCs/>
            <w:color w:val="000000" w:themeColor="text1"/>
            <w:sz w:val="24"/>
            <w:szCs w:val="24"/>
          </w:rPr>
          <w:t>Dependencies</w:t>
        </w:r>
        <w:r w:rsidRPr="00ED215B">
          <w:rPr>
            <w:rFonts w:ascii="Arial" w:eastAsia="Times New Roman" w:hAnsi="Arial" w:cs="Arial"/>
            <w:color w:val="000000" w:themeColor="text1"/>
            <w:sz w:val="24"/>
            <w:szCs w:val="24"/>
          </w:rPr>
          <w:t xml:space="preserve"> tab. Use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in the </w:t>
        </w:r>
        <w:r w:rsidRPr="00ED215B">
          <w:rPr>
            <w:rFonts w:ascii="Arial" w:eastAsia="Times New Roman" w:hAnsi="Arial" w:cs="Arial"/>
            <w:i/>
            <w:iCs/>
            <w:color w:val="000000" w:themeColor="text1"/>
            <w:sz w:val="24"/>
            <w:szCs w:val="24"/>
          </w:rPr>
          <w:t>Required Plug-ins</w:t>
        </w:r>
        <w:r w:rsidRPr="00ED215B">
          <w:rPr>
            <w:rFonts w:ascii="Arial" w:eastAsia="Times New Roman" w:hAnsi="Arial" w:cs="Arial"/>
            <w:color w:val="000000" w:themeColor="text1"/>
            <w:sz w:val="24"/>
            <w:szCs w:val="24"/>
          </w:rPr>
          <w:t xml:space="preserve"> section to add the following plug-ins as dependency.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52" w:author="Unknown"/>
          <w:rFonts w:ascii="Arial" w:eastAsia="Times New Roman" w:hAnsi="Arial" w:cs="Arial"/>
          <w:color w:val="000000" w:themeColor="text1"/>
          <w:sz w:val="24"/>
          <w:szCs w:val="24"/>
        </w:rPr>
      </w:pPr>
      <w:proofErr w:type="spellStart"/>
      <w:ins w:id="853" w:author="Unknown">
        <w:r w:rsidRPr="00ED215B">
          <w:rPr>
            <w:rFonts w:ascii="Arial" w:eastAsia="Times New Roman" w:hAnsi="Arial" w:cs="Arial"/>
            <w:color w:val="000000" w:themeColor="text1"/>
            <w:sz w:val="24"/>
            <w:szCs w:val="24"/>
          </w:rPr>
          <w:t>org.eclipse.core.runtime</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54" w:author="Unknown"/>
          <w:rFonts w:ascii="Arial" w:eastAsia="Times New Roman" w:hAnsi="Arial" w:cs="Arial"/>
          <w:color w:val="000000" w:themeColor="text1"/>
          <w:sz w:val="24"/>
          <w:szCs w:val="24"/>
        </w:rPr>
      </w:pPr>
      <w:proofErr w:type="spellStart"/>
      <w:ins w:id="855" w:author="Unknown">
        <w:r w:rsidRPr="00ED215B">
          <w:rPr>
            <w:rFonts w:ascii="Arial" w:eastAsia="Times New Roman" w:hAnsi="Arial" w:cs="Arial"/>
            <w:color w:val="000000" w:themeColor="text1"/>
            <w:sz w:val="24"/>
            <w:szCs w:val="24"/>
          </w:rPr>
          <w:t>org.eclipse.swt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56" w:author="Unknown"/>
          <w:rFonts w:ascii="Arial" w:eastAsia="Times New Roman" w:hAnsi="Arial" w:cs="Arial"/>
          <w:color w:val="000000" w:themeColor="text1"/>
          <w:sz w:val="24"/>
          <w:szCs w:val="24"/>
        </w:rPr>
      </w:pPr>
      <w:proofErr w:type="spellStart"/>
      <w:ins w:id="857" w:author="Unknown">
        <w:r w:rsidRPr="00ED215B">
          <w:rPr>
            <w:rFonts w:ascii="Arial" w:eastAsia="Times New Roman" w:hAnsi="Arial" w:cs="Arial"/>
            <w:color w:val="000000" w:themeColor="text1"/>
            <w:sz w:val="24"/>
            <w:szCs w:val="24"/>
          </w:rPr>
          <w:t>javax.inject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58" w:author="Unknown"/>
          <w:rFonts w:ascii="Arial" w:eastAsia="Times New Roman" w:hAnsi="Arial" w:cs="Arial"/>
          <w:color w:val="000000" w:themeColor="text1"/>
          <w:sz w:val="24"/>
          <w:szCs w:val="24"/>
        </w:rPr>
      </w:pPr>
      <w:ins w:id="859" w:author="Unknown">
        <w:r w:rsidRPr="00ED215B">
          <w:rPr>
            <w:rFonts w:ascii="Arial" w:eastAsia="Times New Roman" w:hAnsi="Arial" w:cs="Arial"/>
            <w:color w:val="000000" w:themeColor="text1"/>
            <w:sz w:val="24"/>
            <w:szCs w:val="24"/>
          </w:rPr>
          <w:t xml:space="preserve">org.eclipse.e4.core.di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60" w:author="Unknown"/>
          <w:rFonts w:ascii="Arial" w:eastAsia="Times New Roman" w:hAnsi="Arial" w:cs="Arial"/>
          <w:color w:val="000000" w:themeColor="text1"/>
          <w:sz w:val="24"/>
          <w:szCs w:val="24"/>
        </w:rPr>
      </w:pPr>
      <w:ins w:id="861" w:author="Unknown">
        <w:r w:rsidRPr="00ED215B">
          <w:rPr>
            <w:rFonts w:ascii="Arial" w:eastAsia="Times New Roman" w:hAnsi="Arial" w:cs="Arial"/>
            <w:color w:val="000000" w:themeColor="text1"/>
            <w:sz w:val="24"/>
            <w:szCs w:val="24"/>
          </w:rPr>
          <w:t xml:space="preserve">org.eclipse.e4.ui.workbench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62" w:author="Unknown"/>
          <w:rFonts w:ascii="Arial" w:eastAsia="Times New Roman" w:hAnsi="Arial" w:cs="Arial"/>
          <w:color w:val="000000" w:themeColor="text1"/>
          <w:sz w:val="24"/>
          <w:szCs w:val="24"/>
        </w:rPr>
      </w:pPr>
      <w:ins w:id="863" w:author="Unknown">
        <w:r w:rsidRPr="00ED215B">
          <w:rPr>
            <w:rFonts w:ascii="Arial" w:eastAsia="Times New Roman" w:hAnsi="Arial" w:cs="Arial"/>
            <w:color w:val="000000" w:themeColor="text1"/>
            <w:sz w:val="24"/>
            <w:szCs w:val="24"/>
          </w:rPr>
          <w:t xml:space="preserve">org.eclipse.e4.ui.di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64" w:author="Unknown"/>
          <w:rFonts w:ascii="Arial" w:eastAsia="Times New Roman" w:hAnsi="Arial" w:cs="Arial"/>
          <w:color w:val="000000" w:themeColor="text1"/>
          <w:sz w:val="24"/>
          <w:szCs w:val="24"/>
        </w:rPr>
      </w:pPr>
      <w:ins w:id="865" w:author="Unknown">
        <w:r w:rsidRPr="00ED215B">
          <w:rPr>
            <w:rFonts w:ascii="Arial" w:eastAsia="Times New Roman" w:hAnsi="Arial" w:cs="Arial"/>
            <w:color w:val="000000" w:themeColor="text1"/>
            <w:sz w:val="24"/>
            <w:szCs w:val="24"/>
          </w:rPr>
          <w:t xml:space="preserve">org.eclipse.e4.ui.services </w:t>
        </w:r>
      </w:ins>
    </w:p>
    <w:p w:rsidR="00ED215B" w:rsidRPr="00ED215B" w:rsidRDefault="00ED215B" w:rsidP="00ED215B">
      <w:pPr>
        <w:numPr>
          <w:ilvl w:val="0"/>
          <w:numId w:val="4"/>
        </w:numPr>
        <w:shd w:val="clear" w:color="auto" w:fill="FFFFFF"/>
        <w:spacing w:before="100" w:beforeAutospacing="1" w:after="100" w:afterAutospacing="1" w:line="240" w:lineRule="auto"/>
        <w:ind w:left="870" w:right="150"/>
        <w:rPr>
          <w:ins w:id="866" w:author="Unknown"/>
          <w:rFonts w:ascii="Arial" w:eastAsia="Times New Roman" w:hAnsi="Arial" w:cs="Arial"/>
          <w:color w:val="000000" w:themeColor="text1"/>
          <w:sz w:val="24"/>
          <w:szCs w:val="24"/>
        </w:rPr>
      </w:pPr>
      <w:ins w:id="867" w:author="Unknown">
        <w:r w:rsidRPr="00ED215B">
          <w:rPr>
            <w:rFonts w:ascii="Arial" w:eastAsia="Times New Roman" w:hAnsi="Arial" w:cs="Arial"/>
            <w:color w:val="000000" w:themeColor="text1"/>
            <w:sz w:val="24"/>
            <w:szCs w:val="24"/>
          </w:rPr>
          <w:t xml:space="preserve">org.eclipse.e4.core.di.extensions </w:t>
        </w:r>
      </w:ins>
    </w:p>
    <w:p w:rsidR="00ED215B" w:rsidRPr="00ED215B" w:rsidRDefault="00ED215B" w:rsidP="00ED215B">
      <w:pPr>
        <w:shd w:val="clear" w:color="auto" w:fill="FFFFFF"/>
        <w:spacing w:before="100" w:beforeAutospacing="1" w:after="100" w:afterAutospacing="1" w:line="240" w:lineRule="auto"/>
        <w:ind w:left="150" w:right="150"/>
        <w:rPr>
          <w:ins w:id="868" w:author="Unknown"/>
          <w:rFonts w:ascii="Arial" w:eastAsia="Times New Roman" w:hAnsi="Arial" w:cs="Arial"/>
          <w:color w:val="000000" w:themeColor="text1"/>
          <w:sz w:val="24"/>
          <w:szCs w:val="24"/>
        </w:rPr>
      </w:pPr>
      <w:ins w:id="869" w:author="Unknown">
        <w:r w:rsidRPr="00ED215B">
          <w:rPr>
            <w:rFonts w:ascii="Arial" w:eastAsia="Times New Roman" w:hAnsi="Arial" w:cs="Arial"/>
            <w:color w:val="000000" w:themeColor="text1"/>
            <w:sz w:val="24"/>
            <w:szCs w:val="24"/>
          </w:rPr>
          <w:lastRenderedPageBreak/>
          <w:t xml:space="preserve">Also add the </w:t>
        </w:r>
        <w:proofErr w:type="spellStart"/>
        <w:r w:rsidRPr="00ED215B">
          <w:rPr>
            <w:rFonts w:ascii="Courier New" w:eastAsia="Times New Roman" w:hAnsi="Courier New" w:cs="Courier New"/>
            <w:color w:val="000000" w:themeColor="text1"/>
            <w:sz w:val="29"/>
          </w:rPr>
          <w:t>javax.annotation</w:t>
        </w:r>
        <w:proofErr w:type="spellEnd"/>
        <w:r w:rsidRPr="00ED215B">
          <w:rPr>
            <w:rFonts w:ascii="Arial" w:eastAsia="Times New Roman" w:hAnsi="Arial" w:cs="Arial"/>
            <w:color w:val="000000" w:themeColor="text1"/>
            <w:sz w:val="24"/>
            <w:szCs w:val="24"/>
          </w:rPr>
          <w:t xml:space="preserve"> package as package dependency. </w:t>
        </w:r>
      </w:ins>
    </w:p>
    <w:p w:rsidR="00ED215B" w:rsidRPr="00ED215B" w:rsidRDefault="00ED215B" w:rsidP="00ED215B">
      <w:pPr>
        <w:shd w:val="clear" w:color="auto" w:fill="FFFFFF"/>
        <w:spacing w:after="0" w:line="240" w:lineRule="auto"/>
        <w:rPr>
          <w:ins w:id="870"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7458075" cy="4200525"/>
            <wp:effectExtent l="19050" t="0" r="9525" b="0"/>
            <wp:docPr id="54" name="图片 54" descr="Plug-in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ug-in Dependencies"/>
                    <pic:cNvPicPr>
                      <a:picLocks noChangeAspect="1" noChangeArrowheads="1"/>
                    </pic:cNvPicPr>
                  </pic:nvPicPr>
                  <pic:blipFill>
                    <a:blip r:embed="rId38"/>
                    <a:srcRect/>
                    <a:stretch>
                      <a:fillRect/>
                    </a:stretch>
                  </pic:blipFill>
                  <pic:spPr bwMode="auto">
                    <a:xfrm>
                      <a:off x="0" y="0"/>
                      <a:ext cx="7458075" cy="42005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300" w:after="0" w:line="240" w:lineRule="auto"/>
        <w:outlineLvl w:val="1"/>
        <w:rPr>
          <w:ins w:id="871" w:author="Unknown"/>
          <w:rFonts w:ascii="Arial" w:eastAsia="Times New Roman" w:hAnsi="Arial" w:cs="Arial"/>
          <w:b/>
          <w:bCs/>
          <w:color w:val="000000" w:themeColor="text1"/>
          <w:sz w:val="45"/>
          <w:szCs w:val="45"/>
        </w:rPr>
      </w:pPr>
      <w:bookmarkStart w:id="872" w:name="e4uiconcept"/>
      <w:bookmarkEnd w:id="872"/>
      <w:ins w:id="873" w:author="Unknown">
        <w:r w:rsidRPr="00ED215B">
          <w:rPr>
            <w:rFonts w:ascii="Arial" w:eastAsia="Times New Roman" w:hAnsi="Arial" w:cs="Arial"/>
            <w:b/>
            <w:bCs/>
            <w:color w:val="000000" w:themeColor="text1"/>
            <w:sz w:val="45"/>
            <w:szCs w:val="45"/>
          </w:rPr>
          <w:t xml:space="preserve">12. Important user interface model elements </w:t>
        </w:r>
      </w:ins>
    </w:p>
    <w:p w:rsidR="00ED215B" w:rsidRPr="00ED215B" w:rsidRDefault="00ED215B" w:rsidP="00ED215B">
      <w:pPr>
        <w:shd w:val="clear" w:color="auto" w:fill="FFFFFF"/>
        <w:spacing w:before="100" w:beforeAutospacing="1" w:after="100" w:afterAutospacing="1" w:line="240" w:lineRule="auto"/>
        <w:ind w:left="150" w:right="150"/>
        <w:rPr>
          <w:ins w:id="874" w:author="Unknown"/>
          <w:rFonts w:ascii="Arial" w:eastAsia="Times New Roman" w:hAnsi="Arial" w:cs="Arial"/>
          <w:color w:val="000000" w:themeColor="text1"/>
          <w:sz w:val="24"/>
          <w:szCs w:val="24"/>
        </w:rPr>
      </w:pPr>
      <w:ins w:id="875" w:author="Unknown">
        <w:r w:rsidRPr="00ED215B">
          <w:rPr>
            <w:rFonts w:ascii="Arial" w:eastAsia="Times New Roman" w:hAnsi="Arial" w:cs="Arial"/>
            <w:color w:val="000000" w:themeColor="text1"/>
            <w:sz w:val="24"/>
            <w:szCs w:val="24"/>
          </w:rPr>
          <w:t xml:space="preserve">The following model </w:t>
        </w:r>
        <w:proofErr w:type="gramStart"/>
        <w:r w:rsidRPr="00ED215B">
          <w:rPr>
            <w:rFonts w:ascii="Arial" w:eastAsia="Times New Roman" w:hAnsi="Arial" w:cs="Arial"/>
            <w:color w:val="000000" w:themeColor="text1"/>
            <w:sz w:val="24"/>
            <w:szCs w:val="24"/>
          </w:rPr>
          <w:t>elements represents</w:t>
        </w:r>
        <w:proofErr w:type="gramEnd"/>
        <w:r w:rsidRPr="00ED215B">
          <w:rPr>
            <w:rFonts w:ascii="Arial" w:eastAsia="Times New Roman" w:hAnsi="Arial" w:cs="Arial"/>
            <w:color w:val="000000" w:themeColor="text1"/>
            <w:sz w:val="24"/>
            <w:szCs w:val="24"/>
          </w:rPr>
          <w:t xml:space="preserve"> the basic elements which you use to create the user interface of your application. </w:t>
        </w:r>
      </w:ins>
    </w:p>
    <w:p w:rsidR="00ED215B" w:rsidRPr="00ED215B" w:rsidRDefault="00ED215B" w:rsidP="00ED215B">
      <w:pPr>
        <w:shd w:val="clear" w:color="auto" w:fill="FFFFFF"/>
        <w:spacing w:after="0" w:line="240" w:lineRule="auto"/>
        <w:outlineLvl w:val="2"/>
        <w:rPr>
          <w:ins w:id="876" w:author="Unknown"/>
          <w:rFonts w:ascii="Arial" w:eastAsia="Times New Roman" w:hAnsi="Arial" w:cs="Arial"/>
          <w:b/>
          <w:bCs/>
          <w:color w:val="000000" w:themeColor="text1"/>
          <w:sz w:val="30"/>
          <w:szCs w:val="30"/>
        </w:rPr>
      </w:pPr>
      <w:bookmarkStart w:id="877" w:name="e4uiconcept_window"/>
      <w:bookmarkEnd w:id="877"/>
      <w:ins w:id="878" w:author="Unknown">
        <w:r w:rsidRPr="00ED215B">
          <w:rPr>
            <w:rFonts w:ascii="Arial" w:eastAsia="Times New Roman" w:hAnsi="Arial" w:cs="Arial"/>
            <w:b/>
            <w:bCs/>
            <w:color w:val="000000" w:themeColor="text1"/>
            <w:sz w:val="30"/>
            <w:szCs w:val="30"/>
          </w:rPr>
          <w:lastRenderedPageBreak/>
          <w:t xml:space="preserve">12.1. Windows </w:t>
        </w:r>
      </w:ins>
    </w:p>
    <w:p w:rsidR="00ED215B" w:rsidRPr="00ED215B" w:rsidRDefault="00ED215B" w:rsidP="00ED215B">
      <w:pPr>
        <w:shd w:val="clear" w:color="auto" w:fill="FFFFFF"/>
        <w:spacing w:before="100" w:beforeAutospacing="1" w:after="100" w:afterAutospacing="1" w:line="240" w:lineRule="auto"/>
        <w:ind w:left="150" w:right="150"/>
        <w:rPr>
          <w:ins w:id="879" w:author="Unknown"/>
          <w:rFonts w:ascii="Arial" w:eastAsia="Times New Roman" w:hAnsi="Arial" w:cs="Arial"/>
          <w:color w:val="000000" w:themeColor="text1"/>
          <w:sz w:val="24"/>
          <w:szCs w:val="24"/>
        </w:rPr>
      </w:pPr>
      <w:ins w:id="880" w:author="Unknown">
        <w:r w:rsidRPr="00ED215B">
          <w:rPr>
            <w:rFonts w:ascii="Arial" w:eastAsia="Times New Roman" w:hAnsi="Arial" w:cs="Arial"/>
            <w:color w:val="000000" w:themeColor="text1"/>
            <w:sz w:val="24"/>
            <w:szCs w:val="24"/>
          </w:rPr>
          <w:t xml:space="preserve">Eclipse applications consist of one or more </w:t>
        </w:r>
        <w:r w:rsidRPr="00ED215B">
          <w:rPr>
            <w:rFonts w:ascii="Arial" w:eastAsia="Times New Roman" w:hAnsi="Arial" w:cs="Arial"/>
            <w:i/>
            <w:iCs/>
            <w:color w:val="000000" w:themeColor="text1"/>
            <w:sz w:val="24"/>
            <w:szCs w:val="24"/>
          </w:rPr>
          <w:t>Windows</w:t>
        </w:r>
        <w:r w:rsidRPr="00ED215B">
          <w:rPr>
            <w:rFonts w:ascii="Arial" w:eastAsia="Times New Roman" w:hAnsi="Arial" w:cs="Arial"/>
            <w:color w:val="000000" w:themeColor="text1"/>
            <w:sz w:val="24"/>
            <w:szCs w:val="24"/>
          </w:rPr>
          <w:t xml:space="preserve">. Typically an application has only one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but you are not limited to that, e.g. if you want to support multiple displays for two connected monitors. </w:t>
        </w:r>
      </w:ins>
    </w:p>
    <w:p w:rsidR="00ED215B" w:rsidRPr="00ED215B" w:rsidRDefault="00ED215B" w:rsidP="00ED215B">
      <w:pPr>
        <w:shd w:val="clear" w:color="auto" w:fill="FFFFFF"/>
        <w:spacing w:after="0" w:line="240" w:lineRule="auto"/>
        <w:rPr>
          <w:ins w:id="88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5724525" cy="2962275"/>
            <wp:effectExtent l="19050" t="0" r="9525" b="0"/>
            <wp:docPr id="55" name="图片 55" descr="Eclipse application showing 2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clipse application showing 2 windows"/>
                    <pic:cNvPicPr>
                      <a:picLocks noChangeAspect="1" noChangeArrowheads="1"/>
                    </pic:cNvPicPr>
                  </pic:nvPicPr>
                  <pic:blipFill>
                    <a:blip r:embed="rId39"/>
                    <a:srcRect/>
                    <a:stretch>
                      <a:fillRect/>
                    </a:stretch>
                  </pic:blipFill>
                  <pic:spPr bwMode="auto">
                    <a:xfrm>
                      <a:off x="0" y="0"/>
                      <a:ext cx="5724525" cy="29622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882" w:author="Unknown"/>
          <w:rFonts w:ascii="Arial" w:eastAsia="Times New Roman" w:hAnsi="Arial" w:cs="Arial"/>
          <w:b/>
          <w:bCs/>
          <w:color w:val="000000" w:themeColor="text1"/>
          <w:sz w:val="30"/>
          <w:szCs w:val="30"/>
        </w:rPr>
      </w:pPr>
      <w:bookmarkStart w:id="883" w:name="parts"/>
      <w:bookmarkEnd w:id="883"/>
      <w:ins w:id="884" w:author="Unknown">
        <w:r w:rsidRPr="00ED215B">
          <w:rPr>
            <w:rFonts w:ascii="Arial" w:eastAsia="Times New Roman" w:hAnsi="Arial" w:cs="Arial"/>
            <w:b/>
            <w:bCs/>
            <w:color w:val="000000" w:themeColor="text1"/>
            <w:sz w:val="30"/>
            <w:szCs w:val="30"/>
          </w:rPr>
          <w:t xml:space="preserve">12.2. Parts </w:t>
        </w:r>
      </w:ins>
    </w:p>
    <w:p w:rsidR="00ED215B" w:rsidRPr="00ED215B" w:rsidRDefault="00ED215B" w:rsidP="00ED215B">
      <w:pPr>
        <w:shd w:val="clear" w:color="auto" w:fill="FFFFFF"/>
        <w:spacing w:before="100" w:beforeAutospacing="1" w:after="100" w:afterAutospacing="1" w:line="240" w:lineRule="auto"/>
        <w:ind w:left="150" w:right="150"/>
        <w:rPr>
          <w:ins w:id="885" w:author="Unknown"/>
          <w:rFonts w:ascii="Arial" w:eastAsia="Times New Roman" w:hAnsi="Arial" w:cs="Arial"/>
          <w:color w:val="000000" w:themeColor="text1"/>
          <w:sz w:val="24"/>
          <w:szCs w:val="24"/>
        </w:rPr>
      </w:pPr>
      <w:ins w:id="886" w:author="Unknown">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are user interface components which allow you to navigate and modify data.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are typically divided into </w:t>
        </w:r>
        <w:r w:rsidRPr="00ED215B">
          <w:rPr>
            <w:rFonts w:ascii="Arial" w:eastAsia="Times New Roman" w:hAnsi="Arial" w:cs="Arial"/>
            <w:i/>
            <w:iCs/>
            <w:color w:val="000000" w:themeColor="text1"/>
            <w:sz w:val="24"/>
            <w:szCs w:val="24"/>
          </w:rPr>
          <w:t>Views</w:t>
        </w:r>
        <w:r w:rsidRPr="00ED215B">
          <w:rPr>
            <w:rFonts w:ascii="Arial" w:eastAsia="Times New Roman" w:hAnsi="Arial" w:cs="Arial"/>
            <w:color w:val="000000" w:themeColor="text1"/>
            <w:sz w:val="24"/>
            <w:szCs w:val="24"/>
          </w:rPr>
          <w:t xml:space="preserve"> and </w:t>
        </w:r>
        <w:r w:rsidRPr="00ED215B">
          <w:rPr>
            <w:rFonts w:ascii="Arial" w:eastAsia="Times New Roman" w:hAnsi="Arial" w:cs="Arial"/>
            <w:i/>
            <w:iCs/>
            <w:color w:val="000000" w:themeColor="text1"/>
            <w:sz w:val="24"/>
            <w:szCs w:val="24"/>
          </w:rPr>
          <w:t>Editors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88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410200" cy="3790950"/>
            <wp:effectExtent l="19050" t="0" r="0" b="0"/>
            <wp:docPr id="56" name="图片 56" descr="Eclipse application with a few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clipse application with a few parts"/>
                    <pic:cNvPicPr>
                      <a:picLocks noChangeAspect="1" noChangeArrowheads="1"/>
                    </pic:cNvPicPr>
                  </pic:nvPicPr>
                  <pic:blipFill>
                    <a:blip r:embed="rId40"/>
                    <a:srcRect/>
                    <a:stretch>
                      <a:fillRect/>
                    </a:stretch>
                  </pic:blipFill>
                  <pic:spPr bwMode="auto">
                    <a:xfrm>
                      <a:off x="0" y="0"/>
                      <a:ext cx="5410200" cy="37909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888" w:author="Unknown"/>
          <w:rFonts w:ascii="Arial" w:eastAsia="Times New Roman" w:hAnsi="Arial" w:cs="Arial"/>
          <w:color w:val="000000" w:themeColor="text1"/>
          <w:sz w:val="24"/>
          <w:szCs w:val="24"/>
        </w:rPr>
      </w:pPr>
      <w:ins w:id="889" w:author="Unknown">
        <w:r w:rsidRPr="00ED215B">
          <w:rPr>
            <w:rFonts w:ascii="Arial" w:eastAsia="Times New Roman" w:hAnsi="Arial" w:cs="Arial"/>
            <w:color w:val="000000" w:themeColor="text1"/>
            <w:sz w:val="24"/>
            <w:szCs w:val="24"/>
          </w:rPr>
          <w:t xml:space="preserve">The distinction into </w:t>
        </w:r>
        <w:r w:rsidRPr="00ED215B">
          <w:rPr>
            <w:rFonts w:ascii="Arial" w:eastAsia="Times New Roman" w:hAnsi="Arial" w:cs="Arial"/>
            <w:i/>
            <w:iCs/>
            <w:color w:val="000000" w:themeColor="text1"/>
            <w:sz w:val="24"/>
            <w:szCs w:val="24"/>
          </w:rPr>
          <w:t>Views</w:t>
        </w:r>
        <w:r w:rsidRPr="00ED215B">
          <w:rPr>
            <w:rFonts w:ascii="Arial" w:eastAsia="Times New Roman" w:hAnsi="Arial" w:cs="Arial"/>
            <w:color w:val="000000" w:themeColor="text1"/>
            <w:sz w:val="24"/>
            <w:szCs w:val="24"/>
          </w:rPr>
          <w:t xml:space="preserve"> and </w:t>
        </w:r>
        <w:r w:rsidRPr="00ED215B">
          <w:rPr>
            <w:rFonts w:ascii="Arial" w:eastAsia="Times New Roman" w:hAnsi="Arial" w:cs="Arial"/>
            <w:i/>
            <w:iCs/>
            <w:color w:val="000000" w:themeColor="text1"/>
            <w:sz w:val="24"/>
            <w:szCs w:val="24"/>
          </w:rPr>
          <w:t>Editors</w:t>
        </w:r>
        <w:r w:rsidRPr="00ED215B">
          <w:rPr>
            <w:rFonts w:ascii="Arial" w:eastAsia="Times New Roman" w:hAnsi="Arial" w:cs="Arial"/>
            <w:color w:val="000000" w:themeColor="text1"/>
            <w:sz w:val="24"/>
            <w:szCs w:val="24"/>
          </w:rPr>
          <w:t xml:space="preserve"> is primarily not based on technical differences, but on a different concept of using and arranging these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890" w:author="Unknown"/>
          <w:rFonts w:ascii="Arial" w:eastAsia="Times New Roman" w:hAnsi="Arial" w:cs="Arial"/>
          <w:color w:val="000000" w:themeColor="text1"/>
          <w:sz w:val="24"/>
          <w:szCs w:val="24"/>
        </w:rPr>
      </w:pPr>
      <w:ins w:id="891" w:author="Unknown">
        <w:r w:rsidRPr="00ED215B">
          <w:rPr>
            <w:rFonts w:ascii="Arial" w:eastAsia="Times New Roman" w:hAnsi="Arial" w:cs="Arial"/>
            <w:color w:val="000000" w:themeColor="text1"/>
            <w:sz w:val="24"/>
            <w:szCs w:val="24"/>
          </w:rPr>
          <w:t xml:space="preserve">A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is typically used to work on a set of data, which might be a hierarchical structure. If data is changed via the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this change is typically directly applied to the underlying data structure. A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sometimes allows us to open an </w:t>
        </w:r>
        <w:r w:rsidRPr="00ED215B">
          <w:rPr>
            <w:rFonts w:ascii="Arial" w:eastAsia="Times New Roman" w:hAnsi="Arial" w:cs="Arial"/>
            <w:i/>
            <w:iCs/>
            <w:color w:val="000000" w:themeColor="text1"/>
            <w:sz w:val="24"/>
            <w:szCs w:val="24"/>
          </w:rPr>
          <w:t>Editor</w:t>
        </w:r>
        <w:r w:rsidRPr="00ED215B">
          <w:rPr>
            <w:rFonts w:ascii="Arial" w:eastAsia="Times New Roman" w:hAnsi="Arial" w:cs="Arial"/>
            <w:color w:val="000000" w:themeColor="text1"/>
            <w:sz w:val="24"/>
            <w:szCs w:val="24"/>
          </w:rPr>
          <w:t xml:space="preserve"> for a selected set of data. </w:t>
        </w:r>
      </w:ins>
    </w:p>
    <w:p w:rsidR="00ED215B" w:rsidRPr="00ED215B" w:rsidRDefault="00ED215B" w:rsidP="00ED215B">
      <w:pPr>
        <w:shd w:val="clear" w:color="auto" w:fill="FFFFFF"/>
        <w:spacing w:before="100" w:beforeAutospacing="1" w:after="100" w:afterAutospacing="1" w:line="240" w:lineRule="auto"/>
        <w:ind w:left="150" w:right="150"/>
        <w:rPr>
          <w:ins w:id="892" w:author="Unknown"/>
          <w:rFonts w:ascii="Arial" w:eastAsia="Times New Roman" w:hAnsi="Arial" w:cs="Arial"/>
          <w:color w:val="000000" w:themeColor="text1"/>
          <w:sz w:val="24"/>
          <w:szCs w:val="24"/>
        </w:rPr>
      </w:pPr>
      <w:ins w:id="893" w:author="Unknown">
        <w:r w:rsidRPr="00ED215B">
          <w:rPr>
            <w:rFonts w:ascii="Arial" w:eastAsia="Times New Roman" w:hAnsi="Arial" w:cs="Arial"/>
            <w:color w:val="000000" w:themeColor="text1"/>
            <w:sz w:val="24"/>
            <w:szCs w:val="24"/>
          </w:rPr>
          <w:t xml:space="preserve">An example for a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is the </w:t>
        </w:r>
        <w:r w:rsidRPr="00ED215B">
          <w:rPr>
            <w:rFonts w:ascii="Arial" w:eastAsia="Times New Roman" w:hAnsi="Arial" w:cs="Arial"/>
            <w:i/>
            <w:iCs/>
            <w:color w:val="000000" w:themeColor="text1"/>
            <w:sz w:val="24"/>
            <w:szCs w:val="24"/>
          </w:rPr>
          <w:t>Java Package Explorer</w:t>
        </w:r>
        <w:r w:rsidRPr="00ED215B">
          <w:rPr>
            <w:rFonts w:ascii="Arial" w:eastAsia="Times New Roman" w:hAnsi="Arial" w:cs="Arial"/>
            <w:color w:val="000000" w:themeColor="text1"/>
            <w:sz w:val="24"/>
            <w:szCs w:val="24"/>
          </w:rPr>
          <w:t xml:space="preserve">, which allows you to browse the files of Eclipse projects. If you change data in the Package Explorer, e.g. </w:t>
        </w:r>
        <w:proofErr w:type="spellStart"/>
        <w:proofErr w:type="gramStart"/>
        <w:r w:rsidRPr="00ED215B">
          <w:rPr>
            <w:rFonts w:ascii="Arial" w:eastAsia="Times New Roman" w:hAnsi="Arial" w:cs="Arial"/>
            <w:color w:val="000000" w:themeColor="text1"/>
            <w:sz w:val="24"/>
            <w:szCs w:val="24"/>
          </w:rPr>
          <w:t>bz</w:t>
        </w:r>
        <w:proofErr w:type="spellEnd"/>
        <w:proofErr w:type="gramEnd"/>
        <w:r w:rsidRPr="00ED215B">
          <w:rPr>
            <w:rFonts w:ascii="Arial" w:eastAsia="Times New Roman" w:hAnsi="Arial" w:cs="Arial"/>
            <w:color w:val="000000" w:themeColor="text1"/>
            <w:sz w:val="24"/>
            <w:szCs w:val="24"/>
          </w:rPr>
          <w:t xml:space="preserve"> renaming a file, the file name is directly changed on the file system. </w:t>
        </w:r>
      </w:ins>
    </w:p>
    <w:p w:rsidR="00ED215B" w:rsidRPr="00ED215B" w:rsidRDefault="00ED215B" w:rsidP="00ED215B">
      <w:pPr>
        <w:shd w:val="clear" w:color="auto" w:fill="FFFFFF"/>
        <w:spacing w:before="100" w:beforeAutospacing="1" w:after="100" w:afterAutospacing="1" w:line="240" w:lineRule="auto"/>
        <w:ind w:left="150" w:right="150"/>
        <w:rPr>
          <w:ins w:id="894" w:author="Unknown"/>
          <w:rFonts w:ascii="Arial" w:eastAsia="Times New Roman" w:hAnsi="Arial" w:cs="Arial"/>
          <w:color w:val="000000" w:themeColor="text1"/>
          <w:sz w:val="24"/>
          <w:szCs w:val="24"/>
        </w:rPr>
      </w:pPr>
      <w:ins w:id="895" w:author="Unknown">
        <w:r w:rsidRPr="00ED215B">
          <w:rPr>
            <w:rFonts w:ascii="Arial" w:eastAsia="Times New Roman" w:hAnsi="Arial" w:cs="Arial"/>
            <w:i/>
            <w:iCs/>
            <w:color w:val="000000" w:themeColor="text1"/>
            <w:sz w:val="24"/>
            <w:szCs w:val="24"/>
          </w:rPr>
          <w:lastRenderedPageBreak/>
          <w:t>Editors</w:t>
        </w:r>
        <w:r w:rsidRPr="00ED215B">
          <w:rPr>
            <w:rFonts w:ascii="Arial" w:eastAsia="Times New Roman" w:hAnsi="Arial" w:cs="Arial"/>
            <w:color w:val="000000" w:themeColor="text1"/>
            <w:sz w:val="24"/>
            <w:szCs w:val="24"/>
          </w:rPr>
          <w:t xml:space="preserve"> are typically used to modify a single data element, e.g. a file or a data object. To apply the changes made in an editor to the data structure, the user has to explicitly save the editor content. </w:t>
        </w:r>
      </w:ins>
    </w:p>
    <w:p w:rsidR="00ED215B" w:rsidRPr="00ED215B" w:rsidRDefault="00ED215B" w:rsidP="00ED215B">
      <w:pPr>
        <w:shd w:val="clear" w:color="auto" w:fill="FFFFFF"/>
        <w:spacing w:before="100" w:beforeAutospacing="1" w:after="100" w:afterAutospacing="1" w:line="240" w:lineRule="auto"/>
        <w:ind w:left="150" w:right="150"/>
        <w:rPr>
          <w:ins w:id="896" w:author="Unknown"/>
          <w:rFonts w:ascii="Arial" w:eastAsia="Times New Roman" w:hAnsi="Arial" w:cs="Arial"/>
          <w:color w:val="000000" w:themeColor="text1"/>
          <w:sz w:val="24"/>
          <w:szCs w:val="24"/>
        </w:rPr>
      </w:pPr>
      <w:ins w:id="897" w:author="Unknown">
        <w:r w:rsidRPr="00ED215B">
          <w:rPr>
            <w:rFonts w:ascii="Arial" w:eastAsia="Times New Roman" w:hAnsi="Arial" w:cs="Arial"/>
            <w:i/>
            <w:iCs/>
            <w:color w:val="000000" w:themeColor="text1"/>
            <w:sz w:val="24"/>
            <w:szCs w:val="24"/>
          </w:rPr>
          <w:t>Editors</w:t>
        </w:r>
        <w:r w:rsidRPr="00ED215B">
          <w:rPr>
            <w:rFonts w:ascii="Arial" w:eastAsia="Times New Roman" w:hAnsi="Arial" w:cs="Arial"/>
            <w:color w:val="000000" w:themeColor="text1"/>
            <w:sz w:val="24"/>
            <w:szCs w:val="24"/>
          </w:rPr>
          <w:t xml:space="preserve"> were traditionally placed in a certain area, called the </w:t>
        </w:r>
        <w:r w:rsidRPr="00ED215B">
          <w:rPr>
            <w:rFonts w:ascii="Arial" w:eastAsia="Times New Roman" w:hAnsi="Arial" w:cs="Arial"/>
            <w:i/>
            <w:iCs/>
            <w:color w:val="000000" w:themeColor="text1"/>
            <w:sz w:val="24"/>
            <w:szCs w:val="24"/>
          </w:rPr>
          <w:t>editor area</w:t>
        </w:r>
        <w:r w:rsidRPr="00ED215B">
          <w:rPr>
            <w:rFonts w:ascii="Arial" w:eastAsia="Times New Roman" w:hAnsi="Arial" w:cs="Arial"/>
            <w:color w:val="000000" w:themeColor="text1"/>
            <w:sz w:val="24"/>
            <w:szCs w:val="24"/>
          </w:rPr>
          <w:t xml:space="preserve">. Until Eclipse 4 this was a hard limitation. Eclipse 4 applies no technical restrictions on </w:t>
        </w:r>
        <w:r w:rsidRPr="00ED215B">
          <w:rPr>
            <w:rFonts w:ascii="Arial" w:eastAsia="Times New Roman" w:hAnsi="Arial" w:cs="Arial"/>
            <w:i/>
            <w:iCs/>
            <w:color w:val="000000" w:themeColor="text1"/>
            <w:sz w:val="24"/>
            <w:szCs w:val="24"/>
          </w:rPr>
          <w:t>Editors</w:t>
        </w:r>
        <w:r w:rsidRPr="00ED215B">
          <w:rPr>
            <w:rFonts w:ascii="Arial" w:eastAsia="Times New Roman" w:hAnsi="Arial" w:cs="Arial"/>
            <w:color w:val="000000" w:themeColor="text1"/>
            <w:sz w:val="24"/>
            <w:szCs w:val="24"/>
          </w:rPr>
          <w:t xml:space="preserve">, they can be freely positioned. </w:t>
        </w:r>
      </w:ins>
    </w:p>
    <w:p w:rsidR="00ED215B" w:rsidRPr="00ED215B" w:rsidRDefault="00ED215B" w:rsidP="00ED215B">
      <w:pPr>
        <w:shd w:val="clear" w:color="auto" w:fill="FFFFFF"/>
        <w:spacing w:before="100" w:beforeAutospacing="1" w:after="100" w:afterAutospacing="1" w:line="240" w:lineRule="auto"/>
        <w:ind w:left="150" w:right="150"/>
        <w:rPr>
          <w:ins w:id="898" w:author="Unknown"/>
          <w:rFonts w:ascii="Arial" w:eastAsia="Times New Roman" w:hAnsi="Arial" w:cs="Arial"/>
          <w:color w:val="000000" w:themeColor="text1"/>
          <w:sz w:val="24"/>
          <w:szCs w:val="24"/>
        </w:rPr>
      </w:pPr>
      <w:ins w:id="899" w:author="Unknown">
        <w:r w:rsidRPr="00ED215B">
          <w:rPr>
            <w:rFonts w:ascii="Arial" w:eastAsia="Times New Roman" w:hAnsi="Arial" w:cs="Arial"/>
            <w:color w:val="000000" w:themeColor="text1"/>
            <w:sz w:val="24"/>
            <w:szCs w:val="24"/>
          </w:rPr>
          <w:t xml:space="preserve">For example the </w:t>
        </w:r>
        <w:r w:rsidRPr="00ED215B">
          <w:rPr>
            <w:rFonts w:ascii="Arial" w:eastAsia="Times New Roman" w:hAnsi="Arial" w:cs="Arial"/>
            <w:i/>
            <w:iCs/>
            <w:color w:val="000000" w:themeColor="text1"/>
            <w:sz w:val="24"/>
            <w:szCs w:val="24"/>
          </w:rPr>
          <w:t>Java</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Editor</w:t>
        </w:r>
        <w:r w:rsidRPr="00ED215B">
          <w:rPr>
            <w:rFonts w:ascii="Arial" w:eastAsia="Times New Roman" w:hAnsi="Arial" w:cs="Arial"/>
            <w:color w:val="000000" w:themeColor="text1"/>
            <w:sz w:val="24"/>
            <w:szCs w:val="24"/>
          </w:rPr>
          <w:t xml:space="preserve"> is used to modify Java source files. Changes to the source file are applied once the user selects the </w:t>
        </w:r>
        <w:r w:rsidRPr="00ED215B">
          <w:rPr>
            <w:rFonts w:ascii="Arial" w:eastAsia="Times New Roman" w:hAnsi="Arial" w:cs="Arial"/>
            <w:i/>
            <w:iCs/>
            <w:color w:val="000000" w:themeColor="text1"/>
            <w:sz w:val="24"/>
            <w:szCs w:val="24"/>
          </w:rPr>
          <w:t>Save</w:t>
        </w:r>
        <w:r w:rsidRPr="00ED215B">
          <w:rPr>
            <w:rFonts w:ascii="Arial" w:eastAsia="Times New Roman" w:hAnsi="Arial" w:cs="Arial"/>
            <w:color w:val="000000" w:themeColor="text1"/>
            <w:sz w:val="24"/>
            <w:szCs w:val="24"/>
          </w:rPr>
          <w:t xml:space="preserve"> command. </w:t>
        </w:r>
      </w:ins>
    </w:p>
    <w:p w:rsidR="00ED215B" w:rsidRPr="00ED215B" w:rsidRDefault="00ED215B" w:rsidP="00ED215B">
      <w:pPr>
        <w:shd w:val="clear" w:color="auto" w:fill="FFFFFF"/>
        <w:spacing w:after="0" w:line="240" w:lineRule="auto"/>
        <w:outlineLvl w:val="2"/>
        <w:rPr>
          <w:ins w:id="900" w:author="Unknown"/>
          <w:rFonts w:ascii="Arial" w:eastAsia="Times New Roman" w:hAnsi="Arial" w:cs="Arial"/>
          <w:b/>
          <w:bCs/>
          <w:color w:val="000000" w:themeColor="text1"/>
          <w:sz w:val="30"/>
          <w:szCs w:val="30"/>
        </w:rPr>
      </w:pPr>
      <w:bookmarkStart w:id="901" w:name="e4uiconcept_perspective"/>
      <w:bookmarkEnd w:id="901"/>
      <w:ins w:id="902" w:author="Unknown">
        <w:r w:rsidRPr="00ED215B">
          <w:rPr>
            <w:rFonts w:ascii="Arial" w:eastAsia="Times New Roman" w:hAnsi="Arial" w:cs="Arial"/>
            <w:b/>
            <w:bCs/>
            <w:color w:val="000000" w:themeColor="text1"/>
            <w:sz w:val="30"/>
            <w:szCs w:val="30"/>
          </w:rPr>
          <w:t xml:space="preserve">12.3. Perspective </w:t>
        </w:r>
      </w:ins>
    </w:p>
    <w:p w:rsidR="00ED215B" w:rsidRPr="00ED215B" w:rsidRDefault="00ED215B" w:rsidP="00ED215B">
      <w:pPr>
        <w:shd w:val="clear" w:color="auto" w:fill="FFFFFF"/>
        <w:spacing w:before="100" w:beforeAutospacing="1" w:after="100" w:afterAutospacing="1" w:line="240" w:lineRule="auto"/>
        <w:ind w:left="150" w:right="150"/>
        <w:rPr>
          <w:ins w:id="903" w:author="Unknown"/>
          <w:rFonts w:ascii="Arial" w:eastAsia="Times New Roman" w:hAnsi="Arial" w:cs="Arial"/>
          <w:color w:val="000000" w:themeColor="text1"/>
          <w:sz w:val="24"/>
          <w:szCs w:val="24"/>
        </w:rPr>
      </w:pPr>
      <w:ins w:id="904" w:author="Unknown">
        <w:r w:rsidRPr="00ED215B">
          <w:rPr>
            <w:rFonts w:ascii="Arial" w:eastAsia="Times New Roman" w:hAnsi="Arial" w:cs="Arial"/>
            <w:color w:val="000000" w:themeColor="text1"/>
            <w:sz w:val="24"/>
            <w:szCs w:val="24"/>
          </w:rPr>
          <w:t xml:space="preserve">A </w:t>
        </w:r>
        <w:r w:rsidRPr="00ED215B">
          <w:rPr>
            <w:rFonts w:ascii="Arial" w:eastAsia="Times New Roman" w:hAnsi="Arial" w:cs="Arial"/>
            <w:i/>
            <w:iCs/>
            <w:color w:val="000000" w:themeColor="text1"/>
            <w:sz w:val="24"/>
            <w:szCs w:val="24"/>
          </w:rPr>
          <w:t>Perspective</w:t>
        </w:r>
        <w:r w:rsidRPr="00ED215B">
          <w:rPr>
            <w:rFonts w:ascii="Arial" w:eastAsia="Times New Roman" w:hAnsi="Arial" w:cs="Arial"/>
            <w:color w:val="000000" w:themeColor="text1"/>
            <w:sz w:val="24"/>
            <w:szCs w:val="24"/>
          </w:rPr>
          <w:t xml:space="preserve"> is a visual container for a set of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You can switch </w:t>
        </w:r>
        <w:r w:rsidRPr="00ED215B">
          <w:rPr>
            <w:rFonts w:ascii="Arial" w:eastAsia="Times New Roman" w:hAnsi="Arial" w:cs="Arial"/>
            <w:i/>
            <w:iCs/>
            <w:color w:val="000000" w:themeColor="text1"/>
            <w:sz w:val="24"/>
            <w:szCs w:val="24"/>
          </w:rPr>
          <w:t>Perspectives</w:t>
        </w:r>
        <w:r w:rsidRPr="00ED215B">
          <w:rPr>
            <w:rFonts w:ascii="Arial" w:eastAsia="Times New Roman" w:hAnsi="Arial" w:cs="Arial"/>
            <w:color w:val="000000" w:themeColor="text1"/>
            <w:sz w:val="24"/>
            <w:szCs w:val="24"/>
          </w:rPr>
          <w:t xml:space="preserve"> in your Eclipse RCP application via the </w:t>
        </w:r>
        <w:proofErr w:type="spellStart"/>
        <w:r w:rsidRPr="00ED215B">
          <w:rPr>
            <w:rFonts w:ascii="Arial" w:eastAsia="Times New Roman" w:hAnsi="Arial" w:cs="Arial"/>
            <w:color w:val="000000" w:themeColor="text1"/>
            <w:sz w:val="24"/>
            <w:szCs w:val="24"/>
          </w:rPr>
          <w:t>the</w:t>
        </w:r>
        <w:proofErr w:type="spellEnd"/>
        <w:r w:rsidRPr="00ED215B">
          <w:rPr>
            <w:rFonts w:ascii="Arial" w:eastAsia="Times New Roman" w:hAnsi="Arial" w:cs="Arial"/>
            <w:color w:val="000000" w:themeColor="text1"/>
            <w:sz w:val="24"/>
            <w:szCs w:val="24"/>
          </w:rPr>
          <w:t xml:space="preserve"> </w:t>
        </w:r>
        <w:proofErr w:type="spellStart"/>
        <w:r w:rsidRPr="00ED215B">
          <w:rPr>
            <w:rFonts w:ascii="Arial" w:eastAsia="Times New Roman" w:hAnsi="Arial" w:cs="Arial"/>
            <w:i/>
            <w:iCs/>
            <w:color w:val="000000" w:themeColor="text1"/>
            <w:sz w:val="24"/>
            <w:szCs w:val="24"/>
          </w:rPr>
          <w:t>EPartService</w:t>
        </w:r>
        <w:proofErr w:type="spellEnd"/>
        <w:r w:rsidRPr="00ED215B">
          <w:rPr>
            <w:rFonts w:ascii="Arial" w:eastAsia="Times New Roman" w:hAnsi="Arial" w:cs="Arial"/>
            <w:color w:val="000000" w:themeColor="text1"/>
            <w:sz w:val="24"/>
            <w:szCs w:val="24"/>
          </w:rPr>
          <w:t xml:space="preserve"> service. </w:t>
        </w:r>
      </w:ins>
    </w:p>
    <w:p w:rsidR="00ED215B" w:rsidRPr="00ED215B" w:rsidRDefault="00ED215B" w:rsidP="00ED215B">
      <w:pPr>
        <w:shd w:val="clear" w:color="auto" w:fill="FFFFFF"/>
        <w:spacing w:after="0" w:line="240" w:lineRule="auto"/>
        <w:outlineLvl w:val="2"/>
        <w:rPr>
          <w:ins w:id="905" w:author="Unknown"/>
          <w:rFonts w:ascii="Arial" w:eastAsia="Times New Roman" w:hAnsi="Arial" w:cs="Arial"/>
          <w:b/>
          <w:bCs/>
          <w:color w:val="000000" w:themeColor="text1"/>
          <w:sz w:val="30"/>
          <w:szCs w:val="30"/>
        </w:rPr>
      </w:pPr>
      <w:bookmarkStart w:id="906" w:name="e4uiconcept_container"/>
      <w:bookmarkEnd w:id="906"/>
      <w:ins w:id="907" w:author="Unknown">
        <w:r w:rsidRPr="00ED215B">
          <w:rPr>
            <w:rFonts w:ascii="Arial" w:eastAsia="Times New Roman" w:hAnsi="Arial" w:cs="Arial"/>
            <w:b/>
            <w:bCs/>
            <w:color w:val="000000" w:themeColor="text1"/>
            <w:sz w:val="30"/>
            <w:szCs w:val="30"/>
          </w:rPr>
          <w:t>12.4. </w:t>
        </w:r>
        <w:proofErr w:type="spellStart"/>
        <w:r w:rsidRPr="00ED215B">
          <w:rPr>
            <w:rFonts w:ascii="Arial" w:eastAsia="Times New Roman" w:hAnsi="Arial" w:cs="Arial"/>
            <w:b/>
            <w:bCs/>
            <w:color w:val="000000" w:themeColor="text1"/>
            <w:sz w:val="30"/>
            <w:szCs w:val="30"/>
          </w:rPr>
          <w:t>PartStacks</w:t>
        </w:r>
        <w:proofErr w:type="spellEnd"/>
        <w:r w:rsidRPr="00ED215B">
          <w:rPr>
            <w:rFonts w:ascii="Arial" w:eastAsia="Times New Roman" w:hAnsi="Arial" w:cs="Arial"/>
            <w:b/>
            <w:bCs/>
            <w:color w:val="000000" w:themeColor="text1"/>
            <w:sz w:val="30"/>
            <w:szCs w:val="30"/>
          </w:rPr>
          <w:t xml:space="preserve"> and </w:t>
        </w:r>
        <w:proofErr w:type="spellStart"/>
        <w:r w:rsidRPr="00ED215B">
          <w:rPr>
            <w:rFonts w:ascii="Arial" w:eastAsia="Times New Roman" w:hAnsi="Arial" w:cs="Arial"/>
            <w:b/>
            <w:bCs/>
            <w:color w:val="000000" w:themeColor="text1"/>
            <w:sz w:val="30"/>
            <w:szCs w:val="30"/>
          </w:rPr>
          <w:t>PartSashContainers</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908" w:author="Unknown"/>
          <w:rFonts w:ascii="Arial" w:eastAsia="Times New Roman" w:hAnsi="Arial" w:cs="Arial"/>
          <w:color w:val="000000" w:themeColor="text1"/>
          <w:sz w:val="24"/>
          <w:szCs w:val="24"/>
        </w:rPr>
      </w:pPr>
      <w:ins w:id="909" w:author="Unknown">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can be directly assigned to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or a </w:t>
        </w:r>
        <w:r w:rsidRPr="00ED215B">
          <w:rPr>
            <w:rFonts w:ascii="Arial" w:eastAsia="Times New Roman" w:hAnsi="Arial" w:cs="Arial"/>
            <w:i/>
            <w:iCs/>
            <w:color w:val="000000" w:themeColor="text1"/>
            <w:sz w:val="24"/>
            <w:szCs w:val="24"/>
          </w:rPr>
          <w:t>Perspective</w:t>
        </w:r>
        <w:r w:rsidRPr="00ED215B">
          <w:rPr>
            <w:rFonts w:ascii="Arial" w:eastAsia="Times New Roman" w:hAnsi="Arial" w:cs="Arial"/>
            <w:color w:val="000000" w:themeColor="text1"/>
            <w:sz w:val="24"/>
            <w:szCs w:val="24"/>
          </w:rPr>
          <w:t xml:space="preserve">. If you want to group and arrange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you can use </w:t>
        </w:r>
        <w:proofErr w:type="spellStart"/>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Arial" w:eastAsia="Times New Roman" w:hAnsi="Arial" w:cs="Arial"/>
            <w:i/>
            <w:iCs/>
            <w:color w:val="000000" w:themeColor="text1"/>
            <w:sz w:val="24"/>
            <w:szCs w:val="24"/>
          </w:rPr>
          <w:t>PartSashContainers</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910" w:author="Unknown"/>
          <w:rFonts w:ascii="Arial" w:eastAsia="Times New Roman" w:hAnsi="Arial" w:cs="Arial"/>
          <w:color w:val="000000" w:themeColor="text1"/>
          <w:sz w:val="24"/>
          <w:szCs w:val="24"/>
        </w:rPr>
      </w:pPr>
      <w:proofErr w:type="spellStart"/>
      <w:ins w:id="911" w:author="Unknown">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contain a stack of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of which only one is visible at the same time and can be selected via tabs. A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displays all its children at the same time either horizontally or vertically. </w:t>
        </w:r>
      </w:ins>
    </w:p>
    <w:p w:rsidR="00ED215B" w:rsidRPr="00ED215B" w:rsidRDefault="00ED215B" w:rsidP="00ED215B">
      <w:pPr>
        <w:shd w:val="clear" w:color="auto" w:fill="FFFFFF"/>
        <w:spacing w:before="100" w:beforeAutospacing="1" w:after="100" w:afterAutospacing="1" w:line="240" w:lineRule="auto"/>
        <w:ind w:left="150" w:right="150"/>
        <w:rPr>
          <w:ins w:id="912" w:author="Unknown"/>
          <w:rFonts w:ascii="Arial" w:eastAsia="Times New Roman" w:hAnsi="Arial" w:cs="Arial"/>
          <w:color w:val="000000" w:themeColor="text1"/>
          <w:sz w:val="24"/>
          <w:szCs w:val="24"/>
        </w:rPr>
      </w:pPr>
      <w:ins w:id="913" w:author="Unknown">
        <w:r w:rsidRPr="00ED215B">
          <w:rPr>
            <w:rFonts w:ascii="Arial" w:eastAsia="Times New Roman" w:hAnsi="Arial" w:cs="Arial"/>
            <w:color w:val="000000" w:themeColor="text1"/>
            <w:sz w:val="24"/>
            <w:szCs w:val="24"/>
          </w:rPr>
          <w:t xml:space="preserve">The following shows a simple Eclipse application layout using two </w:t>
        </w:r>
        <w:proofErr w:type="spellStart"/>
        <w:r w:rsidRPr="00ED215B">
          <w:rPr>
            <w:rFonts w:ascii="Arial" w:eastAsia="Times New Roman" w:hAnsi="Arial" w:cs="Arial"/>
            <w:i/>
            <w:iCs/>
            <w:color w:val="000000" w:themeColor="text1"/>
            <w:sz w:val="24"/>
            <w:szCs w:val="24"/>
          </w:rPr>
          <w:t>PartSashContainers</w:t>
        </w:r>
        <w:proofErr w:type="spellEnd"/>
        <w:r w:rsidRPr="00ED215B">
          <w:rPr>
            <w:rFonts w:ascii="Arial" w:eastAsia="Times New Roman" w:hAnsi="Arial" w:cs="Arial"/>
            <w:color w:val="000000" w:themeColor="text1"/>
            <w:sz w:val="24"/>
            <w:szCs w:val="24"/>
          </w:rPr>
          <w:t xml:space="preserve"> and a few </w:t>
        </w:r>
        <w:proofErr w:type="spellStart"/>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91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410200" cy="3790950"/>
            <wp:effectExtent l="19050" t="0" r="0" b="0"/>
            <wp:docPr id="57" name="图片 57" descr="An example arrangement of Parts in an Eclips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 example arrangement of Parts in an Eclipse application"/>
                    <pic:cNvPicPr>
                      <a:picLocks noChangeAspect="1" noChangeArrowheads="1"/>
                    </pic:cNvPicPr>
                  </pic:nvPicPr>
                  <pic:blipFill>
                    <a:blip r:embed="rId41"/>
                    <a:srcRect/>
                    <a:stretch>
                      <a:fillRect/>
                    </a:stretch>
                  </pic:blipFill>
                  <pic:spPr bwMode="auto">
                    <a:xfrm>
                      <a:off x="0" y="0"/>
                      <a:ext cx="5410200" cy="37909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915" w:author="Unknown"/>
          <w:rFonts w:ascii="Arial" w:eastAsia="Times New Roman" w:hAnsi="Arial" w:cs="Arial"/>
          <w:color w:val="000000" w:themeColor="text1"/>
          <w:sz w:val="24"/>
          <w:szCs w:val="24"/>
        </w:rPr>
      </w:pPr>
      <w:ins w:id="916" w:author="Unknown">
        <w:r w:rsidRPr="00ED215B">
          <w:rPr>
            <w:rFonts w:ascii="Arial" w:eastAsia="Times New Roman" w:hAnsi="Arial" w:cs="Arial"/>
            <w:color w:val="000000" w:themeColor="text1"/>
            <w:sz w:val="24"/>
            <w:szCs w:val="24"/>
          </w:rPr>
          <w:t xml:space="preserve">On the top of this layout there is a horizontal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which contains another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and some </w:t>
        </w:r>
        <w:proofErr w:type="spellStart"/>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The hierarchy is depicted in the following graphic. </w:t>
        </w:r>
      </w:ins>
    </w:p>
    <w:p w:rsidR="00ED215B" w:rsidRPr="00ED215B" w:rsidRDefault="00ED215B" w:rsidP="00ED215B">
      <w:pPr>
        <w:shd w:val="clear" w:color="auto" w:fill="FFFFFF"/>
        <w:spacing w:after="0" w:line="240" w:lineRule="auto"/>
        <w:rPr>
          <w:ins w:id="91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2305050" cy="2000250"/>
            <wp:effectExtent l="19050" t="0" r="0" b="0"/>
            <wp:docPr id="58" name="图片 58" descr="The hierarchy of Parts using PartStacks and PartSash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e hierarchy of Parts using PartStacks and PartSashcontainers."/>
                    <pic:cNvPicPr>
                      <a:picLocks noChangeAspect="1" noChangeArrowheads="1"/>
                    </pic:cNvPicPr>
                  </pic:nvPicPr>
                  <pic:blipFill>
                    <a:blip r:embed="rId42"/>
                    <a:srcRect/>
                    <a:stretch>
                      <a:fillRect/>
                    </a:stretch>
                  </pic:blipFill>
                  <pic:spPr bwMode="auto">
                    <a:xfrm>
                      <a:off x="0" y="0"/>
                      <a:ext cx="2305050" cy="20002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300" w:after="0" w:line="240" w:lineRule="auto"/>
        <w:outlineLvl w:val="1"/>
        <w:rPr>
          <w:ins w:id="918" w:author="Unknown"/>
          <w:rFonts w:ascii="Arial" w:eastAsia="Times New Roman" w:hAnsi="Arial" w:cs="Arial"/>
          <w:b/>
          <w:bCs/>
          <w:color w:val="000000" w:themeColor="text1"/>
          <w:sz w:val="45"/>
          <w:szCs w:val="45"/>
        </w:rPr>
      </w:pPr>
      <w:bookmarkStart w:id="919" w:name="tutorial_clearpesistence"/>
      <w:bookmarkEnd w:id="919"/>
      <w:ins w:id="920" w:author="Unknown">
        <w:r w:rsidRPr="00ED215B">
          <w:rPr>
            <w:rFonts w:ascii="Arial" w:eastAsia="Times New Roman" w:hAnsi="Arial" w:cs="Arial"/>
            <w:b/>
            <w:bCs/>
            <w:color w:val="000000" w:themeColor="text1"/>
            <w:sz w:val="45"/>
            <w:szCs w:val="45"/>
          </w:rPr>
          <w:t xml:space="preserve">13. Configure the deletion of persisted model data </w:t>
        </w:r>
      </w:ins>
    </w:p>
    <w:p w:rsidR="00ED215B" w:rsidRPr="00ED215B" w:rsidRDefault="00ED215B" w:rsidP="00ED215B">
      <w:pPr>
        <w:shd w:val="clear" w:color="auto" w:fill="FFFFFF"/>
        <w:spacing w:before="100" w:beforeAutospacing="1" w:after="100" w:afterAutospacing="1" w:line="240" w:lineRule="auto"/>
        <w:ind w:left="150" w:right="150"/>
        <w:rPr>
          <w:ins w:id="921" w:author="Unknown"/>
          <w:rFonts w:ascii="Arial" w:eastAsia="Times New Roman" w:hAnsi="Arial" w:cs="Arial"/>
          <w:color w:val="000000" w:themeColor="text1"/>
          <w:sz w:val="24"/>
          <w:szCs w:val="24"/>
        </w:rPr>
      </w:pPr>
      <w:ins w:id="922" w:author="Unknown">
        <w:r w:rsidRPr="00ED215B">
          <w:rPr>
            <w:rFonts w:ascii="Arial" w:eastAsia="Times New Roman" w:hAnsi="Arial" w:cs="Arial"/>
            <w:color w:val="000000" w:themeColor="text1"/>
            <w:sz w:val="24"/>
            <w:szCs w:val="24"/>
          </w:rPr>
          <w:t xml:space="preserve">Eclipse 4 </w:t>
        </w:r>
        <w:proofErr w:type="gramStart"/>
        <w:r w:rsidRPr="00ED215B">
          <w:rPr>
            <w:rFonts w:ascii="Arial" w:eastAsia="Times New Roman" w:hAnsi="Arial" w:cs="Arial"/>
            <w:color w:val="000000" w:themeColor="text1"/>
            <w:sz w:val="24"/>
            <w:szCs w:val="24"/>
          </w:rPr>
          <w:t>persists</w:t>
        </w:r>
        <w:proofErr w:type="gramEnd"/>
        <w:r w:rsidRPr="00ED215B">
          <w:rPr>
            <w:rFonts w:ascii="Arial" w:eastAsia="Times New Roman" w:hAnsi="Arial" w:cs="Arial"/>
            <w:color w:val="000000" w:themeColor="text1"/>
            <w:sz w:val="24"/>
            <w:szCs w:val="24"/>
          </w:rPr>
          <w:t xml:space="preserve"> certain user changes in your application. During development this might lead to situations where changes are not correctly applied and displayed, e.g. you define a new menu entry and this entry is not displayed in your application. </w:t>
        </w:r>
      </w:ins>
    </w:p>
    <w:p w:rsidR="00ED215B" w:rsidRPr="00ED215B" w:rsidRDefault="00ED215B" w:rsidP="00ED215B">
      <w:pPr>
        <w:shd w:val="clear" w:color="auto" w:fill="FFFFFF"/>
        <w:spacing w:before="100" w:beforeAutospacing="1" w:after="100" w:afterAutospacing="1" w:line="240" w:lineRule="auto"/>
        <w:ind w:left="150" w:right="150"/>
        <w:rPr>
          <w:ins w:id="923" w:author="Unknown"/>
          <w:rFonts w:ascii="Arial" w:eastAsia="Times New Roman" w:hAnsi="Arial" w:cs="Arial"/>
          <w:color w:val="000000" w:themeColor="text1"/>
          <w:sz w:val="24"/>
          <w:szCs w:val="24"/>
        </w:rPr>
      </w:pPr>
      <w:ins w:id="924" w:author="Unknown">
        <w:r w:rsidRPr="00ED215B">
          <w:rPr>
            <w:rFonts w:ascii="Arial" w:eastAsia="Times New Roman" w:hAnsi="Arial" w:cs="Arial"/>
            <w:color w:val="000000" w:themeColor="text1"/>
            <w:sz w:val="24"/>
            <w:szCs w:val="24"/>
          </w:rPr>
          <w:t xml:space="preserve">Either set the </w:t>
        </w:r>
        <w:r w:rsidRPr="00ED215B">
          <w:rPr>
            <w:rFonts w:ascii="Arial" w:eastAsia="Times New Roman" w:hAnsi="Arial" w:cs="Arial"/>
            <w:i/>
            <w:iCs/>
            <w:color w:val="000000" w:themeColor="text1"/>
            <w:sz w:val="24"/>
            <w:szCs w:val="24"/>
          </w:rPr>
          <w:t>Clear</w:t>
        </w:r>
        <w:r w:rsidRPr="00ED215B">
          <w:rPr>
            <w:rFonts w:ascii="Arial" w:eastAsia="Times New Roman" w:hAnsi="Arial" w:cs="Arial"/>
            <w:color w:val="000000" w:themeColor="text1"/>
            <w:sz w:val="24"/>
            <w:szCs w:val="24"/>
          </w:rPr>
          <w:t xml:space="preserve"> flag on the </w:t>
        </w:r>
        <w:r w:rsidRPr="00ED215B">
          <w:rPr>
            <w:rFonts w:ascii="Arial" w:eastAsia="Times New Roman" w:hAnsi="Arial" w:cs="Arial"/>
            <w:i/>
            <w:iCs/>
            <w:color w:val="000000" w:themeColor="text1"/>
            <w:sz w:val="24"/>
            <w:szCs w:val="24"/>
          </w:rPr>
          <w:t>Main</w:t>
        </w:r>
        <w:r w:rsidRPr="00ED215B">
          <w:rPr>
            <w:rFonts w:ascii="Arial" w:eastAsia="Times New Roman" w:hAnsi="Arial" w:cs="Arial"/>
            <w:color w:val="000000" w:themeColor="text1"/>
            <w:sz w:val="24"/>
            <w:szCs w:val="24"/>
          </w:rPr>
          <w:t xml:space="preserve"> tab in your Run configuration or add the </w:t>
        </w:r>
        <w:proofErr w:type="spellStart"/>
        <w:r w:rsidRPr="00ED215B">
          <w:rPr>
            <w:rFonts w:ascii="Courier New" w:eastAsia="Times New Roman" w:hAnsi="Courier New" w:cs="Courier New"/>
            <w:i/>
            <w:iCs/>
            <w:color w:val="000000" w:themeColor="text1"/>
            <w:sz w:val="20"/>
          </w:rPr>
          <w:t>clearPersistedState</w:t>
        </w:r>
        <w:proofErr w:type="spellEnd"/>
        <w:r w:rsidRPr="00ED215B">
          <w:rPr>
            <w:rFonts w:ascii="Arial" w:eastAsia="Times New Roman" w:hAnsi="Arial" w:cs="Arial"/>
            <w:color w:val="000000" w:themeColor="text1"/>
            <w:sz w:val="24"/>
            <w:szCs w:val="24"/>
          </w:rPr>
          <w:t xml:space="preserve"> parameter for your product configuration file or Run configuration. </w:t>
        </w:r>
      </w:ins>
    </w:p>
    <w:p w:rsidR="00ED215B" w:rsidRPr="00ED215B" w:rsidRDefault="00ED215B" w:rsidP="00ED215B">
      <w:pPr>
        <w:shd w:val="clear" w:color="auto" w:fill="FFFFFF"/>
        <w:spacing w:before="100" w:beforeAutospacing="1" w:after="100" w:afterAutospacing="1" w:line="240" w:lineRule="auto"/>
        <w:ind w:left="150" w:right="150"/>
        <w:rPr>
          <w:ins w:id="925" w:author="Unknown"/>
          <w:rFonts w:ascii="Arial" w:eastAsia="Times New Roman" w:hAnsi="Arial" w:cs="Arial"/>
          <w:color w:val="000000" w:themeColor="text1"/>
          <w:sz w:val="24"/>
          <w:szCs w:val="24"/>
        </w:rPr>
      </w:pPr>
      <w:ins w:id="926" w:author="Unknown">
        <w:r w:rsidRPr="00ED215B">
          <w:rPr>
            <w:rFonts w:ascii="Arial" w:eastAsia="Times New Roman" w:hAnsi="Arial" w:cs="Arial"/>
            <w:color w:val="000000" w:themeColor="text1"/>
            <w:sz w:val="24"/>
            <w:szCs w:val="24"/>
          </w:rPr>
          <w:t xml:space="preserve">The following screenshot shows this setting in the product configuration file. </w:t>
        </w:r>
      </w:ins>
    </w:p>
    <w:p w:rsidR="00ED215B" w:rsidRPr="00ED215B" w:rsidRDefault="00ED215B" w:rsidP="00ED215B">
      <w:pPr>
        <w:shd w:val="clear" w:color="auto" w:fill="FFFFFF"/>
        <w:spacing w:after="0" w:line="240" w:lineRule="auto"/>
        <w:rPr>
          <w:ins w:id="92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6934200" cy="5848350"/>
            <wp:effectExtent l="19050" t="0" r="0" b="0"/>
            <wp:docPr id="59" name="图片 59" descr="Delete persisted Eclipse appl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lete persisted Eclipse application model"/>
                    <pic:cNvPicPr>
                      <a:picLocks noChangeAspect="1" noChangeArrowheads="1"/>
                    </pic:cNvPicPr>
                  </pic:nvPicPr>
                  <pic:blipFill>
                    <a:blip r:embed="rId43"/>
                    <a:srcRect/>
                    <a:stretch>
                      <a:fillRect/>
                    </a:stretch>
                  </pic:blipFill>
                  <pic:spPr bwMode="auto">
                    <a:xfrm>
                      <a:off x="0" y="0"/>
                      <a:ext cx="6934200" cy="58483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928" w:author="Unknown"/>
          <w:rFonts w:ascii="Arial" w:eastAsia="Times New Roman" w:hAnsi="Arial" w:cs="Arial"/>
          <w:color w:val="000000" w:themeColor="text1"/>
          <w:sz w:val="24"/>
          <w:szCs w:val="24"/>
        </w:rPr>
      </w:pPr>
      <w:ins w:id="929" w:author="Unknown">
        <w:r w:rsidRPr="00ED215B">
          <w:rPr>
            <w:rFonts w:ascii="Arial" w:eastAsia="Times New Roman" w:hAnsi="Arial" w:cs="Arial"/>
            <w:color w:val="000000" w:themeColor="text1"/>
            <w:sz w:val="24"/>
            <w:szCs w:val="24"/>
          </w:rPr>
          <w:lastRenderedPageBreak/>
          <w:t xml:space="preserve">It is recommended that you set this during your development phase to avoid unexpected behavior. Please note that parameters must be specified via the </w:t>
        </w:r>
        <w:r w:rsidRPr="00ED215B">
          <w:rPr>
            <w:rFonts w:ascii="Courier New" w:eastAsia="Times New Roman" w:hAnsi="Courier New" w:cs="Courier New"/>
            <w:i/>
            <w:iCs/>
            <w:color w:val="000000" w:themeColor="text1"/>
            <w:sz w:val="20"/>
          </w:rPr>
          <w:t>-</w:t>
        </w:r>
        <w:r w:rsidRPr="00ED215B">
          <w:rPr>
            <w:rFonts w:ascii="Arial" w:eastAsia="Times New Roman" w:hAnsi="Arial" w:cs="Arial"/>
            <w:color w:val="000000" w:themeColor="text1"/>
            <w:sz w:val="24"/>
            <w:szCs w:val="24"/>
          </w:rPr>
          <w:t xml:space="preserve"> sign, e.g. </w:t>
        </w:r>
        <w:r w:rsidRPr="00ED215B">
          <w:rPr>
            <w:rFonts w:ascii="Courier New" w:eastAsia="Times New Roman" w:hAnsi="Courier New" w:cs="Courier New"/>
            <w:i/>
            <w:iCs/>
            <w:color w:val="000000" w:themeColor="text1"/>
            <w:sz w:val="20"/>
          </w:rPr>
          <w:t>-</w:t>
        </w:r>
        <w:proofErr w:type="spellStart"/>
        <w:r w:rsidRPr="00ED215B">
          <w:rPr>
            <w:rFonts w:ascii="Courier New" w:eastAsia="Times New Roman" w:hAnsi="Courier New" w:cs="Courier New"/>
            <w:i/>
            <w:iCs/>
            <w:color w:val="000000" w:themeColor="text1"/>
            <w:sz w:val="20"/>
          </w:rPr>
          <w:t>clearPersistedState</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300" w:after="0" w:line="240" w:lineRule="auto"/>
        <w:outlineLvl w:val="1"/>
        <w:rPr>
          <w:ins w:id="930" w:author="Unknown"/>
          <w:rFonts w:ascii="Arial" w:eastAsia="Times New Roman" w:hAnsi="Arial" w:cs="Arial"/>
          <w:b/>
          <w:bCs/>
          <w:color w:val="000000" w:themeColor="text1"/>
          <w:sz w:val="45"/>
          <w:szCs w:val="45"/>
        </w:rPr>
      </w:pPr>
      <w:bookmarkStart w:id="931" w:name="tutorial_modelelements"/>
      <w:bookmarkEnd w:id="931"/>
      <w:ins w:id="932" w:author="Unknown">
        <w:r w:rsidRPr="00ED215B">
          <w:rPr>
            <w:rFonts w:ascii="Arial" w:eastAsia="Times New Roman" w:hAnsi="Arial" w:cs="Arial"/>
            <w:b/>
            <w:bCs/>
            <w:color w:val="000000" w:themeColor="text1"/>
            <w:sz w:val="45"/>
            <w:szCs w:val="45"/>
          </w:rPr>
          <w:t xml:space="preserve">14. Tutorial: Modeling a User Interface </w:t>
        </w:r>
      </w:ins>
    </w:p>
    <w:p w:rsidR="00ED215B" w:rsidRPr="00ED215B" w:rsidRDefault="00ED215B" w:rsidP="00ED215B">
      <w:pPr>
        <w:shd w:val="clear" w:color="auto" w:fill="FFFFFF"/>
        <w:spacing w:after="0" w:line="240" w:lineRule="auto"/>
        <w:outlineLvl w:val="2"/>
        <w:rPr>
          <w:ins w:id="933" w:author="Unknown"/>
          <w:rFonts w:ascii="Arial" w:eastAsia="Times New Roman" w:hAnsi="Arial" w:cs="Arial"/>
          <w:b/>
          <w:bCs/>
          <w:color w:val="000000" w:themeColor="text1"/>
          <w:sz w:val="30"/>
          <w:szCs w:val="30"/>
        </w:rPr>
      </w:pPr>
      <w:bookmarkStart w:id="934" w:name="tutorial_modelelements1"/>
      <w:bookmarkEnd w:id="934"/>
      <w:ins w:id="935" w:author="Unknown">
        <w:r w:rsidRPr="00ED215B">
          <w:rPr>
            <w:rFonts w:ascii="Arial" w:eastAsia="Times New Roman" w:hAnsi="Arial" w:cs="Arial"/>
            <w:b/>
            <w:bCs/>
            <w:color w:val="000000" w:themeColor="text1"/>
            <w:sz w:val="30"/>
            <w:szCs w:val="30"/>
          </w:rPr>
          <w:t xml:space="preserve">14.1. Create modeled user interface </w:t>
        </w:r>
      </w:ins>
    </w:p>
    <w:p w:rsidR="00ED215B" w:rsidRPr="00ED215B" w:rsidRDefault="00ED215B" w:rsidP="00ED215B">
      <w:pPr>
        <w:shd w:val="clear" w:color="auto" w:fill="FFFFFF"/>
        <w:spacing w:before="100" w:beforeAutospacing="1" w:after="100" w:afterAutospacing="1" w:line="240" w:lineRule="auto"/>
        <w:ind w:left="150" w:right="150"/>
        <w:rPr>
          <w:ins w:id="936" w:author="Unknown"/>
          <w:rFonts w:ascii="Arial" w:eastAsia="Times New Roman" w:hAnsi="Arial" w:cs="Arial"/>
          <w:color w:val="000000" w:themeColor="text1"/>
          <w:sz w:val="24"/>
          <w:szCs w:val="24"/>
        </w:rPr>
      </w:pPr>
      <w:ins w:id="937" w:author="Unknown">
        <w:r w:rsidRPr="00ED215B">
          <w:rPr>
            <w:rFonts w:ascii="Arial" w:eastAsia="Times New Roman" w:hAnsi="Arial" w:cs="Arial"/>
            <w:color w:val="000000" w:themeColor="text1"/>
            <w:sz w:val="24"/>
            <w:szCs w:val="24"/>
          </w:rPr>
          <w:t xml:space="preserve">You will extend the modeled user interface of your Eclipse 4 application. </w:t>
        </w:r>
      </w:ins>
    </w:p>
    <w:p w:rsidR="00ED215B" w:rsidRPr="00ED215B" w:rsidRDefault="00ED215B" w:rsidP="00ED215B">
      <w:pPr>
        <w:shd w:val="clear" w:color="auto" w:fill="FFFFFF"/>
        <w:spacing w:before="100" w:beforeAutospacing="1" w:after="100" w:afterAutospacing="1" w:line="240" w:lineRule="auto"/>
        <w:ind w:left="150" w:right="150"/>
        <w:rPr>
          <w:ins w:id="938" w:author="Unknown"/>
          <w:rFonts w:ascii="Arial" w:eastAsia="Times New Roman" w:hAnsi="Arial" w:cs="Arial"/>
          <w:color w:val="000000" w:themeColor="text1"/>
          <w:sz w:val="24"/>
          <w:szCs w:val="24"/>
        </w:rPr>
      </w:pPr>
      <w:ins w:id="939" w:author="Unknown">
        <w:r w:rsidRPr="00ED215B">
          <w:rPr>
            <w:rFonts w:ascii="Arial" w:eastAsia="Times New Roman" w:hAnsi="Arial" w:cs="Arial"/>
            <w:color w:val="000000" w:themeColor="text1"/>
            <w:sz w:val="24"/>
            <w:szCs w:val="24"/>
          </w:rPr>
          <w:t xml:space="preserve">You will add a </w:t>
        </w:r>
        <w:r w:rsidRPr="00ED215B">
          <w:rPr>
            <w:rFonts w:ascii="Arial" w:eastAsia="Times New Roman" w:hAnsi="Arial" w:cs="Arial"/>
            <w:i/>
            <w:iCs/>
            <w:color w:val="000000" w:themeColor="text1"/>
            <w:sz w:val="24"/>
            <w:szCs w:val="24"/>
          </w:rPr>
          <w:t>Perspective</w:t>
        </w:r>
        <w:r w:rsidRPr="00ED215B">
          <w:rPr>
            <w:rFonts w:ascii="Arial" w:eastAsia="Times New Roman" w:hAnsi="Arial" w:cs="Arial"/>
            <w:color w:val="000000" w:themeColor="text1"/>
            <w:sz w:val="24"/>
            <w:szCs w:val="24"/>
          </w:rPr>
          <w:t xml:space="preserve"> to the Window. This </w:t>
        </w:r>
        <w:r w:rsidRPr="00ED215B">
          <w:rPr>
            <w:rFonts w:ascii="Arial" w:eastAsia="Times New Roman" w:hAnsi="Arial" w:cs="Arial"/>
            <w:i/>
            <w:iCs/>
            <w:color w:val="000000" w:themeColor="text1"/>
            <w:sz w:val="24"/>
            <w:szCs w:val="24"/>
          </w:rPr>
          <w:t>Perspective</w:t>
        </w:r>
        <w:r w:rsidRPr="00ED215B">
          <w:rPr>
            <w:rFonts w:ascii="Arial" w:eastAsia="Times New Roman" w:hAnsi="Arial" w:cs="Arial"/>
            <w:color w:val="000000" w:themeColor="text1"/>
            <w:sz w:val="24"/>
            <w:szCs w:val="24"/>
          </w:rPr>
          <w:t xml:space="preserve"> will contain a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This container will divide its children horizontally. </w:t>
        </w:r>
      </w:ins>
    </w:p>
    <w:p w:rsidR="00ED215B" w:rsidRPr="00ED215B" w:rsidRDefault="00ED215B" w:rsidP="00ED215B">
      <w:pPr>
        <w:shd w:val="clear" w:color="auto" w:fill="FFFFFF"/>
        <w:spacing w:before="100" w:beforeAutospacing="1" w:after="100" w:afterAutospacing="1" w:line="240" w:lineRule="auto"/>
        <w:ind w:left="150" w:right="150"/>
        <w:rPr>
          <w:ins w:id="940" w:author="Unknown"/>
          <w:rFonts w:ascii="Arial" w:eastAsia="Times New Roman" w:hAnsi="Arial" w:cs="Arial"/>
          <w:color w:val="000000" w:themeColor="text1"/>
          <w:sz w:val="24"/>
          <w:szCs w:val="24"/>
        </w:rPr>
      </w:pPr>
      <w:ins w:id="941" w:author="Unknown">
        <w:r w:rsidRPr="00ED215B">
          <w:rPr>
            <w:rFonts w:ascii="Arial" w:eastAsia="Times New Roman" w:hAnsi="Arial" w:cs="Arial"/>
            <w:color w:val="000000" w:themeColor="text1"/>
            <w:sz w:val="24"/>
            <w:szCs w:val="24"/>
          </w:rPr>
          <w:t xml:space="preserve">The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will contain a </w:t>
        </w:r>
        <w:proofErr w:type="spellStart"/>
        <w:r w:rsidRPr="00ED215B">
          <w:rPr>
            <w:rFonts w:ascii="Arial" w:eastAsia="Times New Roman" w:hAnsi="Arial" w:cs="Arial"/>
            <w:i/>
            <w:iCs/>
            <w:color w:val="000000" w:themeColor="text1"/>
            <w:sz w:val="24"/>
            <w:szCs w:val="24"/>
          </w:rPr>
          <w:t>PartStack</w:t>
        </w:r>
        <w:proofErr w:type="spellEnd"/>
        <w:r w:rsidRPr="00ED215B">
          <w:rPr>
            <w:rFonts w:ascii="Arial" w:eastAsia="Times New Roman" w:hAnsi="Arial" w:cs="Arial"/>
            <w:color w:val="000000" w:themeColor="text1"/>
            <w:sz w:val="24"/>
            <w:szCs w:val="24"/>
          </w:rPr>
          <w:t xml:space="preserve"> and another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This second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will contain two </w:t>
        </w:r>
        <w:proofErr w:type="spellStart"/>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and divide them vertically. </w:t>
        </w:r>
      </w:ins>
    </w:p>
    <w:p w:rsidR="00ED215B" w:rsidRPr="00ED215B" w:rsidRDefault="00ED215B" w:rsidP="00ED215B">
      <w:pPr>
        <w:shd w:val="clear" w:color="auto" w:fill="FFFFFF"/>
        <w:spacing w:before="100" w:beforeAutospacing="1" w:after="100" w:afterAutospacing="1" w:line="240" w:lineRule="auto"/>
        <w:ind w:left="150" w:right="150"/>
        <w:rPr>
          <w:ins w:id="942" w:author="Unknown"/>
          <w:rFonts w:ascii="Arial" w:eastAsia="Times New Roman" w:hAnsi="Arial" w:cs="Arial"/>
          <w:color w:val="000000" w:themeColor="text1"/>
          <w:sz w:val="24"/>
          <w:szCs w:val="24"/>
        </w:rPr>
      </w:pPr>
      <w:ins w:id="943" w:author="Unknown">
        <w:r w:rsidRPr="00ED215B">
          <w:rPr>
            <w:rFonts w:ascii="Arial" w:eastAsia="Times New Roman" w:hAnsi="Arial" w:cs="Arial"/>
            <w:color w:val="000000" w:themeColor="text1"/>
            <w:sz w:val="24"/>
            <w:szCs w:val="24"/>
          </w:rPr>
          <w:t xml:space="preserve">Each </w:t>
        </w:r>
        <w:proofErr w:type="spellStart"/>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will contain one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944" w:author="Unknown"/>
          <w:rFonts w:ascii="Arial" w:eastAsia="Times New Roman" w:hAnsi="Arial" w:cs="Arial"/>
          <w:color w:val="000000" w:themeColor="text1"/>
          <w:sz w:val="24"/>
          <w:szCs w:val="24"/>
        </w:rPr>
      </w:pPr>
      <w:ins w:id="945" w:author="Unknown">
        <w:r w:rsidRPr="00ED215B">
          <w:rPr>
            <w:rFonts w:ascii="Arial" w:eastAsia="Times New Roman" w:hAnsi="Arial" w:cs="Arial"/>
            <w:color w:val="000000" w:themeColor="text1"/>
            <w:sz w:val="24"/>
            <w:szCs w:val="24"/>
          </w:rPr>
          <w:t xml:space="preserve">After these changes, your user interface should look like the following screenshot. </w:t>
        </w:r>
      </w:ins>
    </w:p>
    <w:p w:rsidR="00ED215B" w:rsidRPr="00ED215B" w:rsidRDefault="00ED215B" w:rsidP="00ED215B">
      <w:pPr>
        <w:shd w:val="clear" w:color="auto" w:fill="FFFFFF"/>
        <w:spacing w:after="0" w:line="240" w:lineRule="auto"/>
        <w:rPr>
          <w:ins w:id="946"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4629150" cy="3810000"/>
            <wp:effectExtent l="19050" t="0" r="0" b="0"/>
            <wp:docPr id="60" name="图片 60" descr="Screenshot of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of the application"/>
                    <pic:cNvPicPr>
                      <a:picLocks noChangeAspect="1" noChangeArrowheads="1"/>
                    </pic:cNvPicPr>
                  </pic:nvPicPr>
                  <pic:blipFill>
                    <a:blip r:embed="rId44"/>
                    <a:srcRect/>
                    <a:stretch>
                      <a:fillRect/>
                    </a:stretch>
                  </pic:blipFill>
                  <pic:spPr bwMode="auto">
                    <a:xfrm>
                      <a:off x="0" y="0"/>
                      <a:ext cx="4629150" cy="38100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947" w:author="Unknown"/>
          <w:rFonts w:ascii="Arial" w:eastAsia="Times New Roman" w:hAnsi="Arial" w:cs="Arial"/>
          <w:b/>
          <w:bCs/>
          <w:color w:val="000000" w:themeColor="text1"/>
          <w:sz w:val="30"/>
          <w:szCs w:val="30"/>
        </w:rPr>
      </w:pPr>
      <w:bookmarkStart w:id="948" w:name="tutorial_modelelements1a"/>
      <w:bookmarkEnd w:id="948"/>
      <w:ins w:id="949" w:author="Unknown">
        <w:r w:rsidRPr="00ED215B">
          <w:rPr>
            <w:rFonts w:ascii="Arial" w:eastAsia="Times New Roman" w:hAnsi="Arial" w:cs="Arial"/>
            <w:b/>
            <w:bCs/>
            <w:color w:val="000000" w:themeColor="text1"/>
            <w:sz w:val="30"/>
            <w:szCs w:val="30"/>
          </w:rPr>
          <w:t xml:space="preserve">14.2. Adding model elements </w:t>
        </w:r>
      </w:ins>
    </w:p>
    <w:p w:rsidR="00ED215B" w:rsidRPr="00ED215B" w:rsidRDefault="00ED215B" w:rsidP="00ED215B">
      <w:pPr>
        <w:shd w:val="clear" w:color="auto" w:fill="FFFFFF"/>
        <w:spacing w:before="100" w:beforeAutospacing="1" w:after="100" w:afterAutospacing="1" w:line="240" w:lineRule="auto"/>
        <w:ind w:left="150" w:right="150"/>
        <w:rPr>
          <w:ins w:id="950" w:author="Unknown"/>
          <w:rFonts w:ascii="Arial" w:eastAsia="Times New Roman" w:hAnsi="Arial" w:cs="Arial"/>
          <w:color w:val="000000" w:themeColor="text1"/>
          <w:sz w:val="24"/>
          <w:szCs w:val="24"/>
        </w:rPr>
      </w:pPr>
      <w:ins w:id="951" w:author="Unknown">
        <w:r w:rsidRPr="00ED215B">
          <w:rPr>
            <w:rFonts w:ascii="Arial" w:eastAsia="Times New Roman" w:hAnsi="Arial" w:cs="Arial"/>
            <w:color w:val="000000" w:themeColor="text1"/>
            <w:sz w:val="24"/>
            <w:szCs w:val="24"/>
          </w:rPr>
          <w:t xml:space="preserve">Open 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Go to your </w:t>
        </w:r>
        <w:r w:rsidRPr="00ED215B">
          <w:rPr>
            <w:rFonts w:ascii="Arial" w:eastAsia="Times New Roman" w:hAnsi="Arial" w:cs="Arial"/>
            <w:i/>
            <w:iCs/>
            <w:color w:val="000000" w:themeColor="text1"/>
            <w:sz w:val="24"/>
            <w:szCs w:val="24"/>
          </w:rPr>
          <w:t>To-do</w:t>
        </w:r>
        <w:r w:rsidRPr="00ED215B">
          <w:rPr>
            <w:rFonts w:ascii="Arial" w:eastAsia="Times New Roman" w:hAnsi="Arial" w:cs="Arial"/>
            <w:color w:val="000000" w:themeColor="text1"/>
            <w:sz w:val="24"/>
            <w:szCs w:val="24"/>
          </w:rPr>
          <w:t xml:space="preserve"> Window and select the </w:t>
        </w:r>
        <w:r w:rsidRPr="00ED215B">
          <w:rPr>
            <w:rFonts w:ascii="Arial" w:eastAsia="Times New Roman" w:hAnsi="Arial" w:cs="Arial"/>
            <w:i/>
            <w:iCs/>
            <w:color w:val="000000" w:themeColor="text1"/>
            <w:sz w:val="24"/>
            <w:szCs w:val="24"/>
          </w:rPr>
          <w:t>Controls</w:t>
        </w:r>
        <w:r w:rsidRPr="00ED215B">
          <w:rPr>
            <w:rFonts w:ascii="Arial" w:eastAsia="Times New Roman" w:hAnsi="Arial" w:cs="Arial"/>
            <w:color w:val="000000" w:themeColor="text1"/>
            <w:sz w:val="24"/>
            <w:szCs w:val="24"/>
          </w:rPr>
          <w:t xml:space="preserve"> node. Add a </w:t>
        </w:r>
        <w:proofErr w:type="spellStart"/>
        <w:r w:rsidRPr="00ED215B">
          <w:rPr>
            <w:rFonts w:ascii="Arial" w:eastAsia="Times New Roman" w:hAnsi="Arial" w:cs="Arial"/>
            <w:i/>
            <w:iCs/>
            <w:color w:val="000000" w:themeColor="text1"/>
            <w:sz w:val="24"/>
            <w:szCs w:val="24"/>
          </w:rPr>
          <w:t>PerspectiveStack</w:t>
        </w:r>
        <w:proofErr w:type="spellEnd"/>
        <w:r w:rsidRPr="00ED215B">
          <w:rPr>
            <w:rFonts w:ascii="Arial" w:eastAsia="Times New Roman" w:hAnsi="Arial" w:cs="Arial"/>
            <w:color w:val="000000" w:themeColor="text1"/>
            <w:sz w:val="24"/>
            <w:szCs w:val="24"/>
          </w:rPr>
          <w:t xml:space="preserve">. Press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to create a </w:t>
        </w:r>
        <w:r w:rsidRPr="00ED215B">
          <w:rPr>
            <w:rFonts w:ascii="Arial" w:eastAsia="Times New Roman" w:hAnsi="Arial" w:cs="Arial"/>
            <w:i/>
            <w:iCs/>
            <w:color w:val="000000" w:themeColor="text1"/>
            <w:sz w:val="24"/>
            <w:szCs w:val="24"/>
          </w:rPr>
          <w:t>Perspective</w:t>
        </w:r>
        <w:r w:rsidRPr="00ED215B">
          <w:rPr>
            <w:rFonts w:ascii="Arial" w:eastAsia="Times New Roman" w:hAnsi="Arial" w:cs="Arial"/>
            <w:color w:val="000000" w:themeColor="text1"/>
            <w:sz w:val="24"/>
            <w:szCs w:val="24"/>
          </w:rPr>
          <w:t xml:space="preserve"> entry. </w:t>
        </w:r>
      </w:ins>
    </w:p>
    <w:p w:rsidR="00ED215B" w:rsidRPr="00ED215B" w:rsidRDefault="00ED215B" w:rsidP="00ED215B">
      <w:pPr>
        <w:shd w:val="clear" w:color="auto" w:fill="FFFFFF"/>
        <w:spacing w:before="100" w:beforeAutospacing="1" w:after="100" w:afterAutospacing="1" w:line="240" w:lineRule="auto"/>
        <w:ind w:left="150" w:right="150"/>
        <w:rPr>
          <w:ins w:id="952" w:author="Unknown"/>
          <w:rFonts w:ascii="Arial" w:eastAsia="Times New Roman" w:hAnsi="Arial" w:cs="Arial"/>
          <w:color w:val="000000" w:themeColor="text1"/>
          <w:sz w:val="24"/>
          <w:szCs w:val="24"/>
        </w:rPr>
      </w:pPr>
      <w:ins w:id="953" w:author="Unknown">
        <w:r w:rsidRPr="00ED215B">
          <w:rPr>
            <w:rFonts w:ascii="Arial" w:eastAsia="Times New Roman" w:hAnsi="Arial" w:cs="Arial"/>
            <w:color w:val="000000" w:themeColor="text1"/>
            <w:sz w:val="24"/>
            <w:szCs w:val="24"/>
          </w:rPr>
          <w:t xml:space="preserve">Enter the value </w:t>
        </w:r>
        <w:r w:rsidRPr="00ED215B">
          <w:rPr>
            <w:rFonts w:ascii="Arial" w:eastAsia="Times New Roman" w:hAnsi="Arial" w:cs="Arial"/>
            <w:i/>
            <w:iCs/>
            <w:color w:val="000000" w:themeColor="text1"/>
            <w:sz w:val="24"/>
            <w:szCs w:val="24"/>
          </w:rPr>
          <w:t>To-Do</w:t>
        </w:r>
        <w:r w:rsidRPr="00ED215B">
          <w:rPr>
            <w:rFonts w:ascii="Arial" w:eastAsia="Times New Roman" w:hAnsi="Arial" w:cs="Arial"/>
            <w:color w:val="000000" w:themeColor="text1"/>
            <w:sz w:val="24"/>
            <w:szCs w:val="24"/>
          </w:rPr>
          <w:t xml:space="preserve"> in the </w:t>
        </w:r>
        <w:r w:rsidRPr="00ED215B">
          <w:rPr>
            <w:rFonts w:ascii="Arial" w:eastAsia="Times New Roman" w:hAnsi="Arial" w:cs="Arial"/>
            <w:i/>
            <w:iCs/>
            <w:color w:val="000000" w:themeColor="text1"/>
            <w:sz w:val="24"/>
            <w:szCs w:val="24"/>
          </w:rPr>
          <w:t>Label</w:t>
        </w:r>
        <w:r w:rsidRPr="00ED215B">
          <w:rPr>
            <w:rFonts w:ascii="Arial" w:eastAsia="Times New Roman" w:hAnsi="Arial" w:cs="Arial"/>
            <w:color w:val="000000" w:themeColor="text1"/>
            <w:sz w:val="24"/>
            <w:szCs w:val="24"/>
          </w:rPr>
          <w:t xml:space="preserve"> field and the value </w:t>
        </w:r>
        <w:r w:rsidRPr="00ED215B">
          <w:rPr>
            <w:rFonts w:ascii="Arial" w:eastAsia="Times New Roman" w:hAnsi="Arial" w:cs="Arial"/>
            <w:i/>
            <w:iCs/>
            <w:color w:val="000000" w:themeColor="text1"/>
            <w:sz w:val="24"/>
            <w:szCs w:val="24"/>
          </w:rPr>
          <w:t>com.example.e4.rcp.todo.perspective</w:t>
        </w:r>
        <w:r w:rsidRPr="00ED215B">
          <w:rPr>
            <w:rFonts w:ascii="Arial" w:eastAsia="Times New Roman" w:hAnsi="Arial" w:cs="Arial"/>
            <w:color w:val="000000" w:themeColor="text1"/>
            <w:sz w:val="24"/>
            <w:szCs w:val="24"/>
          </w:rPr>
          <w:t xml:space="preserve"> in the </w:t>
        </w:r>
        <w:r w:rsidRPr="00ED215B">
          <w:rPr>
            <w:rFonts w:ascii="Arial" w:eastAsia="Times New Roman" w:hAnsi="Arial" w:cs="Arial"/>
            <w:i/>
            <w:iCs/>
            <w:color w:val="000000" w:themeColor="text1"/>
            <w:sz w:val="24"/>
            <w:szCs w:val="24"/>
          </w:rPr>
          <w:t>Id</w:t>
        </w:r>
        <w:r w:rsidRPr="00ED215B">
          <w:rPr>
            <w:rFonts w:ascii="Arial" w:eastAsia="Times New Roman" w:hAnsi="Arial" w:cs="Arial"/>
            <w:color w:val="000000" w:themeColor="text1"/>
            <w:sz w:val="24"/>
            <w:szCs w:val="24"/>
          </w:rPr>
          <w:t xml:space="preserve"> field. </w:t>
        </w:r>
      </w:ins>
    </w:p>
    <w:p w:rsidR="00ED215B" w:rsidRPr="00ED215B" w:rsidRDefault="00ED215B" w:rsidP="00ED215B">
      <w:pPr>
        <w:shd w:val="clear" w:color="auto" w:fill="FFFFFF"/>
        <w:spacing w:after="0" w:line="240" w:lineRule="auto"/>
        <w:rPr>
          <w:ins w:id="95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8315325" cy="4676775"/>
            <wp:effectExtent l="19050" t="0" r="9525" b="0"/>
            <wp:docPr id="61" name="图片 61" descr="Adding a Perspective to the Eclipse 4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ing a Perspective to the Eclipse 4 application"/>
                    <pic:cNvPicPr>
                      <a:picLocks noChangeAspect="1" noChangeArrowheads="1"/>
                    </pic:cNvPicPr>
                  </pic:nvPicPr>
                  <pic:blipFill>
                    <a:blip r:embed="rId45"/>
                    <a:srcRect/>
                    <a:stretch>
                      <a:fillRect/>
                    </a:stretch>
                  </pic:blipFill>
                  <pic:spPr bwMode="auto">
                    <a:xfrm>
                      <a:off x="0" y="0"/>
                      <a:ext cx="8315325" cy="46767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955" w:author="Unknown"/>
          <w:rFonts w:ascii="Arial" w:eastAsia="Times New Roman" w:hAnsi="Arial" w:cs="Arial"/>
          <w:color w:val="000000" w:themeColor="text1"/>
          <w:sz w:val="24"/>
          <w:szCs w:val="24"/>
        </w:rPr>
      </w:pPr>
      <w:ins w:id="956" w:author="Unknown">
        <w:r w:rsidRPr="00ED215B">
          <w:rPr>
            <w:rFonts w:ascii="Arial" w:eastAsia="Times New Roman" w:hAnsi="Arial" w:cs="Arial"/>
            <w:color w:val="000000" w:themeColor="text1"/>
            <w:sz w:val="24"/>
            <w:szCs w:val="24"/>
          </w:rPr>
          <w:t xml:space="preserve">Select </w:t>
        </w:r>
        <w:r w:rsidRPr="00ED215B">
          <w:rPr>
            <w:rFonts w:ascii="Arial" w:eastAsia="Times New Roman" w:hAnsi="Arial" w:cs="Arial"/>
            <w:i/>
            <w:iCs/>
            <w:color w:val="000000" w:themeColor="text1"/>
            <w:sz w:val="24"/>
            <w:szCs w:val="24"/>
          </w:rPr>
          <w:t>Controls</w:t>
        </w:r>
        <w:r w:rsidRPr="00ED215B">
          <w:rPr>
            <w:rFonts w:ascii="Arial" w:eastAsia="Times New Roman" w:hAnsi="Arial" w:cs="Arial"/>
            <w:color w:val="000000" w:themeColor="text1"/>
            <w:sz w:val="24"/>
            <w:szCs w:val="24"/>
          </w:rPr>
          <w:t xml:space="preserve"> below the newly created </w:t>
        </w:r>
        <w:r w:rsidRPr="00ED215B">
          <w:rPr>
            <w:rFonts w:ascii="Arial" w:eastAsia="Times New Roman" w:hAnsi="Arial" w:cs="Arial"/>
            <w:i/>
            <w:iCs/>
            <w:color w:val="000000" w:themeColor="text1"/>
            <w:sz w:val="24"/>
            <w:szCs w:val="24"/>
          </w:rPr>
          <w:t>Perspective</w:t>
        </w:r>
        <w:r w:rsidRPr="00ED215B">
          <w:rPr>
            <w:rFonts w:ascii="Arial" w:eastAsia="Times New Roman" w:hAnsi="Arial" w:cs="Arial"/>
            <w:color w:val="000000" w:themeColor="text1"/>
            <w:sz w:val="24"/>
            <w:szCs w:val="24"/>
          </w:rPr>
          <w:t xml:space="preserve"> and add a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Change its </w:t>
        </w:r>
        <w:r w:rsidRPr="00ED215B">
          <w:rPr>
            <w:rFonts w:ascii="Arial" w:eastAsia="Times New Roman" w:hAnsi="Arial" w:cs="Arial"/>
            <w:i/>
            <w:iCs/>
            <w:color w:val="000000" w:themeColor="text1"/>
            <w:sz w:val="24"/>
            <w:szCs w:val="24"/>
          </w:rPr>
          <w:t>Orientation</w:t>
        </w:r>
        <w:r w:rsidRPr="00ED215B">
          <w:rPr>
            <w:rFonts w:ascii="Arial" w:eastAsia="Times New Roman" w:hAnsi="Arial" w:cs="Arial"/>
            <w:color w:val="000000" w:themeColor="text1"/>
            <w:sz w:val="24"/>
            <w:szCs w:val="24"/>
          </w:rPr>
          <w:t xml:space="preserve"> attribute to </w:t>
        </w:r>
        <w:r w:rsidRPr="00ED215B">
          <w:rPr>
            <w:rFonts w:ascii="Arial" w:eastAsia="Times New Roman" w:hAnsi="Arial" w:cs="Arial"/>
            <w:i/>
            <w:iCs/>
            <w:color w:val="000000" w:themeColor="text1"/>
            <w:sz w:val="24"/>
            <w:szCs w:val="24"/>
          </w:rPr>
          <w:t>Horizontal</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95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10001250" cy="4705350"/>
            <wp:effectExtent l="19050" t="0" r="0" b="0"/>
            <wp:docPr id="62" name="图片 62" descr="Change the orientation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nge the orientation attribute"/>
                    <pic:cNvPicPr>
                      <a:picLocks noChangeAspect="1" noChangeArrowheads="1"/>
                    </pic:cNvPicPr>
                  </pic:nvPicPr>
                  <pic:blipFill>
                    <a:blip r:embed="rId46"/>
                    <a:srcRect/>
                    <a:stretch>
                      <a:fillRect/>
                    </a:stretch>
                  </pic:blipFill>
                  <pic:spPr bwMode="auto">
                    <a:xfrm>
                      <a:off x="0" y="0"/>
                      <a:ext cx="10001250" cy="47053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958" w:author="Unknown"/>
          <w:rFonts w:ascii="Arial" w:eastAsia="Times New Roman" w:hAnsi="Arial" w:cs="Arial"/>
          <w:color w:val="000000" w:themeColor="text1"/>
          <w:sz w:val="24"/>
          <w:szCs w:val="24"/>
        </w:rPr>
      </w:pPr>
      <w:ins w:id="959" w:author="Unknown">
        <w:r w:rsidRPr="00ED215B">
          <w:rPr>
            <w:rFonts w:ascii="Arial" w:eastAsia="Times New Roman" w:hAnsi="Arial" w:cs="Arial"/>
            <w:color w:val="000000" w:themeColor="text1"/>
            <w:sz w:val="24"/>
            <w:szCs w:val="24"/>
          </w:rPr>
          <w:t xml:space="preserve">In the drop-down list of the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select </w:t>
        </w:r>
        <w:proofErr w:type="spellStart"/>
        <w:r w:rsidRPr="00ED215B">
          <w:rPr>
            <w:rFonts w:ascii="Arial" w:eastAsia="Times New Roman" w:hAnsi="Arial" w:cs="Arial"/>
            <w:i/>
            <w:iCs/>
            <w:color w:val="000000" w:themeColor="text1"/>
            <w:sz w:val="24"/>
            <w:szCs w:val="24"/>
          </w:rPr>
          <w:t>PartStack</w:t>
        </w:r>
        <w:proofErr w:type="spellEnd"/>
        <w:r w:rsidRPr="00ED215B">
          <w:rPr>
            <w:rFonts w:ascii="Arial" w:eastAsia="Times New Roman" w:hAnsi="Arial" w:cs="Arial"/>
            <w:color w:val="000000" w:themeColor="text1"/>
            <w:sz w:val="24"/>
            <w:szCs w:val="24"/>
          </w:rPr>
          <w:t xml:space="preserve"> and press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w:t>
        </w:r>
      </w:ins>
    </w:p>
    <w:p w:rsidR="00ED215B" w:rsidRPr="00ED215B" w:rsidRDefault="00ED215B" w:rsidP="00ED215B">
      <w:pPr>
        <w:shd w:val="clear" w:color="auto" w:fill="FFFFFF"/>
        <w:spacing w:before="100" w:beforeAutospacing="1" w:after="100" w:afterAutospacing="1" w:line="240" w:lineRule="auto"/>
        <w:ind w:left="150" w:right="150"/>
        <w:rPr>
          <w:ins w:id="960" w:author="Unknown"/>
          <w:rFonts w:ascii="Arial" w:eastAsia="Times New Roman" w:hAnsi="Arial" w:cs="Arial"/>
          <w:color w:val="000000" w:themeColor="text1"/>
          <w:sz w:val="24"/>
          <w:szCs w:val="24"/>
        </w:rPr>
      </w:pPr>
      <w:ins w:id="961" w:author="Unknown">
        <w:r w:rsidRPr="00ED215B">
          <w:rPr>
            <w:rFonts w:ascii="Arial" w:eastAsia="Times New Roman" w:hAnsi="Arial" w:cs="Arial"/>
            <w:color w:val="000000" w:themeColor="text1"/>
            <w:sz w:val="24"/>
            <w:szCs w:val="24"/>
          </w:rPr>
          <w:t xml:space="preserve">Re-select the parent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and add another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Now add two </w:t>
        </w:r>
        <w:proofErr w:type="spellStart"/>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to the second </w:t>
        </w:r>
        <w:proofErr w:type="spellStart"/>
        <w:r w:rsidRPr="00ED215B">
          <w:rPr>
            <w:rFonts w:ascii="Arial" w:eastAsia="Times New Roman" w:hAnsi="Arial" w:cs="Arial"/>
            <w:i/>
            <w:iCs/>
            <w:color w:val="000000" w:themeColor="text1"/>
            <w:sz w:val="24"/>
            <w:szCs w:val="24"/>
          </w:rPr>
          <w:t>PartSashContainer</w:t>
        </w:r>
        <w:proofErr w:type="spellEnd"/>
        <w:r w:rsidRPr="00ED215B">
          <w:rPr>
            <w:rFonts w:ascii="Arial" w:eastAsia="Times New Roman" w:hAnsi="Arial" w:cs="Arial"/>
            <w:color w:val="000000" w:themeColor="text1"/>
            <w:sz w:val="24"/>
            <w:szCs w:val="24"/>
          </w:rPr>
          <w:t xml:space="preserve">. This should result in a tree in your application model similar to the following screenshot. </w:t>
        </w:r>
      </w:ins>
    </w:p>
    <w:p w:rsidR="00ED215B" w:rsidRPr="00ED215B" w:rsidRDefault="00ED215B" w:rsidP="00ED215B">
      <w:pPr>
        <w:shd w:val="clear" w:color="auto" w:fill="FFFFFF"/>
        <w:spacing w:after="0" w:line="240" w:lineRule="auto"/>
        <w:rPr>
          <w:ins w:id="962"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2466975" cy="2200275"/>
            <wp:effectExtent l="19050" t="0" r="9525" b="0"/>
            <wp:docPr id="63" name="图片 63" descr="Adding a Stack and PartSashContainer to a PartSash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ing a Stack and PartSashContainer to a PartSashContainer"/>
                    <pic:cNvPicPr>
                      <a:picLocks noChangeAspect="1" noChangeArrowheads="1"/>
                    </pic:cNvPicPr>
                  </pic:nvPicPr>
                  <pic:blipFill>
                    <a:blip r:embed="rId47"/>
                    <a:srcRect/>
                    <a:stretch>
                      <a:fillRect/>
                    </a:stretch>
                  </pic:blipFill>
                  <pic:spPr bwMode="auto">
                    <a:xfrm>
                      <a:off x="0" y="0"/>
                      <a:ext cx="2466975" cy="22002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963" w:author="Unknown"/>
          <w:rFonts w:ascii="Arial" w:eastAsia="Times New Roman" w:hAnsi="Arial" w:cs="Arial"/>
          <w:color w:val="000000" w:themeColor="text1"/>
          <w:sz w:val="24"/>
          <w:szCs w:val="24"/>
        </w:rPr>
      </w:pPr>
      <w:ins w:id="964" w:author="Unknown">
        <w:r w:rsidRPr="00ED215B">
          <w:rPr>
            <w:rFonts w:ascii="Arial" w:eastAsia="Times New Roman" w:hAnsi="Arial" w:cs="Arial"/>
            <w:color w:val="000000" w:themeColor="text1"/>
            <w:sz w:val="24"/>
            <w:szCs w:val="24"/>
          </w:rPr>
          <w:t xml:space="preserve">Add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to each </w:t>
        </w:r>
        <w:proofErr w:type="spellStart"/>
        <w:r w:rsidRPr="00ED215B">
          <w:rPr>
            <w:rFonts w:ascii="Arial" w:eastAsia="Times New Roman" w:hAnsi="Arial" w:cs="Arial"/>
            <w:i/>
            <w:iCs/>
            <w:color w:val="000000" w:themeColor="text1"/>
            <w:sz w:val="24"/>
            <w:szCs w:val="24"/>
          </w:rPr>
          <w:t>PartStack</w:t>
        </w:r>
        <w:proofErr w:type="spellEnd"/>
        <w:r w:rsidRPr="00ED215B">
          <w:rPr>
            <w:rFonts w:ascii="Arial" w:eastAsia="Times New Roman" w:hAnsi="Arial" w:cs="Arial"/>
            <w:color w:val="000000" w:themeColor="text1"/>
            <w:sz w:val="24"/>
            <w:szCs w:val="24"/>
          </w:rPr>
          <w:t xml:space="preserve">. As ID for the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use the prefix </w:t>
        </w:r>
        <w:r w:rsidRPr="00ED215B">
          <w:rPr>
            <w:rFonts w:ascii="Courier New" w:eastAsia="Times New Roman" w:hAnsi="Courier New" w:cs="Courier New"/>
            <w:color w:val="000000" w:themeColor="text1"/>
            <w:sz w:val="29"/>
          </w:rPr>
          <w:t>com.example.e4.rcp.todo.part</w:t>
        </w:r>
        <w:r w:rsidRPr="00ED215B">
          <w:rPr>
            <w:rFonts w:ascii="Arial" w:eastAsia="Times New Roman" w:hAnsi="Arial" w:cs="Arial"/>
            <w:color w:val="000000" w:themeColor="text1"/>
            <w:sz w:val="24"/>
            <w:szCs w:val="24"/>
          </w:rPr>
          <w:t xml:space="preserve"> and the suffix from the following table. </w:t>
        </w:r>
      </w:ins>
    </w:p>
    <w:p w:rsidR="00ED215B" w:rsidRPr="00ED215B" w:rsidRDefault="00ED215B" w:rsidP="00ED215B">
      <w:pPr>
        <w:shd w:val="clear" w:color="auto" w:fill="FFFFFF"/>
        <w:spacing w:before="100" w:beforeAutospacing="1" w:after="100" w:afterAutospacing="1" w:line="240" w:lineRule="auto"/>
        <w:ind w:left="150" w:right="150"/>
        <w:rPr>
          <w:ins w:id="965" w:author="Unknown"/>
          <w:rFonts w:ascii="Arial" w:eastAsia="Times New Roman" w:hAnsi="Arial" w:cs="Arial"/>
          <w:color w:val="000000" w:themeColor="text1"/>
          <w:sz w:val="24"/>
          <w:szCs w:val="24"/>
        </w:rPr>
      </w:pPr>
      <w:bookmarkStart w:id="966" w:name="d1138e1966"/>
      <w:bookmarkEnd w:id="966"/>
      <w:proofErr w:type="gramStart"/>
      <w:ins w:id="967" w:author="Unknown">
        <w:r w:rsidRPr="00ED215B">
          <w:rPr>
            <w:rFonts w:ascii="Arial" w:eastAsia="Times New Roman" w:hAnsi="Arial" w:cs="Arial"/>
            <w:b/>
            <w:bCs/>
            <w:color w:val="000000" w:themeColor="text1"/>
            <w:sz w:val="24"/>
            <w:szCs w:val="24"/>
          </w:rPr>
          <w:t>Table 4.</w:t>
        </w:r>
        <w:proofErr w:type="gramEnd"/>
        <w:r w:rsidRPr="00ED215B">
          <w:rPr>
            <w:rFonts w:ascii="Arial" w:eastAsia="Times New Roman" w:hAnsi="Arial" w:cs="Arial"/>
            <w:b/>
            <w:bCs/>
            <w:color w:val="000000" w:themeColor="text1"/>
            <w:sz w:val="24"/>
            <w:szCs w:val="24"/>
          </w:rPr>
          <w:t> Label and ID from the Parts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7317"/>
        <w:gridCol w:w="5943"/>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ID Suffix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Label</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todooverview</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To-Dos</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tododetails</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Details</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*.playground</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Playground</w:t>
            </w:r>
          </w:p>
        </w:tc>
      </w:tr>
    </w:tbl>
    <w:p w:rsidR="00ED215B" w:rsidRPr="00ED215B" w:rsidRDefault="00ED215B" w:rsidP="00ED215B">
      <w:pPr>
        <w:shd w:val="clear" w:color="auto" w:fill="FFFFFF"/>
        <w:spacing w:before="100" w:beforeAutospacing="1" w:after="100" w:afterAutospacing="1" w:line="240" w:lineRule="auto"/>
        <w:ind w:left="150" w:right="150"/>
        <w:rPr>
          <w:ins w:id="968"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969" w:author="Unknown"/>
          <w:rFonts w:ascii="Arial" w:eastAsia="Times New Roman" w:hAnsi="Arial" w:cs="Arial"/>
          <w:color w:val="000000" w:themeColor="text1"/>
          <w:sz w:val="24"/>
          <w:szCs w:val="24"/>
        </w:rPr>
      </w:pPr>
      <w:ins w:id="970" w:author="Unknown">
        <w:r w:rsidRPr="00ED215B">
          <w:rPr>
            <w:rFonts w:ascii="Arial" w:eastAsia="Times New Roman" w:hAnsi="Arial" w:cs="Arial"/>
            <w:color w:val="000000" w:themeColor="text1"/>
            <w:sz w:val="24"/>
            <w:szCs w:val="24"/>
          </w:rPr>
          <w:lastRenderedPageBreak/>
          <w:t xml:space="preserve">The following screenshot shows the data for one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97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10020300" cy="4695825"/>
            <wp:effectExtent l="19050" t="0" r="0" b="0"/>
            <wp:docPr id="64" name="图片 64" descr="Pa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rt data"/>
                    <pic:cNvPicPr>
                      <a:picLocks noChangeAspect="1" noChangeArrowheads="1"/>
                    </pic:cNvPicPr>
                  </pic:nvPicPr>
                  <pic:blipFill>
                    <a:blip r:embed="rId48"/>
                    <a:srcRect/>
                    <a:stretch>
                      <a:fillRect/>
                    </a:stretch>
                  </pic:blipFill>
                  <pic:spPr bwMode="auto">
                    <a:xfrm>
                      <a:off x="0" y="0"/>
                      <a:ext cx="10020300" cy="46958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972" w:author="Unknown"/>
          <w:rFonts w:ascii="Arial" w:eastAsia="Times New Roman" w:hAnsi="Arial" w:cs="Arial"/>
          <w:color w:val="000000" w:themeColor="text1"/>
          <w:sz w:val="24"/>
          <w:szCs w:val="24"/>
        </w:rPr>
      </w:pPr>
      <w:ins w:id="973" w:author="Unknown">
        <w:r w:rsidRPr="00ED215B">
          <w:rPr>
            <w:rFonts w:ascii="Arial" w:eastAsia="Times New Roman" w:hAnsi="Arial" w:cs="Arial"/>
            <w:color w:val="000000" w:themeColor="text1"/>
            <w:sz w:val="24"/>
            <w:szCs w:val="24"/>
          </w:rPr>
          <w:t xml:space="preserve">Start your product and validate that the user interface looks as planned. Reassign your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to other </w:t>
        </w:r>
        <w:proofErr w:type="spellStart"/>
        <w:r w:rsidRPr="00ED215B">
          <w:rPr>
            <w:rFonts w:ascii="Arial" w:eastAsia="Times New Roman" w:hAnsi="Arial" w:cs="Arial"/>
            <w:i/>
            <w:iCs/>
            <w:color w:val="000000" w:themeColor="text1"/>
            <w:sz w:val="24"/>
            <w:szCs w:val="24"/>
          </w:rPr>
          <w:t>PartStacks</w:t>
        </w:r>
        <w:proofErr w:type="spellEnd"/>
        <w:r w:rsidRPr="00ED215B">
          <w:rPr>
            <w:rFonts w:ascii="Arial" w:eastAsia="Times New Roman" w:hAnsi="Arial" w:cs="Arial"/>
            <w:color w:val="000000" w:themeColor="text1"/>
            <w:sz w:val="24"/>
            <w:szCs w:val="24"/>
          </w:rPr>
          <w:t xml:space="preserve">, if required. The model editor supports drag-and drop for reassignment. </w:t>
        </w:r>
      </w:ins>
    </w:p>
    <w:p w:rsidR="00ED215B" w:rsidRPr="00ED215B" w:rsidRDefault="00ED215B" w:rsidP="00ED215B">
      <w:pPr>
        <w:shd w:val="clear" w:color="auto" w:fill="FFFFFF"/>
        <w:spacing w:before="100" w:beforeAutospacing="1" w:after="100" w:afterAutospacing="1" w:line="240" w:lineRule="auto"/>
        <w:ind w:left="150" w:right="150"/>
        <w:rPr>
          <w:ins w:id="974" w:author="Unknown"/>
          <w:rFonts w:ascii="Arial" w:eastAsia="Times New Roman" w:hAnsi="Arial" w:cs="Arial"/>
          <w:color w:val="000000" w:themeColor="text1"/>
          <w:sz w:val="24"/>
          <w:szCs w:val="24"/>
        </w:rPr>
      </w:pPr>
      <w:ins w:id="975" w:author="Unknown">
        <w:r w:rsidRPr="00ED215B">
          <w:rPr>
            <w:rFonts w:ascii="Arial" w:eastAsia="Times New Roman" w:hAnsi="Arial" w:cs="Arial"/>
            <w:color w:val="000000" w:themeColor="text1"/>
            <w:sz w:val="24"/>
            <w:szCs w:val="24"/>
          </w:rPr>
          <w:t xml:space="preserve">Please note that you have not yet created a Java class for your application. </w:t>
        </w:r>
      </w:ins>
    </w:p>
    <w:p w:rsidR="00ED215B" w:rsidRPr="00ED215B" w:rsidRDefault="00ED215B" w:rsidP="00ED215B">
      <w:pPr>
        <w:shd w:val="clear" w:color="auto" w:fill="FFFFFF"/>
        <w:spacing w:after="0" w:line="240" w:lineRule="auto"/>
        <w:outlineLvl w:val="2"/>
        <w:rPr>
          <w:ins w:id="976" w:author="Unknown"/>
          <w:rFonts w:ascii="Arial" w:eastAsia="Times New Roman" w:hAnsi="Arial" w:cs="Arial"/>
          <w:b/>
          <w:bCs/>
          <w:color w:val="000000" w:themeColor="text1"/>
          <w:sz w:val="30"/>
          <w:szCs w:val="30"/>
        </w:rPr>
      </w:pPr>
      <w:bookmarkStart w:id="977" w:name="tutorial_modelelements2"/>
      <w:bookmarkEnd w:id="977"/>
      <w:ins w:id="978" w:author="Unknown">
        <w:r w:rsidRPr="00ED215B">
          <w:rPr>
            <w:rFonts w:ascii="Arial" w:eastAsia="Times New Roman" w:hAnsi="Arial" w:cs="Arial"/>
            <w:b/>
            <w:bCs/>
            <w:color w:val="000000" w:themeColor="text1"/>
            <w:sz w:val="30"/>
            <w:szCs w:val="30"/>
          </w:rPr>
          <w:lastRenderedPageBreak/>
          <w:t xml:space="preserve">14.3. Create Java classes and connect to the model </w:t>
        </w:r>
      </w:ins>
    </w:p>
    <w:p w:rsidR="00ED215B" w:rsidRPr="00ED215B" w:rsidRDefault="00ED215B" w:rsidP="00ED215B">
      <w:pPr>
        <w:shd w:val="clear" w:color="auto" w:fill="FFFFFF"/>
        <w:spacing w:before="100" w:beforeAutospacing="1" w:after="100" w:afterAutospacing="1" w:line="240" w:lineRule="auto"/>
        <w:ind w:left="150" w:right="150"/>
        <w:rPr>
          <w:ins w:id="979" w:author="Unknown"/>
          <w:rFonts w:ascii="Arial" w:eastAsia="Times New Roman" w:hAnsi="Arial" w:cs="Arial"/>
          <w:color w:val="000000" w:themeColor="text1"/>
          <w:sz w:val="24"/>
          <w:szCs w:val="24"/>
        </w:rPr>
      </w:pPr>
      <w:ins w:id="980" w:author="Unknown">
        <w:r w:rsidRPr="00ED215B">
          <w:rPr>
            <w:rFonts w:ascii="Arial" w:eastAsia="Times New Roman" w:hAnsi="Arial" w:cs="Arial"/>
            <w:color w:val="000000" w:themeColor="text1"/>
            <w:sz w:val="24"/>
            <w:szCs w:val="24"/>
          </w:rPr>
          <w:t xml:space="preserve">You will now create Java objects and connect them to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981" w:author="Unknown"/>
          <w:rFonts w:ascii="Arial" w:eastAsia="Times New Roman" w:hAnsi="Arial" w:cs="Arial"/>
          <w:color w:val="000000" w:themeColor="text1"/>
          <w:sz w:val="24"/>
          <w:szCs w:val="24"/>
        </w:rPr>
      </w:pPr>
      <w:ins w:id="982" w:author="Unknown">
        <w:r w:rsidRPr="00ED215B">
          <w:rPr>
            <w:rFonts w:ascii="Arial" w:eastAsia="Times New Roman" w:hAnsi="Arial" w:cs="Arial"/>
            <w:color w:val="000000" w:themeColor="text1"/>
            <w:sz w:val="24"/>
            <w:szCs w:val="24"/>
          </w:rPr>
          <w:t xml:space="preserve">Create the </w:t>
        </w:r>
        <w:r w:rsidRPr="00ED215B">
          <w:rPr>
            <w:rFonts w:ascii="Courier New" w:eastAsia="Times New Roman" w:hAnsi="Courier New" w:cs="Courier New"/>
            <w:color w:val="000000" w:themeColor="text1"/>
            <w:sz w:val="29"/>
          </w:rPr>
          <w:t>com.example.e4.rcp.todo.parts</w:t>
        </w:r>
        <w:r w:rsidRPr="00ED215B">
          <w:rPr>
            <w:rFonts w:ascii="Arial" w:eastAsia="Times New Roman" w:hAnsi="Arial" w:cs="Arial"/>
            <w:color w:val="000000" w:themeColor="text1"/>
            <w:sz w:val="24"/>
            <w:szCs w:val="24"/>
          </w:rPr>
          <w:t xml:space="preserve"> package. </w:t>
        </w:r>
      </w:ins>
    </w:p>
    <w:p w:rsidR="00ED215B" w:rsidRPr="00ED215B" w:rsidRDefault="00ED215B" w:rsidP="00ED215B">
      <w:pPr>
        <w:shd w:val="clear" w:color="auto" w:fill="FFFFFF"/>
        <w:spacing w:before="100" w:beforeAutospacing="1" w:after="100" w:afterAutospacing="1" w:line="240" w:lineRule="auto"/>
        <w:ind w:left="150" w:right="150"/>
        <w:rPr>
          <w:ins w:id="983" w:author="Unknown"/>
          <w:rFonts w:ascii="Arial" w:eastAsia="Times New Roman" w:hAnsi="Arial" w:cs="Arial"/>
          <w:color w:val="000000" w:themeColor="text1"/>
          <w:sz w:val="24"/>
          <w:szCs w:val="24"/>
        </w:rPr>
      </w:pPr>
      <w:ins w:id="984" w:author="Unknown">
        <w:r w:rsidRPr="00ED215B">
          <w:rPr>
            <w:rFonts w:ascii="Arial" w:eastAsia="Times New Roman" w:hAnsi="Arial" w:cs="Arial"/>
            <w:color w:val="000000" w:themeColor="text1"/>
            <w:sz w:val="24"/>
            <w:szCs w:val="24"/>
          </w:rPr>
          <w:t xml:space="preserve">Create three Java classes called </w:t>
        </w:r>
        <w:proofErr w:type="spellStart"/>
        <w:r w:rsidRPr="00ED215B">
          <w:rPr>
            <w:rFonts w:ascii="Arial" w:eastAsia="Times New Roman" w:hAnsi="Arial" w:cs="Arial"/>
            <w:i/>
            <w:iCs/>
            <w:color w:val="000000" w:themeColor="text1"/>
            <w:sz w:val="24"/>
            <w:szCs w:val="24"/>
          </w:rPr>
          <w:t>TodoOverviewPart</w:t>
        </w:r>
        <w:proofErr w:type="spellEnd"/>
        <w:r w:rsidRPr="00ED215B">
          <w:rPr>
            <w:rFonts w:ascii="Arial" w:eastAsia="Times New Roman" w:hAnsi="Arial" w:cs="Arial"/>
            <w:color w:val="000000" w:themeColor="text1"/>
            <w:sz w:val="24"/>
            <w:szCs w:val="24"/>
          </w:rPr>
          <w:t xml:space="preserve">, </w:t>
        </w:r>
        <w:proofErr w:type="spellStart"/>
        <w:r w:rsidRPr="00ED215B">
          <w:rPr>
            <w:rFonts w:ascii="Arial" w:eastAsia="Times New Roman" w:hAnsi="Arial" w:cs="Arial"/>
            <w:i/>
            <w:iCs/>
            <w:color w:val="000000" w:themeColor="text1"/>
            <w:sz w:val="24"/>
            <w:szCs w:val="24"/>
          </w:rPr>
          <w:t>TodoDetailsPart</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Arial" w:eastAsia="Times New Roman" w:hAnsi="Arial" w:cs="Arial"/>
            <w:i/>
            <w:iCs/>
            <w:color w:val="000000" w:themeColor="text1"/>
            <w:sz w:val="24"/>
            <w:szCs w:val="24"/>
          </w:rPr>
          <w:t>PlaygroundPart</w:t>
        </w:r>
        <w:proofErr w:type="spellEnd"/>
        <w:r w:rsidRPr="00ED215B">
          <w:rPr>
            <w:rFonts w:ascii="Arial" w:eastAsia="Times New Roman" w:hAnsi="Arial" w:cs="Arial"/>
            <w:color w:val="000000" w:themeColor="text1"/>
            <w:sz w:val="24"/>
            <w:szCs w:val="24"/>
          </w:rPr>
          <w:t xml:space="preserve"> in this package. These classes do not extend another class, nor do they implement any interface. </w:t>
        </w:r>
      </w:ins>
    </w:p>
    <w:p w:rsidR="00ED215B" w:rsidRPr="00ED215B" w:rsidRDefault="00ED215B" w:rsidP="00ED215B">
      <w:pPr>
        <w:shd w:val="clear" w:color="auto" w:fill="FFFFFF"/>
        <w:spacing w:before="100" w:beforeAutospacing="1" w:after="100" w:afterAutospacing="1" w:line="240" w:lineRule="auto"/>
        <w:ind w:left="150" w:right="150"/>
        <w:rPr>
          <w:ins w:id="985" w:author="Unknown"/>
          <w:rFonts w:ascii="Arial" w:eastAsia="Times New Roman" w:hAnsi="Arial" w:cs="Arial"/>
          <w:color w:val="000000" w:themeColor="text1"/>
          <w:sz w:val="24"/>
          <w:szCs w:val="24"/>
        </w:rPr>
      </w:pPr>
      <w:ins w:id="986" w:author="Unknown">
        <w:r w:rsidRPr="00ED215B">
          <w:rPr>
            <w:rFonts w:ascii="Arial" w:eastAsia="Times New Roman" w:hAnsi="Arial" w:cs="Arial"/>
            <w:color w:val="000000" w:themeColor="text1"/>
            <w:sz w:val="24"/>
            <w:szCs w:val="24"/>
          </w:rPr>
          <w:t xml:space="preserve">The following code shows the </w:t>
        </w:r>
        <w:proofErr w:type="spellStart"/>
        <w:r w:rsidRPr="00ED215B">
          <w:rPr>
            <w:rFonts w:ascii="Courier New" w:eastAsia="Times New Roman" w:hAnsi="Courier New" w:cs="Courier New"/>
            <w:color w:val="000000" w:themeColor="text1"/>
            <w:sz w:val="29"/>
          </w:rPr>
          <w:t>TodoDetailsPart</w:t>
        </w:r>
        <w:proofErr w:type="spellEnd"/>
        <w:r w:rsidRPr="00ED215B">
          <w:rPr>
            <w:rFonts w:ascii="Arial" w:eastAsia="Times New Roman" w:hAnsi="Arial" w:cs="Arial"/>
            <w:color w:val="000000" w:themeColor="text1"/>
            <w:sz w:val="24"/>
            <w:szCs w:val="24"/>
          </w:rPr>
          <w:t xml:space="preserve"> class.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987" w:author="Unknown"/>
          <w:rFonts w:ascii="Lucida Console" w:eastAsia="Times New Roman" w:hAnsi="Lucida Console" w:cs="Courier New"/>
          <w:color w:val="000000" w:themeColor="text1"/>
          <w:sz w:val="19"/>
          <w:szCs w:val="19"/>
        </w:rPr>
      </w:pPr>
      <w:proofErr w:type="gramStart"/>
      <w:ins w:id="988"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com.example.e4.rcp.todo.parts;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989"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990" w:author="Unknown"/>
          <w:rFonts w:ascii="Lucida Console" w:eastAsia="Times New Roman" w:hAnsi="Lucida Console" w:cs="Courier New"/>
          <w:color w:val="000000" w:themeColor="text1"/>
          <w:sz w:val="19"/>
          <w:szCs w:val="19"/>
        </w:rPr>
      </w:pPr>
      <w:proofErr w:type="gramStart"/>
      <w:ins w:id="991"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TodoDetailsPart</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992"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993" w:author="Unknown"/>
          <w:rFonts w:ascii="Lucida Console" w:eastAsia="Times New Roman" w:hAnsi="Lucida Console" w:cs="Courier New"/>
          <w:color w:val="000000" w:themeColor="text1"/>
          <w:sz w:val="19"/>
          <w:szCs w:val="19"/>
        </w:rPr>
      </w:pPr>
      <w:ins w:id="994"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995" w:author="Unknown"/>
          <w:rFonts w:ascii="Arial" w:eastAsia="Times New Roman" w:hAnsi="Arial" w:cs="Arial"/>
          <w:color w:val="000000" w:themeColor="text1"/>
          <w:sz w:val="24"/>
          <w:szCs w:val="24"/>
        </w:rPr>
      </w:pPr>
      <w:ins w:id="996" w:author="Unknown">
        <w:r w:rsidRPr="00ED215B">
          <w:rPr>
            <w:rFonts w:ascii="Arial" w:eastAsia="Times New Roman" w:hAnsi="Arial" w:cs="Arial"/>
            <w:color w:val="000000" w:themeColor="text1"/>
            <w:sz w:val="24"/>
            <w:szCs w:val="24"/>
          </w:rPr>
          <w:t xml:space="preserve">Open 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and connect the class with the correct model object. You can do this via the </w:t>
        </w:r>
        <w:r w:rsidRPr="00ED215B">
          <w:rPr>
            <w:rFonts w:ascii="Arial" w:eastAsia="Times New Roman" w:hAnsi="Arial" w:cs="Arial"/>
            <w:i/>
            <w:iCs/>
            <w:color w:val="000000" w:themeColor="text1"/>
            <w:sz w:val="24"/>
            <w:szCs w:val="24"/>
          </w:rPr>
          <w:t>Class URI</w:t>
        </w:r>
        <w:r w:rsidRPr="00ED215B">
          <w:rPr>
            <w:rFonts w:ascii="Arial" w:eastAsia="Times New Roman" w:hAnsi="Arial" w:cs="Arial"/>
            <w:color w:val="000000" w:themeColor="text1"/>
            <w:sz w:val="24"/>
            <w:szCs w:val="24"/>
          </w:rPr>
          <w:t xml:space="preserve"> property of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model element. </w:t>
        </w:r>
      </w:ins>
    </w:p>
    <w:p w:rsidR="00ED215B" w:rsidRPr="00ED215B" w:rsidRDefault="00ED215B" w:rsidP="00ED215B">
      <w:pPr>
        <w:shd w:val="clear" w:color="auto" w:fill="FFFFFF"/>
        <w:spacing w:before="100" w:beforeAutospacing="1" w:after="100" w:afterAutospacing="1" w:line="240" w:lineRule="auto"/>
        <w:ind w:left="150" w:right="150"/>
        <w:rPr>
          <w:ins w:id="997" w:author="Unknown"/>
          <w:rFonts w:ascii="Arial" w:eastAsia="Times New Roman" w:hAnsi="Arial" w:cs="Arial"/>
          <w:color w:val="000000" w:themeColor="text1"/>
          <w:sz w:val="24"/>
          <w:szCs w:val="24"/>
        </w:rPr>
      </w:pPr>
      <w:ins w:id="998" w:author="Unknown">
        <w:r w:rsidRPr="00ED215B">
          <w:rPr>
            <w:rFonts w:ascii="Arial" w:eastAsia="Times New Roman" w:hAnsi="Arial" w:cs="Arial"/>
            <w:color w:val="000000" w:themeColor="text1"/>
            <w:sz w:val="24"/>
            <w:szCs w:val="24"/>
          </w:rPr>
          <w:t xml:space="preserve">The following table gives an overview of which elements should be connected. </w:t>
        </w:r>
      </w:ins>
    </w:p>
    <w:p w:rsidR="00ED215B" w:rsidRPr="00ED215B" w:rsidRDefault="00ED215B" w:rsidP="00ED215B">
      <w:pPr>
        <w:shd w:val="clear" w:color="auto" w:fill="FFFFFF"/>
        <w:spacing w:before="100" w:beforeAutospacing="1" w:after="100" w:afterAutospacing="1" w:line="240" w:lineRule="auto"/>
        <w:ind w:left="150" w:right="150"/>
        <w:rPr>
          <w:ins w:id="999" w:author="Unknown"/>
          <w:rFonts w:ascii="Arial" w:eastAsia="Times New Roman" w:hAnsi="Arial" w:cs="Arial"/>
          <w:color w:val="000000" w:themeColor="text1"/>
          <w:sz w:val="24"/>
          <w:szCs w:val="24"/>
        </w:rPr>
      </w:pPr>
      <w:bookmarkStart w:id="1000" w:name="d1138e2065"/>
      <w:bookmarkEnd w:id="1000"/>
      <w:proofErr w:type="gramStart"/>
      <w:ins w:id="1001" w:author="Unknown">
        <w:r w:rsidRPr="00ED215B">
          <w:rPr>
            <w:rFonts w:ascii="Arial" w:eastAsia="Times New Roman" w:hAnsi="Arial" w:cs="Arial"/>
            <w:b/>
            <w:bCs/>
            <w:color w:val="000000" w:themeColor="text1"/>
            <w:sz w:val="24"/>
            <w:szCs w:val="24"/>
          </w:rPr>
          <w:t>Table 5.</w:t>
        </w:r>
        <w:proofErr w:type="gramEnd"/>
        <w:r w:rsidRPr="00ED215B">
          <w:rPr>
            <w:rFonts w:ascii="Arial" w:eastAsia="Times New Roman" w:hAnsi="Arial" w:cs="Arial"/>
            <w:b/>
            <w:bCs/>
            <w:color w:val="000000" w:themeColor="text1"/>
            <w:sz w:val="24"/>
            <w:szCs w:val="24"/>
          </w:rPr>
          <w:t> Connecting Java classes with Model Element</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7274"/>
        <w:gridCol w:w="5986"/>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Class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Part ID suffix</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lastRenderedPageBreak/>
              <w:t>TodoOverviewPart</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todooverview</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TodoDetailsPart</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tododetail</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PlaygroundPart</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*.playground</w:t>
            </w:r>
          </w:p>
        </w:tc>
      </w:tr>
    </w:tbl>
    <w:p w:rsidR="00ED215B" w:rsidRPr="00ED215B" w:rsidRDefault="00ED215B" w:rsidP="00ED215B">
      <w:pPr>
        <w:shd w:val="clear" w:color="auto" w:fill="FFFFFF"/>
        <w:spacing w:before="100" w:beforeAutospacing="1" w:after="100" w:afterAutospacing="1" w:line="240" w:lineRule="auto"/>
        <w:ind w:left="150" w:right="150"/>
        <w:rPr>
          <w:ins w:id="1002"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003" w:author="Unknown"/>
          <w:rFonts w:ascii="Arial" w:eastAsia="Times New Roman" w:hAnsi="Arial" w:cs="Arial"/>
          <w:color w:val="000000" w:themeColor="text1"/>
          <w:sz w:val="24"/>
          <w:szCs w:val="24"/>
        </w:rPr>
      </w:pPr>
      <w:ins w:id="1004" w:author="Unknown">
        <w:r w:rsidRPr="00ED215B">
          <w:rPr>
            <w:rFonts w:ascii="Arial" w:eastAsia="Times New Roman" w:hAnsi="Arial" w:cs="Arial"/>
            <w:color w:val="000000" w:themeColor="text1"/>
            <w:sz w:val="24"/>
            <w:szCs w:val="24"/>
          </w:rPr>
          <w:t xml:space="preserve">The Eclipse 4 model editor allows you to search for an existing class via the </w:t>
        </w:r>
        <w:r w:rsidRPr="00ED215B">
          <w:rPr>
            <w:rFonts w:ascii="Arial" w:eastAsia="Times New Roman" w:hAnsi="Arial" w:cs="Arial"/>
            <w:i/>
            <w:iCs/>
            <w:color w:val="000000" w:themeColor="text1"/>
            <w:sz w:val="24"/>
            <w:szCs w:val="24"/>
          </w:rPr>
          <w:t>Find...</w:t>
        </w:r>
        <w:r w:rsidRPr="00ED215B">
          <w:rPr>
            <w:rFonts w:ascii="Arial" w:eastAsia="Times New Roman" w:hAnsi="Arial" w:cs="Arial"/>
            <w:color w:val="000000" w:themeColor="text1"/>
            <w:sz w:val="24"/>
            <w:szCs w:val="24"/>
          </w:rPr>
          <w:t xml:space="preserve"> button. The initial list is empty, start typing the class name to see the results. </w:t>
        </w:r>
      </w:ins>
    </w:p>
    <w:p w:rsidR="00ED215B" w:rsidRPr="00ED215B" w:rsidRDefault="00ED215B" w:rsidP="00ED215B">
      <w:pPr>
        <w:shd w:val="clear" w:color="auto" w:fill="FFFFFF"/>
        <w:spacing w:after="0" w:line="240" w:lineRule="auto"/>
        <w:rPr>
          <w:ins w:id="1005"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3038475"/>
            <wp:effectExtent l="19050" t="0" r="9525" b="0"/>
            <wp:docPr id="65" name="图片 65" descr="Finding a model class in the Appl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nding a model class in the Application model"/>
                    <pic:cNvPicPr>
                      <a:picLocks noChangeAspect="1" noChangeArrowheads="1"/>
                    </pic:cNvPicPr>
                  </pic:nvPicPr>
                  <pic:blipFill>
                    <a:blip r:embed="rId49"/>
                    <a:srcRect/>
                    <a:stretch>
                      <a:fillRect/>
                    </a:stretch>
                  </pic:blipFill>
                  <pic:spPr bwMode="auto">
                    <a:xfrm>
                      <a:off x="0" y="0"/>
                      <a:ext cx="5838825" cy="30384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1006" w:author="Unknown"/>
          <w:rFonts w:ascii="Arial" w:eastAsia="Times New Roman" w:hAnsi="Arial" w:cs="Arial"/>
          <w:b/>
          <w:bCs/>
          <w:color w:val="000000" w:themeColor="text1"/>
          <w:sz w:val="30"/>
          <w:szCs w:val="30"/>
        </w:rPr>
      </w:pPr>
      <w:bookmarkStart w:id="1007" w:name="tutorial_modelelements3"/>
      <w:bookmarkEnd w:id="1007"/>
      <w:ins w:id="1008" w:author="Unknown">
        <w:r w:rsidRPr="00ED215B">
          <w:rPr>
            <w:rFonts w:ascii="Arial" w:eastAsia="Times New Roman" w:hAnsi="Arial" w:cs="Arial"/>
            <w:b/>
            <w:bCs/>
            <w:color w:val="000000" w:themeColor="text1"/>
            <w:sz w:val="30"/>
            <w:szCs w:val="30"/>
          </w:rPr>
          <w:t xml:space="preserve">14.4. Test </w:t>
        </w:r>
      </w:ins>
    </w:p>
    <w:p w:rsidR="00ED215B" w:rsidRPr="00ED215B" w:rsidRDefault="00ED215B" w:rsidP="00ED215B">
      <w:pPr>
        <w:shd w:val="clear" w:color="auto" w:fill="FFFFFF"/>
        <w:spacing w:before="100" w:beforeAutospacing="1" w:after="100" w:afterAutospacing="1" w:line="240" w:lineRule="auto"/>
        <w:ind w:left="150" w:right="150"/>
        <w:rPr>
          <w:ins w:id="1009" w:author="Unknown"/>
          <w:rFonts w:ascii="Arial" w:eastAsia="Times New Roman" w:hAnsi="Arial" w:cs="Arial"/>
          <w:color w:val="000000" w:themeColor="text1"/>
          <w:sz w:val="24"/>
          <w:szCs w:val="24"/>
        </w:rPr>
      </w:pPr>
      <w:ins w:id="1010" w:author="Unknown">
        <w:r w:rsidRPr="00ED215B">
          <w:rPr>
            <w:rFonts w:ascii="Arial" w:eastAsia="Times New Roman" w:hAnsi="Arial" w:cs="Arial"/>
            <w:color w:val="000000" w:themeColor="text1"/>
            <w:sz w:val="24"/>
            <w:szCs w:val="24"/>
          </w:rPr>
          <w:t xml:space="preserve">Run your application. It should start, but you should see no difference in your user interface. </w:t>
        </w:r>
      </w:ins>
    </w:p>
    <w:p w:rsidR="00ED215B" w:rsidRPr="00ED215B" w:rsidRDefault="00ED215B" w:rsidP="00ED215B">
      <w:pPr>
        <w:shd w:val="clear" w:color="auto" w:fill="FFFFFF"/>
        <w:spacing w:before="100" w:beforeAutospacing="1" w:after="100" w:afterAutospacing="1" w:line="240" w:lineRule="auto"/>
        <w:ind w:left="150" w:right="150"/>
        <w:rPr>
          <w:ins w:id="1011" w:author="Unknown"/>
          <w:rFonts w:ascii="Arial" w:eastAsia="Times New Roman" w:hAnsi="Arial" w:cs="Arial"/>
          <w:color w:val="000000" w:themeColor="text1"/>
          <w:sz w:val="24"/>
          <w:szCs w:val="24"/>
        </w:rPr>
      </w:pPr>
      <w:ins w:id="1012" w:author="Unknown">
        <w:r w:rsidRPr="00ED215B">
          <w:rPr>
            <w:rFonts w:ascii="Arial" w:eastAsia="Times New Roman" w:hAnsi="Arial" w:cs="Arial"/>
            <w:color w:val="000000" w:themeColor="text1"/>
            <w:sz w:val="24"/>
            <w:szCs w:val="24"/>
          </w:rPr>
          <w:t xml:space="preserve">To validate that the model objects are created by the Eclipse runtime, create a no-argument constructor, e.g. with no parameters, for one of the classes and add a </w:t>
        </w:r>
        <w:proofErr w:type="spellStart"/>
        <w:proofErr w:type="gramStart"/>
        <w:r w:rsidRPr="00ED215B">
          <w:rPr>
            <w:rFonts w:ascii="Courier New" w:eastAsia="Times New Roman" w:hAnsi="Courier New" w:cs="Courier New"/>
            <w:color w:val="000000" w:themeColor="text1"/>
            <w:sz w:val="29"/>
          </w:rPr>
          <w:t>System.out.println</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statement. Afterwards verify that the constructor is called, once you start your application. </w:t>
        </w:r>
      </w:ins>
    </w:p>
    <w:p w:rsidR="00ED215B" w:rsidRPr="00ED215B" w:rsidRDefault="00ED215B" w:rsidP="00ED215B">
      <w:pPr>
        <w:shd w:val="clear" w:color="auto" w:fill="FFFFFF"/>
        <w:spacing w:after="0" w:line="240" w:lineRule="auto"/>
        <w:outlineLvl w:val="2"/>
        <w:rPr>
          <w:ins w:id="1013" w:author="Unknown"/>
          <w:rFonts w:ascii="Arial" w:eastAsia="Times New Roman" w:hAnsi="Arial" w:cs="Arial"/>
          <w:b/>
          <w:bCs/>
          <w:color w:val="000000" w:themeColor="text1"/>
          <w:sz w:val="30"/>
          <w:szCs w:val="30"/>
        </w:rPr>
      </w:pPr>
      <w:bookmarkStart w:id="1014" w:name="tutorial_modelelementslayout"/>
      <w:bookmarkEnd w:id="1014"/>
      <w:ins w:id="1015" w:author="Unknown">
        <w:r w:rsidRPr="00ED215B">
          <w:rPr>
            <w:rFonts w:ascii="Arial" w:eastAsia="Times New Roman" w:hAnsi="Arial" w:cs="Arial"/>
            <w:b/>
            <w:bCs/>
            <w:color w:val="000000" w:themeColor="text1"/>
            <w:sz w:val="30"/>
            <w:szCs w:val="30"/>
          </w:rPr>
          <w:t xml:space="preserve">14.5. Layout </w:t>
        </w:r>
      </w:ins>
    </w:p>
    <w:p w:rsidR="00ED215B" w:rsidRPr="00ED215B" w:rsidRDefault="00ED215B" w:rsidP="00ED215B">
      <w:pPr>
        <w:shd w:val="clear" w:color="auto" w:fill="FFFFFF"/>
        <w:spacing w:before="100" w:beforeAutospacing="1" w:after="100" w:afterAutospacing="1" w:line="240" w:lineRule="auto"/>
        <w:ind w:left="150" w:right="150"/>
        <w:rPr>
          <w:ins w:id="1016" w:author="Unknown"/>
          <w:rFonts w:ascii="Arial" w:eastAsia="Times New Roman" w:hAnsi="Arial" w:cs="Arial"/>
          <w:color w:val="000000" w:themeColor="text1"/>
          <w:sz w:val="24"/>
          <w:szCs w:val="24"/>
        </w:rPr>
      </w:pPr>
      <w:ins w:id="1017" w:author="Unknown">
        <w:r w:rsidRPr="00ED215B">
          <w:rPr>
            <w:rFonts w:ascii="Arial" w:eastAsia="Times New Roman" w:hAnsi="Arial" w:cs="Arial"/>
            <w:color w:val="000000" w:themeColor="text1"/>
            <w:sz w:val="24"/>
            <w:szCs w:val="24"/>
          </w:rPr>
          <w:t xml:space="preserve">Use the model </w:t>
        </w:r>
        <w:r w:rsidRPr="00ED215B">
          <w:rPr>
            <w:rFonts w:ascii="Courier New" w:eastAsia="Times New Roman" w:hAnsi="Courier New" w:cs="Courier New"/>
            <w:i/>
            <w:iCs/>
            <w:color w:val="000000" w:themeColor="text1"/>
            <w:sz w:val="20"/>
          </w:rPr>
          <w:t>Container Data</w:t>
        </w:r>
        <w:r w:rsidRPr="00ED215B">
          <w:rPr>
            <w:rFonts w:ascii="Arial" w:eastAsia="Times New Roman" w:hAnsi="Arial" w:cs="Arial"/>
            <w:color w:val="000000" w:themeColor="text1"/>
            <w:sz w:val="24"/>
            <w:szCs w:val="24"/>
          </w:rPr>
          <w:t xml:space="preserve"> attribute to assign a layout weight of 40 to the left container and 60 to the right container. </w:t>
        </w:r>
      </w:ins>
    </w:p>
    <w:p w:rsidR="00ED215B" w:rsidRPr="00ED215B" w:rsidRDefault="00ED215B" w:rsidP="00ED215B">
      <w:pPr>
        <w:shd w:val="clear" w:color="auto" w:fill="FFFFFF"/>
        <w:spacing w:after="0" w:line="240" w:lineRule="auto"/>
        <w:rPr>
          <w:ins w:id="1018"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514975" cy="4048125"/>
            <wp:effectExtent l="19050" t="0" r="9525" b="0"/>
            <wp:docPr id="66" name="图片 66" descr="Container data for lay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ntainer data for layouting"/>
                    <pic:cNvPicPr>
                      <a:picLocks noChangeAspect="1" noChangeArrowheads="1"/>
                    </pic:cNvPicPr>
                  </pic:nvPicPr>
                  <pic:blipFill>
                    <a:blip r:embed="rId50"/>
                    <a:srcRect/>
                    <a:stretch>
                      <a:fillRect/>
                    </a:stretch>
                  </pic:blipFill>
                  <pic:spPr bwMode="auto">
                    <a:xfrm>
                      <a:off x="0" y="0"/>
                      <a:ext cx="5514975" cy="40481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019" w:author="Unknown"/>
          <w:rFonts w:ascii="Arial" w:eastAsia="Times New Roman" w:hAnsi="Arial" w:cs="Arial"/>
          <w:color w:val="000000" w:themeColor="text1"/>
          <w:sz w:val="24"/>
          <w:szCs w:val="24"/>
        </w:rPr>
      </w:pPr>
      <w:ins w:id="1020" w:author="Unknown">
        <w:r w:rsidRPr="00ED215B">
          <w:rPr>
            <w:rFonts w:ascii="Arial" w:eastAsia="Times New Roman" w:hAnsi="Arial" w:cs="Arial"/>
            <w:color w:val="000000" w:themeColor="text1"/>
            <w:sz w:val="24"/>
            <w:szCs w:val="24"/>
          </w:rPr>
          <w:t xml:space="preserve">As a result the left container should use 40 % of the </w:t>
        </w:r>
        <w:proofErr w:type="spellStart"/>
        <w:r w:rsidRPr="00ED215B">
          <w:rPr>
            <w:rFonts w:ascii="Arial" w:eastAsia="Times New Roman" w:hAnsi="Arial" w:cs="Arial"/>
            <w:color w:val="000000" w:themeColor="text1"/>
            <w:sz w:val="24"/>
            <w:szCs w:val="24"/>
          </w:rPr>
          <w:t>avaialable</w:t>
        </w:r>
        <w:proofErr w:type="spellEnd"/>
        <w:r w:rsidRPr="00ED215B">
          <w:rPr>
            <w:rFonts w:ascii="Arial" w:eastAsia="Times New Roman" w:hAnsi="Arial" w:cs="Arial"/>
            <w:color w:val="000000" w:themeColor="text1"/>
            <w:sz w:val="24"/>
            <w:szCs w:val="24"/>
          </w:rPr>
          <w:t xml:space="preserve"> space. </w:t>
        </w:r>
      </w:ins>
    </w:p>
    <w:p w:rsidR="00ED215B" w:rsidRPr="00ED215B" w:rsidRDefault="00ED215B" w:rsidP="00ED215B">
      <w:pPr>
        <w:shd w:val="clear" w:color="auto" w:fill="FFFFFF"/>
        <w:spacing w:after="0" w:line="240" w:lineRule="auto"/>
        <w:rPr>
          <w:ins w:id="102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4724400" cy="3810000"/>
            <wp:effectExtent l="19050" t="0" r="0" b="0"/>
            <wp:docPr id="67" name="图片 67" descr="Container data for lay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ntainer data for layouting"/>
                    <pic:cNvPicPr>
                      <a:picLocks noChangeAspect="1" noChangeArrowheads="1"/>
                    </pic:cNvPicPr>
                  </pic:nvPicPr>
                  <pic:blipFill>
                    <a:blip r:embed="rId51"/>
                    <a:srcRect/>
                    <a:stretch>
                      <a:fillRect/>
                    </a:stretch>
                  </pic:blipFill>
                  <pic:spPr bwMode="auto">
                    <a:xfrm>
                      <a:off x="0" y="0"/>
                      <a:ext cx="4724400" cy="38100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300" w:after="0" w:line="240" w:lineRule="auto"/>
        <w:outlineLvl w:val="1"/>
        <w:rPr>
          <w:ins w:id="1022" w:author="Unknown"/>
          <w:rFonts w:ascii="Arial" w:eastAsia="Times New Roman" w:hAnsi="Arial" w:cs="Arial"/>
          <w:b/>
          <w:bCs/>
          <w:color w:val="000000" w:themeColor="text1"/>
          <w:sz w:val="45"/>
          <w:szCs w:val="45"/>
        </w:rPr>
      </w:pPr>
      <w:bookmarkStart w:id="1023" w:name="dependencyinjectione4"/>
      <w:bookmarkEnd w:id="1023"/>
      <w:ins w:id="1024" w:author="Unknown">
        <w:r w:rsidRPr="00ED215B">
          <w:rPr>
            <w:rFonts w:ascii="Arial" w:eastAsia="Times New Roman" w:hAnsi="Arial" w:cs="Arial"/>
            <w:b/>
            <w:bCs/>
            <w:color w:val="000000" w:themeColor="text1"/>
            <w:sz w:val="45"/>
            <w:szCs w:val="45"/>
          </w:rPr>
          <w:t xml:space="preserve">15. Dependency Injection and Annotations </w:t>
        </w:r>
      </w:ins>
    </w:p>
    <w:p w:rsidR="00ED215B" w:rsidRPr="00ED215B" w:rsidRDefault="00ED215B" w:rsidP="00ED215B">
      <w:pPr>
        <w:shd w:val="clear" w:color="auto" w:fill="FFFFFF"/>
        <w:spacing w:after="0" w:line="240" w:lineRule="auto"/>
        <w:outlineLvl w:val="2"/>
        <w:rPr>
          <w:ins w:id="1025" w:author="Unknown"/>
          <w:rFonts w:ascii="Arial" w:eastAsia="Times New Roman" w:hAnsi="Arial" w:cs="Arial"/>
          <w:b/>
          <w:bCs/>
          <w:color w:val="000000" w:themeColor="text1"/>
          <w:sz w:val="30"/>
          <w:szCs w:val="30"/>
        </w:rPr>
      </w:pPr>
      <w:bookmarkStart w:id="1026" w:name="dependencyinjection"/>
      <w:bookmarkEnd w:id="1026"/>
      <w:ins w:id="1027" w:author="Unknown">
        <w:r w:rsidRPr="00ED215B">
          <w:rPr>
            <w:rFonts w:ascii="Arial" w:eastAsia="Times New Roman" w:hAnsi="Arial" w:cs="Arial"/>
            <w:b/>
            <w:bCs/>
            <w:color w:val="000000" w:themeColor="text1"/>
            <w:sz w:val="30"/>
            <w:szCs w:val="30"/>
          </w:rPr>
          <w:t>15.1.</w:t>
        </w:r>
        <w:proofErr w:type="gramStart"/>
        <w:r w:rsidRPr="00ED215B">
          <w:rPr>
            <w:rFonts w:ascii="Arial" w:eastAsia="Times New Roman" w:hAnsi="Arial" w:cs="Arial"/>
            <w:b/>
            <w:bCs/>
            <w:color w:val="000000" w:themeColor="text1"/>
            <w:sz w:val="30"/>
            <w:szCs w:val="30"/>
          </w:rPr>
          <w:t>  What</w:t>
        </w:r>
        <w:proofErr w:type="gramEnd"/>
        <w:r w:rsidRPr="00ED215B">
          <w:rPr>
            <w:rFonts w:ascii="Arial" w:eastAsia="Times New Roman" w:hAnsi="Arial" w:cs="Arial"/>
            <w:b/>
            <w:bCs/>
            <w:color w:val="000000" w:themeColor="text1"/>
            <w:sz w:val="30"/>
            <w:szCs w:val="30"/>
          </w:rPr>
          <w:t xml:space="preserve"> is Dependency Injection? </w:t>
        </w:r>
      </w:ins>
    </w:p>
    <w:p w:rsidR="00ED215B" w:rsidRPr="00ED215B" w:rsidRDefault="00ED215B" w:rsidP="00ED215B">
      <w:pPr>
        <w:shd w:val="clear" w:color="auto" w:fill="FFFFFF"/>
        <w:spacing w:before="100" w:beforeAutospacing="1" w:after="100" w:afterAutospacing="1" w:line="240" w:lineRule="auto"/>
        <w:ind w:left="150" w:right="150"/>
        <w:rPr>
          <w:ins w:id="1028" w:author="Unknown"/>
          <w:rFonts w:ascii="Arial" w:eastAsia="Times New Roman" w:hAnsi="Arial" w:cs="Arial"/>
          <w:color w:val="000000" w:themeColor="text1"/>
          <w:sz w:val="24"/>
          <w:szCs w:val="24"/>
        </w:rPr>
      </w:pPr>
      <w:ins w:id="1029" w:author="Unknown">
        <w:r w:rsidRPr="00ED215B">
          <w:rPr>
            <w:rFonts w:ascii="Arial" w:eastAsia="Times New Roman" w:hAnsi="Arial" w:cs="Arial"/>
            <w:color w:val="000000" w:themeColor="text1"/>
            <w:sz w:val="24"/>
            <w:szCs w:val="24"/>
          </w:rPr>
          <w:t xml:space="preserve">The general concept behind dependency injection is called </w:t>
        </w:r>
        <w:r w:rsidRPr="00ED215B">
          <w:rPr>
            <w:rFonts w:ascii="Arial" w:eastAsia="Times New Roman" w:hAnsi="Arial" w:cs="Arial"/>
            <w:i/>
            <w:iCs/>
            <w:color w:val="000000" w:themeColor="text1"/>
            <w:sz w:val="24"/>
            <w:szCs w:val="24"/>
          </w:rPr>
          <w:t xml:space="preserve">Inversion of </w:t>
        </w:r>
        <w:proofErr w:type="gramStart"/>
        <w:r w:rsidRPr="00ED215B">
          <w:rPr>
            <w:rFonts w:ascii="Arial" w:eastAsia="Times New Roman" w:hAnsi="Arial" w:cs="Arial"/>
            <w:i/>
            <w:iCs/>
            <w:color w:val="000000" w:themeColor="text1"/>
            <w:sz w:val="24"/>
            <w:szCs w:val="24"/>
          </w:rPr>
          <w:t xml:space="preserve">Control </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A class should not configure its dependencies but should be configured from outside. </w:t>
        </w:r>
      </w:ins>
    </w:p>
    <w:p w:rsidR="00ED215B" w:rsidRPr="00ED215B" w:rsidRDefault="00ED215B" w:rsidP="00ED215B">
      <w:pPr>
        <w:shd w:val="clear" w:color="auto" w:fill="FFFFFF"/>
        <w:spacing w:before="100" w:beforeAutospacing="1" w:after="100" w:afterAutospacing="1" w:line="240" w:lineRule="auto"/>
        <w:ind w:left="150" w:right="150"/>
        <w:rPr>
          <w:ins w:id="1030" w:author="Unknown"/>
          <w:rFonts w:ascii="Arial" w:eastAsia="Times New Roman" w:hAnsi="Arial" w:cs="Arial"/>
          <w:color w:val="000000" w:themeColor="text1"/>
          <w:sz w:val="24"/>
          <w:szCs w:val="24"/>
        </w:rPr>
      </w:pPr>
      <w:ins w:id="1031" w:author="Unknown">
        <w:r w:rsidRPr="00ED215B">
          <w:rPr>
            <w:rFonts w:ascii="Arial" w:eastAsia="Times New Roman" w:hAnsi="Arial" w:cs="Arial"/>
            <w:color w:val="000000" w:themeColor="text1"/>
            <w:sz w:val="24"/>
            <w:szCs w:val="24"/>
          </w:rPr>
          <w:t xml:space="preserve">Dependency injection is a concept which is not limited to Java. But we will look at dependency injection from a Java point of view. </w:t>
        </w:r>
      </w:ins>
    </w:p>
    <w:p w:rsidR="00ED215B" w:rsidRPr="00ED215B" w:rsidRDefault="00ED215B" w:rsidP="00ED215B">
      <w:pPr>
        <w:shd w:val="clear" w:color="auto" w:fill="FFFFFF"/>
        <w:spacing w:before="100" w:beforeAutospacing="1" w:after="100" w:afterAutospacing="1" w:line="240" w:lineRule="auto"/>
        <w:ind w:left="150" w:right="150"/>
        <w:rPr>
          <w:ins w:id="1032" w:author="Unknown"/>
          <w:rFonts w:ascii="Arial" w:eastAsia="Times New Roman" w:hAnsi="Arial" w:cs="Arial"/>
          <w:color w:val="000000" w:themeColor="text1"/>
          <w:sz w:val="24"/>
          <w:szCs w:val="24"/>
        </w:rPr>
      </w:pPr>
      <w:ins w:id="1033" w:author="Unknown">
        <w:r w:rsidRPr="00ED215B">
          <w:rPr>
            <w:rFonts w:ascii="Arial" w:eastAsia="Times New Roman" w:hAnsi="Arial" w:cs="Arial"/>
            <w:color w:val="000000" w:themeColor="text1"/>
            <w:sz w:val="24"/>
            <w:szCs w:val="24"/>
          </w:rPr>
          <w:lastRenderedPageBreak/>
          <w:t xml:space="preserve">A Java class has a dependency on another class if it uses an instance of this class, e.g. via calling the constructor or via a static method call. For example a class which accesses a logger service has a dependency on this service class. </w:t>
        </w:r>
      </w:ins>
    </w:p>
    <w:p w:rsidR="00ED215B" w:rsidRPr="00ED215B" w:rsidRDefault="00ED215B" w:rsidP="00ED215B">
      <w:pPr>
        <w:shd w:val="clear" w:color="auto" w:fill="FFFFFF"/>
        <w:spacing w:before="100" w:beforeAutospacing="1" w:after="100" w:afterAutospacing="1" w:line="240" w:lineRule="auto"/>
        <w:ind w:left="150" w:right="150"/>
        <w:rPr>
          <w:ins w:id="1034" w:author="Unknown"/>
          <w:rFonts w:ascii="Arial" w:eastAsia="Times New Roman" w:hAnsi="Arial" w:cs="Arial"/>
          <w:color w:val="000000" w:themeColor="text1"/>
          <w:sz w:val="24"/>
          <w:szCs w:val="24"/>
        </w:rPr>
      </w:pPr>
      <w:ins w:id="1035" w:author="Unknown">
        <w:r w:rsidRPr="00ED215B">
          <w:rPr>
            <w:rFonts w:ascii="Arial" w:eastAsia="Times New Roman" w:hAnsi="Arial" w:cs="Arial"/>
            <w:color w:val="000000" w:themeColor="text1"/>
            <w:sz w:val="24"/>
            <w:szCs w:val="24"/>
          </w:rPr>
          <w:t xml:space="preserve">Ideally Java classes should be as independent as possible from other Java classes. This increases the possibility of reusing these classes and to be able to test them independently from other classes, for example for unit testing. </w:t>
        </w:r>
      </w:ins>
    </w:p>
    <w:p w:rsidR="00ED215B" w:rsidRPr="00ED215B" w:rsidRDefault="00ED215B" w:rsidP="00ED215B">
      <w:pPr>
        <w:shd w:val="clear" w:color="auto" w:fill="FFFFFF"/>
        <w:spacing w:before="100" w:beforeAutospacing="1" w:after="100" w:afterAutospacing="1" w:line="240" w:lineRule="auto"/>
        <w:ind w:left="150" w:right="150"/>
        <w:rPr>
          <w:ins w:id="1036" w:author="Unknown"/>
          <w:rFonts w:ascii="Arial" w:eastAsia="Times New Roman" w:hAnsi="Arial" w:cs="Arial"/>
          <w:color w:val="000000" w:themeColor="text1"/>
          <w:sz w:val="24"/>
          <w:szCs w:val="24"/>
        </w:rPr>
      </w:pPr>
      <w:ins w:id="1037" w:author="Unknown">
        <w:r w:rsidRPr="00ED215B">
          <w:rPr>
            <w:rFonts w:ascii="Arial" w:eastAsia="Times New Roman" w:hAnsi="Arial" w:cs="Arial"/>
            <w:color w:val="000000" w:themeColor="text1"/>
            <w:sz w:val="24"/>
            <w:szCs w:val="24"/>
          </w:rPr>
          <w:t xml:space="preserve">If the Java class directly creates an instance of another class via the </w:t>
        </w:r>
        <w:r w:rsidRPr="00ED215B">
          <w:rPr>
            <w:rFonts w:ascii="Courier New" w:eastAsia="Times New Roman" w:hAnsi="Courier New" w:cs="Courier New"/>
            <w:color w:val="000000" w:themeColor="text1"/>
            <w:sz w:val="29"/>
          </w:rPr>
          <w:t xml:space="preserve">new </w:t>
        </w:r>
        <w:r w:rsidRPr="00ED215B">
          <w:rPr>
            <w:rFonts w:ascii="Arial" w:eastAsia="Times New Roman" w:hAnsi="Arial" w:cs="Arial"/>
            <w:color w:val="000000" w:themeColor="text1"/>
            <w:sz w:val="24"/>
            <w:szCs w:val="24"/>
          </w:rPr>
          <w:t xml:space="preserve">operator, it cannot be used and tested independently from this class. </w:t>
        </w:r>
      </w:ins>
    </w:p>
    <w:p w:rsidR="00ED215B" w:rsidRPr="00ED215B" w:rsidRDefault="00ED215B" w:rsidP="00ED215B">
      <w:pPr>
        <w:shd w:val="clear" w:color="auto" w:fill="FFFFFF"/>
        <w:spacing w:before="100" w:beforeAutospacing="1" w:after="100" w:afterAutospacing="1" w:line="240" w:lineRule="auto"/>
        <w:ind w:left="150" w:right="150"/>
        <w:rPr>
          <w:ins w:id="1038" w:author="Unknown"/>
          <w:rFonts w:ascii="Arial" w:eastAsia="Times New Roman" w:hAnsi="Arial" w:cs="Arial"/>
          <w:color w:val="000000" w:themeColor="text1"/>
          <w:sz w:val="24"/>
          <w:szCs w:val="24"/>
        </w:rPr>
      </w:pPr>
      <w:ins w:id="1039" w:author="Unknown">
        <w:r w:rsidRPr="00ED215B">
          <w:rPr>
            <w:rFonts w:ascii="Arial" w:eastAsia="Times New Roman" w:hAnsi="Arial" w:cs="Arial"/>
            <w:color w:val="000000" w:themeColor="text1"/>
            <w:sz w:val="24"/>
            <w:szCs w:val="24"/>
          </w:rPr>
          <w:t xml:space="preserve">To decouple Java classes its dependencies should be fulfilled from the outside. A Java class would simply define its requirements like in the following example: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40" w:author="Unknown"/>
          <w:rFonts w:ascii="Lucida Console" w:eastAsia="Times New Roman" w:hAnsi="Lucida Console" w:cs="Courier New"/>
          <w:color w:val="000000" w:themeColor="text1"/>
          <w:sz w:val="19"/>
          <w:szCs w:val="19"/>
        </w:rPr>
      </w:pPr>
      <w:proofErr w:type="gramStart"/>
      <w:ins w:id="1041"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MyPart</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42" w:author="Unknown"/>
          <w:rFonts w:ascii="Lucida Console" w:eastAsia="Times New Roman" w:hAnsi="Lucida Console" w:cs="Courier New"/>
          <w:color w:val="000000" w:themeColor="text1"/>
          <w:sz w:val="19"/>
          <w:szCs w:val="19"/>
        </w:rPr>
      </w:pPr>
      <w:ins w:id="1043"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44" w:author="Unknown"/>
          <w:rFonts w:ascii="Lucida Console" w:eastAsia="Times New Roman" w:hAnsi="Lucida Console" w:cs="Courier New"/>
          <w:color w:val="000000" w:themeColor="text1"/>
          <w:sz w:val="19"/>
          <w:szCs w:val="19"/>
        </w:rPr>
      </w:pPr>
      <w:ins w:id="1045"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@Inject</w:t>
        </w:r>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private</w:t>
        </w:r>
        <w:proofErr w:type="gramEnd"/>
        <w:r w:rsidRPr="00ED215B">
          <w:rPr>
            <w:rFonts w:ascii="Lucida Console" w:eastAsia="Times New Roman" w:hAnsi="Lucida Console" w:cs="Courier New"/>
            <w:color w:val="000000" w:themeColor="text1"/>
            <w:sz w:val="19"/>
            <w:szCs w:val="19"/>
          </w:rPr>
          <w:t xml:space="preserve"> Logger </w:t>
        </w:r>
        <w:proofErr w:type="spellStart"/>
        <w:r w:rsidRPr="00ED215B">
          <w:rPr>
            <w:rFonts w:ascii="Lucida Console" w:eastAsia="Times New Roman" w:hAnsi="Lucida Console" w:cs="Courier New"/>
            <w:color w:val="000000" w:themeColor="text1"/>
            <w:sz w:val="19"/>
            <w:szCs w:val="19"/>
          </w:rPr>
          <w:t>logger</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46" w:author="Unknown"/>
          <w:rFonts w:ascii="Lucida Console" w:eastAsia="Times New Roman" w:hAnsi="Lucida Console" w:cs="Courier New"/>
          <w:color w:val="000000" w:themeColor="text1"/>
          <w:sz w:val="19"/>
          <w:szCs w:val="19"/>
        </w:rPr>
      </w:pPr>
      <w:ins w:id="1047"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spellStart"/>
        <w:r w:rsidRPr="00ED215B">
          <w:rPr>
            <w:rFonts w:ascii="Lucida Console" w:eastAsia="Times New Roman" w:hAnsi="Lucida Console" w:cs="Courier New"/>
            <w:i/>
            <w:iCs/>
            <w:color w:val="000000" w:themeColor="text1"/>
            <w:sz w:val="19"/>
          </w:rPr>
          <w:t>DatabaseAccessClass</w:t>
        </w:r>
        <w:proofErr w:type="spellEnd"/>
        <w:r w:rsidRPr="00ED215B">
          <w:rPr>
            <w:rFonts w:ascii="Lucida Console" w:eastAsia="Times New Roman" w:hAnsi="Lucida Console" w:cs="Courier New"/>
            <w:i/>
            <w:iCs/>
            <w:color w:val="000000" w:themeColor="text1"/>
            <w:sz w:val="19"/>
          </w:rPr>
          <w:t xml:space="preserve"> would talk to the DB</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48" w:author="Unknown"/>
          <w:rFonts w:ascii="Lucida Console" w:eastAsia="Times New Roman" w:hAnsi="Lucida Console" w:cs="Courier New"/>
          <w:color w:val="000000" w:themeColor="text1"/>
          <w:sz w:val="19"/>
          <w:szCs w:val="19"/>
        </w:rPr>
      </w:pPr>
      <w:ins w:id="1049"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@Inject</w:t>
        </w:r>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private</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DatabaseAccessClass</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dao</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50" w:author="Unknown"/>
          <w:rFonts w:ascii="Lucida Console" w:eastAsia="Times New Roman" w:hAnsi="Lucida Console" w:cs="Courier New"/>
          <w:color w:val="000000" w:themeColor="text1"/>
          <w:sz w:val="19"/>
          <w:szCs w:val="19"/>
        </w:rPr>
      </w:pPr>
      <w:ins w:id="1051"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52" w:author="Unknown"/>
          <w:rFonts w:ascii="Lucida Console" w:eastAsia="Times New Roman" w:hAnsi="Lucida Console" w:cs="Courier New"/>
          <w:color w:val="000000" w:themeColor="text1"/>
          <w:sz w:val="19"/>
          <w:szCs w:val="19"/>
        </w:rPr>
      </w:pPr>
      <w:ins w:id="1053"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@Inject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54" w:author="Unknown"/>
          <w:rFonts w:ascii="Lucida Console" w:eastAsia="Times New Roman" w:hAnsi="Lucida Console" w:cs="Courier New"/>
          <w:color w:val="000000" w:themeColor="text1"/>
          <w:sz w:val="19"/>
          <w:szCs w:val="19"/>
        </w:rPr>
      </w:pPr>
      <w:ins w:id="1055"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init</w:t>
        </w:r>
        <w:proofErr w:type="spellEnd"/>
        <w:r w:rsidRPr="00ED215B">
          <w:rPr>
            <w:rFonts w:ascii="Lucida Console" w:eastAsia="Times New Roman" w:hAnsi="Lucida Console" w:cs="Courier New"/>
            <w:color w:val="000000" w:themeColor="text1"/>
            <w:sz w:val="19"/>
            <w:szCs w:val="19"/>
          </w:rPr>
          <w:t>(Composite parent)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56" w:author="Unknown"/>
          <w:rFonts w:ascii="Lucida Console" w:eastAsia="Times New Roman" w:hAnsi="Lucida Console" w:cs="Courier New"/>
          <w:color w:val="000000" w:themeColor="text1"/>
          <w:sz w:val="19"/>
          <w:szCs w:val="19"/>
        </w:rPr>
      </w:pPr>
      <w:ins w:id="1057"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logger.info(</w:t>
        </w:r>
        <w:proofErr w:type="gramEnd"/>
        <w:r w:rsidRPr="00ED215B">
          <w:rPr>
            <w:rFonts w:ascii="Lucida Console" w:eastAsia="Times New Roman" w:hAnsi="Lucida Console" w:cs="Courier New"/>
            <w:color w:val="000000" w:themeColor="text1"/>
            <w:sz w:val="19"/>
          </w:rPr>
          <w:t>"UI will start to build"</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58" w:author="Unknown"/>
          <w:rFonts w:ascii="Lucida Console" w:eastAsia="Times New Roman" w:hAnsi="Lucida Console" w:cs="Courier New"/>
          <w:color w:val="000000" w:themeColor="text1"/>
          <w:sz w:val="19"/>
          <w:szCs w:val="19"/>
        </w:rPr>
      </w:pPr>
      <w:ins w:id="1059" w:author="Unknown">
        <w:r w:rsidRPr="00ED215B">
          <w:rPr>
            <w:rFonts w:ascii="Lucida Console" w:eastAsia="Times New Roman" w:hAnsi="Lucida Console" w:cs="Courier New"/>
            <w:color w:val="000000" w:themeColor="text1"/>
            <w:sz w:val="19"/>
            <w:szCs w:val="19"/>
          </w:rPr>
          <w:t xml:space="preserve">    Label </w:t>
        </w:r>
        <w:proofErr w:type="spellStart"/>
        <w:r w:rsidRPr="00ED215B">
          <w:rPr>
            <w:rFonts w:ascii="Lucida Console" w:eastAsia="Times New Roman" w:hAnsi="Lucida Console" w:cs="Courier New"/>
            <w:color w:val="000000" w:themeColor="text1"/>
            <w:sz w:val="19"/>
            <w:szCs w:val="19"/>
          </w:rPr>
          <w:t>label</w:t>
        </w:r>
        <w:proofErr w:type="spellEnd"/>
        <w:r w:rsidRPr="00ED215B">
          <w:rPr>
            <w:rFonts w:ascii="Lucida Console" w:eastAsia="Times New Roman" w:hAnsi="Lucida Console" w:cs="Courier New"/>
            <w:color w:val="000000" w:themeColor="text1"/>
            <w:sz w:val="19"/>
            <w:szCs w:val="19"/>
          </w:rPr>
          <w:t xml:space="preserve"> = </w:t>
        </w:r>
        <w:r w:rsidRPr="00ED215B">
          <w:rPr>
            <w:rFonts w:ascii="Lucida Console" w:eastAsia="Times New Roman" w:hAnsi="Lucida Console" w:cs="Courier New"/>
            <w:b/>
            <w:bCs/>
            <w:color w:val="000000" w:themeColor="text1"/>
            <w:sz w:val="19"/>
          </w:rPr>
          <w:t>new</w:t>
        </w:r>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Label(</w:t>
        </w:r>
        <w:proofErr w:type="gramEnd"/>
        <w:r w:rsidRPr="00ED215B">
          <w:rPr>
            <w:rFonts w:ascii="Lucida Console" w:eastAsia="Times New Roman" w:hAnsi="Lucida Console" w:cs="Courier New"/>
            <w:color w:val="000000" w:themeColor="text1"/>
            <w:sz w:val="19"/>
            <w:szCs w:val="19"/>
          </w:rPr>
          <w:t>parent, SWT.NONE);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60" w:author="Unknown"/>
          <w:rFonts w:ascii="Lucida Console" w:eastAsia="Times New Roman" w:hAnsi="Lucida Console" w:cs="Courier New"/>
          <w:color w:val="000000" w:themeColor="text1"/>
          <w:sz w:val="19"/>
          <w:szCs w:val="19"/>
        </w:rPr>
      </w:pPr>
      <w:ins w:id="1061"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label.setText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"Eclipse 4"</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62" w:author="Unknown"/>
          <w:rFonts w:ascii="Lucida Console" w:eastAsia="Times New Roman" w:hAnsi="Lucida Console" w:cs="Courier New"/>
          <w:color w:val="000000" w:themeColor="text1"/>
          <w:sz w:val="19"/>
          <w:szCs w:val="19"/>
        </w:rPr>
      </w:pPr>
      <w:ins w:id="1063" w:author="Unknown">
        <w:r w:rsidRPr="00ED215B">
          <w:rPr>
            <w:rFonts w:ascii="Lucida Console" w:eastAsia="Times New Roman" w:hAnsi="Lucida Console" w:cs="Courier New"/>
            <w:color w:val="000000" w:themeColor="text1"/>
            <w:sz w:val="19"/>
            <w:szCs w:val="19"/>
          </w:rPr>
          <w:t xml:space="preserve">    Text </w:t>
        </w:r>
        <w:proofErr w:type="spellStart"/>
        <w:r w:rsidRPr="00ED215B">
          <w:rPr>
            <w:rFonts w:ascii="Lucida Console" w:eastAsia="Times New Roman" w:hAnsi="Lucida Console" w:cs="Courier New"/>
            <w:color w:val="000000" w:themeColor="text1"/>
            <w:sz w:val="19"/>
            <w:szCs w:val="19"/>
          </w:rPr>
          <w:t>text</w:t>
        </w:r>
        <w:proofErr w:type="spellEnd"/>
        <w:r w:rsidRPr="00ED215B">
          <w:rPr>
            <w:rFonts w:ascii="Lucida Console" w:eastAsia="Times New Roman" w:hAnsi="Lucida Console" w:cs="Courier New"/>
            <w:color w:val="000000" w:themeColor="text1"/>
            <w:sz w:val="19"/>
            <w:szCs w:val="19"/>
          </w:rPr>
          <w:t xml:space="preserve"> = </w:t>
        </w:r>
        <w:r w:rsidRPr="00ED215B">
          <w:rPr>
            <w:rFonts w:ascii="Lucida Console" w:eastAsia="Times New Roman" w:hAnsi="Lucida Console" w:cs="Courier New"/>
            <w:b/>
            <w:bCs/>
            <w:color w:val="000000" w:themeColor="text1"/>
            <w:sz w:val="19"/>
          </w:rPr>
          <w:t>new</w:t>
        </w:r>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Text(</w:t>
        </w:r>
        <w:proofErr w:type="gramEnd"/>
        <w:r w:rsidRPr="00ED215B">
          <w:rPr>
            <w:rFonts w:ascii="Lucida Console" w:eastAsia="Times New Roman" w:hAnsi="Lucida Console" w:cs="Courier New"/>
            <w:color w:val="000000" w:themeColor="text1"/>
            <w:sz w:val="19"/>
            <w:szCs w:val="19"/>
          </w:rPr>
          <w:t>parent, SWT.NONE);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64" w:author="Unknown"/>
          <w:rFonts w:ascii="Lucida Console" w:eastAsia="Times New Roman" w:hAnsi="Lucida Console" w:cs="Courier New"/>
          <w:color w:val="000000" w:themeColor="text1"/>
          <w:sz w:val="19"/>
          <w:szCs w:val="19"/>
        </w:rPr>
      </w:pPr>
      <w:ins w:id="1065"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text.setText</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dao.getNumber</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66" w:author="Unknown"/>
          <w:rFonts w:ascii="Lucida Console" w:eastAsia="Times New Roman" w:hAnsi="Lucida Console" w:cs="Courier New"/>
          <w:color w:val="000000" w:themeColor="text1"/>
          <w:sz w:val="19"/>
          <w:szCs w:val="19"/>
        </w:rPr>
      </w:pPr>
      <w:ins w:id="1067"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68"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069" w:author="Unknown"/>
          <w:rFonts w:ascii="Lucida Console" w:eastAsia="Times New Roman" w:hAnsi="Lucida Console" w:cs="Courier New"/>
          <w:color w:val="000000" w:themeColor="text1"/>
          <w:sz w:val="19"/>
          <w:szCs w:val="19"/>
        </w:rPr>
      </w:pPr>
      <w:ins w:id="1070"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071" w:author="Unknown"/>
          <w:rFonts w:ascii="Arial" w:eastAsia="Times New Roman" w:hAnsi="Arial" w:cs="Arial"/>
          <w:color w:val="000000" w:themeColor="text1"/>
          <w:sz w:val="24"/>
          <w:szCs w:val="24"/>
        </w:rPr>
      </w:pPr>
      <w:ins w:id="1072" w:author="Unknown">
        <w:r w:rsidRPr="00ED215B">
          <w:rPr>
            <w:rFonts w:ascii="Arial" w:eastAsia="Times New Roman" w:hAnsi="Arial" w:cs="Arial"/>
            <w:color w:val="000000" w:themeColor="text1"/>
            <w:sz w:val="24"/>
            <w:szCs w:val="24"/>
          </w:rPr>
          <w:t xml:space="preserve">Another class could read these dependencies and create an instance of the class, injecting objects into the defined dependency. This can be done via the Java reflection functionality. This class is usually called the dependency container and is a framework class. </w:t>
        </w:r>
      </w:ins>
    </w:p>
    <w:p w:rsidR="00ED215B" w:rsidRPr="00ED215B" w:rsidRDefault="00ED215B" w:rsidP="00ED215B">
      <w:pPr>
        <w:shd w:val="clear" w:color="auto" w:fill="FFFFFF"/>
        <w:spacing w:before="100" w:beforeAutospacing="1" w:after="100" w:afterAutospacing="1" w:line="240" w:lineRule="auto"/>
        <w:ind w:left="150" w:right="150"/>
        <w:rPr>
          <w:ins w:id="1073" w:author="Unknown"/>
          <w:rFonts w:ascii="Arial" w:eastAsia="Times New Roman" w:hAnsi="Arial" w:cs="Arial"/>
          <w:color w:val="000000" w:themeColor="text1"/>
          <w:sz w:val="24"/>
          <w:szCs w:val="24"/>
        </w:rPr>
      </w:pPr>
      <w:ins w:id="1074" w:author="Unknown">
        <w:r w:rsidRPr="00ED215B">
          <w:rPr>
            <w:rFonts w:ascii="Arial" w:eastAsia="Times New Roman" w:hAnsi="Arial" w:cs="Arial"/>
            <w:color w:val="000000" w:themeColor="text1"/>
            <w:sz w:val="24"/>
            <w:szCs w:val="24"/>
          </w:rPr>
          <w:t xml:space="preserve">This way the Java class has no hard dependencies, i.e. it does not rely on an instance of a certain class. For example if you want to test a class which uses another object which directly uses a database, you could inject a </w:t>
        </w:r>
        <w:r w:rsidRPr="00ED215B">
          <w:rPr>
            <w:rFonts w:ascii="Arial" w:eastAsia="Times New Roman" w:hAnsi="Arial" w:cs="Arial"/>
            <w:i/>
            <w:iCs/>
            <w:color w:val="000000" w:themeColor="text1"/>
            <w:sz w:val="24"/>
            <w:szCs w:val="24"/>
          </w:rPr>
          <w:t xml:space="preserve">mock </w:t>
        </w:r>
        <w:r w:rsidRPr="00ED215B">
          <w:rPr>
            <w:rFonts w:ascii="Arial" w:eastAsia="Times New Roman" w:hAnsi="Arial" w:cs="Arial"/>
            <w:color w:val="000000" w:themeColor="text1"/>
            <w:sz w:val="24"/>
            <w:szCs w:val="24"/>
          </w:rPr>
          <w:t xml:space="preserve">object. </w:t>
        </w:r>
      </w:ins>
    </w:p>
    <w:p w:rsidR="00ED215B" w:rsidRPr="00ED215B" w:rsidRDefault="00ED215B" w:rsidP="00ED215B">
      <w:pPr>
        <w:shd w:val="clear" w:color="auto" w:fill="FFFFFF"/>
        <w:spacing w:before="100" w:beforeAutospacing="1" w:after="100" w:afterAutospacing="1" w:line="240" w:lineRule="auto"/>
        <w:ind w:left="150" w:right="150"/>
        <w:rPr>
          <w:ins w:id="1075" w:author="Unknown"/>
          <w:rFonts w:ascii="Arial" w:eastAsia="Times New Roman" w:hAnsi="Arial" w:cs="Arial"/>
          <w:color w:val="000000" w:themeColor="text1"/>
          <w:sz w:val="24"/>
          <w:szCs w:val="24"/>
        </w:rPr>
      </w:pPr>
      <w:ins w:id="1076" w:author="Unknown">
        <w:r w:rsidRPr="00ED215B">
          <w:rPr>
            <w:rFonts w:ascii="Arial" w:eastAsia="Times New Roman" w:hAnsi="Arial" w:cs="Arial"/>
            <w:color w:val="000000" w:themeColor="text1"/>
            <w:sz w:val="24"/>
            <w:szCs w:val="24"/>
          </w:rPr>
          <w:t xml:space="preserve">Mock objects are objects which act as if they are the real object but only simulate their behavior. Mock is an old English word meaning to mimic or imitate. </w:t>
        </w:r>
      </w:ins>
    </w:p>
    <w:p w:rsidR="00ED215B" w:rsidRPr="00ED215B" w:rsidRDefault="00ED215B" w:rsidP="00ED215B">
      <w:pPr>
        <w:shd w:val="clear" w:color="auto" w:fill="FFFFFF"/>
        <w:spacing w:before="100" w:beforeAutospacing="1" w:after="100" w:afterAutospacing="1" w:line="240" w:lineRule="auto"/>
        <w:ind w:left="150" w:right="150"/>
        <w:rPr>
          <w:ins w:id="1077" w:author="Unknown"/>
          <w:rFonts w:ascii="Arial" w:eastAsia="Times New Roman" w:hAnsi="Arial" w:cs="Arial"/>
          <w:color w:val="000000" w:themeColor="text1"/>
          <w:sz w:val="24"/>
          <w:szCs w:val="24"/>
        </w:rPr>
      </w:pPr>
      <w:ins w:id="1078" w:author="Unknown">
        <w:r w:rsidRPr="00ED215B">
          <w:rPr>
            <w:rFonts w:ascii="Arial" w:eastAsia="Times New Roman" w:hAnsi="Arial" w:cs="Arial"/>
            <w:color w:val="000000" w:themeColor="text1"/>
            <w:sz w:val="24"/>
            <w:szCs w:val="24"/>
          </w:rPr>
          <w:t xml:space="preserve">If dependency injection is used, a Java class can be tested in isolation, which is good. </w:t>
        </w:r>
      </w:ins>
    </w:p>
    <w:p w:rsidR="00ED215B" w:rsidRPr="00ED215B" w:rsidRDefault="00ED215B" w:rsidP="00ED215B">
      <w:pPr>
        <w:shd w:val="clear" w:color="auto" w:fill="FFFFFF"/>
        <w:spacing w:before="100" w:beforeAutospacing="1" w:after="100" w:afterAutospacing="1" w:line="240" w:lineRule="auto"/>
        <w:ind w:left="150" w:right="150"/>
        <w:rPr>
          <w:ins w:id="1079" w:author="Unknown"/>
          <w:rFonts w:ascii="Arial" w:eastAsia="Times New Roman" w:hAnsi="Arial" w:cs="Arial"/>
          <w:color w:val="000000" w:themeColor="text1"/>
          <w:sz w:val="24"/>
          <w:szCs w:val="24"/>
        </w:rPr>
      </w:pPr>
      <w:ins w:id="1080" w:author="Unknown">
        <w:r w:rsidRPr="00ED215B">
          <w:rPr>
            <w:rFonts w:ascii="Arial" w:eastAsia="Times New Roman" w:hAnsi="Arial" w:cs="Arial"/>
            <w:color w:val="000000" w:themeColor="text1"/>
            <w:sz w:val="24"/>
            <w:szCs w:val="24"/>
          </w:rPr>
          <w:t xml:space="preserve">Dependency injection can happen on: </w:t>
        </w:r>
      </w:ins>
    </w:p>
    <w:p w:rsidR="00ED215B" w:rsidRPr="00ED215B" w:rsidRDefault="00ED215B" w:rsidP="00ED215B">
      <w:pPr>
        <w:numPr>
          <w:ilvl w:val="0"/>
          <w:numId w:val="5"/>
        </w:numPr>
        <w:shd w:val="clear" w:color="auto" w:fill="FFFFFF"/>
        <w:spacing w:before="100" w:beforeAutospacing="1" w:after="100" w:afterAutospacing="1" w:line="240" w:lineRule="auto"/>
        <w:ind w:left="870" w:right="150"/>
        <w:rPr>
          <w:ins w:id="1081" w:author="Unknown"/>
          <w:rFonts w:ascii="Arial" w:eastAsia="Times New Roman" w:hAnsi="Arial" w:cs="Arial"/>
          <w:color w:val="000000" w:themeColor="text1"/>
          <w:sz w:val="24"/>
          <w:szCs w:val="24"/>
        </w:rPr>
      </w:pPr>
      <w:ins w:id="1082" w:author="Unknown">
        <w:r w:rsidRPr="00ED215B">
          <w:rPr>
            <w:rFonts w:ascii="Arial" w:eastAsia="Times New Roman" w:hAnsi="Arial" w:cs="Arial"/>
            <w:color w:val="000000" w:themeColor="text1"/>
            <w:sz w:val="24"/>
            <w:szCs w:val="24"/>
          </w:rPr>
          <w:t xml:space="preserve">the constructor of the class (construction injection) </w:t>
        </w:r>
      </w:ins>
    </w:p>
    <w:p w:rsidR="00ED215B" w:rsidRPr="00ED215B" w:rsidRDefault="00ED215B" w:rsidP="00ED215B">
      <w:pPr>
        <w:numPr>
          <w:ilvl w:val="0"/>
          <w:numId w:val="5"/>
        </w:numPr>
        <w:shd w:val="clear" w:color="auto" w:fill="FFFFFF"/>
        <w:spacing w:before="100" w:beforeAutospacing="1" w:after="100" w:afterAutospacing="1" w:line="240" w:lineRule="auto"/>
        <w:ind w:left="870" w:right="150"/>
        <w:rPr>
          <w:ins w:id="1083" w:author="Unknown"/>
          <w:rFonts w:ascii="Arial" w:eastAsia="Times New Roman" w:hAnsi="Arial" w:cs="Arial"/>
          <w:color w:val="000000" w:themeColor="text1"/>
          <w:sz w:val="24"/>
          <w:szCs w:val="24"/>
        </w:rPr>
      </w:pPr>
      <w:ins w:id="1084" w:author="Unknown">
        <w:r w:rsidRPr="00ED215B">
          <w:rPr>
            <w:rFonts w:ascii="Arial" w:eastAsia="Times New Roman" w:hAnsi="Arial" w:cs="Arial"/>
            <w:color w:val="000000" w:themeColor="text1"/>
            <w:sz w:val="24"/>
            <w:szCs w:val="24"/>
          </w:rPr>
          <w:t xml:space="preserve">a method (method injection) </w:t>
        </w:r>
      </w:ins>
    </w:p>
    <w:p w:rsidR="00ED215B" w:rsidRPr="00ED215B" w:rsidRDefault="00ED215B" w:rsidP="00ED215B">
      <w:pPr>
        <w:numPr>
          <w:ilvl w:val="0"/>
          <w:numId w:val="5"/>
        </w:numPr>
        <w:shd w:val="clear" w:color="auto" w:fill="FFFFFF"/>
        <w:spacing w:before="100" w:beforeAutospacing="1" w:after="100" w:afterAutospacing="1" w:line="240" w:lineRule="auto"/>
        <w:ind w:left="870" w:right="150"/>
        <w:rPr>
          <w:ins w:id="1085" w:author="Unknown"/>
          <w:rFonts w:ascii="Arial" w:eastAsia="Times New Roman" w:hAnsi="Arial" w:cs="Arial"/>
          <w:color w:val="000000" w:themeColor="text1"/>
          <w:sz w:val="24"/>
          <w:szCs w:val="24"/>
        </w:rPr>
      </w:pPr>
      <w:ins w:id="1086" w:author="Unknown">
        <w:r w:rsidRPr="00ED215B">
          <w:rPr>
            <w:rFonts w:ascii="Arial" w:eastAsia="Times New Roman" w:hAnsi="Arial" w:cs="Arial"/>
            <w:color w:val="000000" w:themeColor="text1"/>
            <w:sz w:val="24"/>
            <w:szCs w:val="24"/>
          </w:rPr>
          <w:t xml:space="preserve">a field (field injection) </w:t>
        </w:r>
      </w:ins>
    </w:p>
    <w:p w:rsidR="00ED215B" w:rsidRPr="00ED215B" w:rsidRDefault="00ED215B" w:rsidP="00ED215B">
      <w:pPr>
        <w:shd w:val="clear" w:color="auto" w:fill="FFFFFF"/>
        <w:spacing w:before="100" w:beforeAutospacing="1" w:after="100" w:afterAutospacing="1" w:line="240" w:lineRule="auto"/>
        <w:ind w:left="150" w:right="150"/>
        <w:rPr>
          <w:ins w:id="1087" w:author="Unknown"/>
          <w:rFonts w:ascii="Arial" w:eastAsia="Times New Roman" w:hAnsi="Arial" w:cs="Arial"/>
          <w:color w:val="000000" w:themeColor="text1"/>
          <w:sz w:val="24"/>
          <w:szCs w:val="24"/>
        </w:rPr>
      </w:pPr>
      <w:ins w:id="1088" w:author="Unknown">
        <w:r w:rsidRPr="00ED215B">
          <w:rPr>
            <w:rFonts w:ascii="Arial" w:eastAsia="Times New Roman" w:hAnsi="Arial" w:cs="Arial"/>
            <w:color w:val="000000" w:themeColor="text1"/>
            <w:sz w:val="24"/>
            <w:szCs w:val="24"/>
          </w:rPr>
          <w:t xml:space="preserve">Dependency injection can happen on static as well as on non-static fields and methods. </w:t>
        </w:r>
      </w:ins>
    </w:p>
    <w:p w:rsidR="00ED215B" w:rsidRPr="00ED215B" w:rsidRDefault="00ED215B" w:rsidP="00ED215B">
      <w:pPr>
        <w:shd w:val="clear" w:color="auto" w:fill="FFFFFF"/>
        <w:spacing w:after="0" w:line="240" w:lineRule="auto"/>
        <w:outlineLvl w:val="2"/>
        <w:rPr>
          <w:ins w:id="1089" w:author="Unknown"/>
          <w:rFonts w:ascii="Arial" w:eastAsia="Times New Roman" w:hAnsi="Arial" w:cs="Arial"/>
          <w:b/>
          <w:bCs/>
          <w:color w:val="000000" w:themeColor="text1"/>
          <w:sz w:val="30"/>
          <w:szCs w:val="30"/>
        </w:rPr>
      </w:pPr>
      <w:bookmarkStart w:id="1090" w:name="dependencyinjection_eclipse"/>
      <w:bookmarkEnd w:id="1090"/>
      <w:ins w:id="1091" w:author="Unknown">
        <w:r w:rsidRPr="00ED215B">
          <w:rPr>
            <w:rFonts w:ascii="Arial" w:eastAsia="Times New Roman" w:hAnsi="Arial" w:cs="Arial"/>
            <w:b/>
            <w:bCs/>
            <w:color w:val="000000" w:themeColor="text1"/>
            <w:sz w:val="30"/>
            <w:szCs w:val="30"/>
          </w:rPr>
          <w:t xml:space="preserve">15.2. Define dependencies in Eclipse </w:t>
        </w:r>
      </w:ins>
    </w:p>
    <w:p w:rsidR="00ED215B" w:rsidRPr="00ED215B" w:rsidRDefault="00ED215B" w:rsidP="00ED215B">
      <w:pPr>
        <w:shd w:val="clear" w:color="auto" w:fill="FFFFFF"/>
        <w:spacing w:before="100" w:beforeAutospacing="1" w:after="100" w:afterAutospacing="1" w:line="240" w:lineRule="auto"/>
        <w:ind w:left="150" w:right="150"/>
        <w:rPr>
          <w:ins w:id="1092" w:author="Unknown"/>
          <w:rFonts w:ascii="Arial" w:eastAsia="Times New Roman" w:hAnsi="Arial" w:cs="Arial"/>
          <w:color w:val="000000" w:themeColor="text1"/>
          <w:sz w:val="24"/>
          <w:szCs w:val="24"/>
        </w:rPr>
      </w:pPr>
      <w:ins w:id="1093" w:author="Unknown">
        <w:r w:rsidRPr="00ED215B">
          <w:rPr>
            <w:rFonts w:ascii="Arial" w:eastAsia="Times New Roman" w:hAnsi="Arial" w:cs="Arial"/>
            <w:color w:val="000000" w:themeColor="text1"/>
            <w:sz w:val="24"/>
            <w:szCs w:val="24"/>
          </w:rPr>
          <w:t xml:space="preserve">Eclipse 4 supports constructor, method and field injection. It uses the standard Java </w:t>
        </w:r>
        <w:r w:rsidRPr="00ED215B">
          <w:rPr>
            <w:rFonts w:ascii="Courier New" w:eastAsia="Times New Roman" w:hAnsi="Courier New" w:cs="Courier New"/>
            <w:color w:val="000000" w:themeColor="text1"/>
            <w:sz w:val="29"/>
          </w:rPr>
          <w:t>@Inject</w:t>
        </w:r>
        <w:r w:rsidRPr="00ED215B">
          <w:rPr>
            <w:rFonts w:ascii="Arial" w:eastAsia="Times New Roman" w:hAnsi="Arial" w:cs="Arial"/>
            <w:color w:val="000000" w:themeColor="text1"/>
            <w:sz w:val="24"/>
            <w:szCs w:val="24"/>
          </w:rPr>
          <w:t xml:space="preserve"> and </w:t>
        </w:r>
        <w:r w:rsidRPr="00ED215B">
          <w:rPr>
            <w:rFonts w:ascii="Courier New" w:eastAsia="Times New Roman" w:hAnsi="Courier New" w:cs="Courier New"/>
            <w:color w:val="000000" w:themeColor="text1"/>
            <w:sz w:val="29"/>
          </w:rPr>
          <w:t>@Named</w:t>
        </w:r>
        <w:r w:rsidRPr="00ED215B">
          <w:rPr>
            <w:rFonts w:ascii="Arial" w:eastAsia="Times New Roman" w:hAnsi="Arial" w:cs="Arial"/>
            <w:color w:val="000000" w:themeColor="text1"/>
            <w:sz w:val="24"/>
            <w:szCs w:val="24"/>
          </w:rPr>
          <w:t xml:space="preserve"> annotations, which were defined in the Java Specification Request 330 (JSR330). In addition to these standard annotations, it declares the </w:t>
        </w:r>
        <w:r w:rsidRPr="00ED215B">
          <w:rPr>
            <w:rFonts w:ascii="Courier New" w:eastAsia="Times New Roman" w:hAnsi="Courier New" w:cs="Courier New"/>
            <w:color w:val="000000" w:themeColor="text1"/>
            <w:sz w:val="29"/>
          </w:rPr>
          <w:t>@Optional</w:t>
        </w:r>
        <w:r w:rsidRPr="00ED215B">
          <w:rPr>
            <w:rFonts w:ascii="Arial" w:eastAsia="Times New Roman" w:hAnsi="Arial" w:cs="Arial"/>
            <w:color w:val="000000" w:themeColor="text1"/>
            <w:sz w:val="24"/>
            <w:szCs w:val="24"/>
          </w:rPr>
          <w:t xml:space="preserve"> and </w:t>
        </w:r>
        <w:r w:rsidRPr="00ED215B">
          <w:rPr>
            <w:rFonts w:ascii="Courier New" w:eastAsia="Times New Roman" w:hAnsi="Courier New" w:cs="Courier New"/>
            <w:color w:val="000000" w:themeColor="text1"/>
            <w:sz w:val="29"/>
          </w:rPr>
          <w:t>@Preference</w:t>
        </w:r>
        <w:r w:rsidRPr="00ED215B">
          <w:rPr>
            <w:rFonts w:ascii="Arial" w:eastAsia="Times New Roman" w:hAnsi="Arial" w:cs="Arial"/>
            <w:color w:val="000000" w:themeColor="text1"/>
            <w:sz w:val="24"/>
            <w:szCs w:val="24"/>
          </w:rPr>
          <w:t xml:space="preserve"> annotations. </w:t>
        </w:r>
      </w:ins>
    </w:p>
    <w:p w:rsidR="00ED215B" w:rsidRPr="00ED215B" w:rsidRDefault="00ED215B" w:rsidP="00ED215B">
      <w:pPr>
        <w:shd w:val="clear" w:color="auto" w:fill="FFFFFF"/>
        <w:spacing w:before="100" w:beforeAutospacing="1" w:after="100" w:afterAutospacing="1" w:line="240" w:lineRule="auto"/>
        <w:ind w:left="150" w:right="150"/>
        <w:rPr>
          <w:ins w:id="1094" w:author="Unknown"/>
          <w:rFonts w:ascii="Arial" w:eastAsia="Times New Roman" w:hAnsi="Arial" w:cs="Arial"/>
          <w:color w:val="000000" w:themeColor="text1"/>
          <w:sz w:val="24"/>
          <w:szCs w:val="24"/>
        </w:rPr>
      </w:pPr>
      <w:ins w:id="1095" w:author="Unknown">
        <w:r w:rsidRPr="00ED215B">
          <w:rPr>
            <w:rFonts w:ascii="Arial" w:eastAsia="Times New Roman" w:hAnsi="Arial" w:cs="Arial"/>
            <w:color w:val="000000" w:themeColor="text1"/>
            <w:sz w:val="24"/>
            <w:szCs w:val="24"/>
          </w:rPr>
          <w:t xml:space="preserve">The following table gives an overview of the dependency injection (DI) annotations. </w:t>
        </w:r>
      </w:ins>
    </w:p>
    <w:p w:rsidR="00ED215B" w:rsidRPr="00ED215B" w:rsidRDefault="00ED215B" w:rsidP="00ED215B">
      <w:pPr>
        <w:shd w:val="clear" w:color="auto" w:fill="FFFFFF"/>
        <w:spacing w:before="100" w:beforeAutospacing="1" w:after="100" w:afterAutospacing="1" w:line="240" w:lineRule="auto"/>
        <w:ind w:left="150" w:right="150"/>
        <w:rPr>
          <w:ins w:id="1096" w:author="Unknown"/>
          <w:rFonts w:ascii="Arial" w:eastAsia="Times New Roman" w:hAnsi="Arial" w:cs="Arial"/>
          <w:color w:val="000000" w:themeColor="text1"/>
          <w:sz w:val="24"/>
          <w:szCs w:val="24"/>
        </w:rPr>
      </w:pPr>
      <w:bookmarkStart w:id="1097" w:name="d1138e2220"/>
      <w:bookmarkEnd w:id="1097"/>
      <w:proofErr w:type="gramStart"/>
      <w:ins w:id="1098" w:author="Unknown">
        <w:r w:rsidRPr="00ED215B">
          <w:rPr>
            <w:rFonts w:ascii="Arial" w:eastAsia="Times New Roman" w:hAnsi="Arial" w:cs="Arial"/>
            <w:b/>
            <w:bCs/>
            <w:color w:val="000000" w:themeColor="text1"/>
            <w:sz w:val="24"/>
            <w:szCs w:val="24"/>
          </w:rPr>
          <w:lastRenderedPageBreak/>
          <w:t>Table 6.</w:t>
        </w:r>
        <w:proofErr w:type="gramEnd"/>
        <w:r w:rsidRPr="00ED215B">
          <w:rPr>
            <w:rFonts w:ascii="Arial" w:eastAsia="Times New Roman" w:hAnsi="Arial" w:cs="Arial"/>
            <w:b/>
            <w:bCs/>
            <w:color w:val="000000" w:themeColor="text1"/>
            <w:sz w:val="24"/>
            <w:szCs w:val="24"/>
          </w:rPr>
          <w:t> Annotations for Dependency Injection</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2288"/>
        <w:gridCol w:w="10972"/>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Annotation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javax.inject.Inject</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Marks a field, a constructor or a method. The Eclipse framework tries to inject the parameter.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javax.inject.Named</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Defines the name of the key for the value which should be injected. By default the fully qualified class name is used as key. Several default values are defined as constants in the </w:t>
            </w:r>
            <w:proofErr w:type="spellStart"/>
            <w:r w:rsidRPr="00ED215B">
              <w:rPr>
                <w:rFonts w:ascii="Courier New" w:eastAsia="Times New Roman" w:hAnsi="Courier New" w:cs="Courier New"/>
                <w:color w:val="000000" w:themeColor="text1"/>
                <w:sz w:val="25"/>
                <w:szCs w:val="25"/>
              </w:rPr>
              <w:t>IServiceConstants</w:t>
            </w:r>
            <w:proofErr w:type="spellEnd"/>
            <w:r w:rsidRPr="00ED215B">
              <w:rPr>
                <w:rFonts w:ascii="Arial" w:eastAsia="Times New Roman" w:hAnsi="Arial" w:cs="Arial"/>
                <w:color w:val="000000" w:themeColor="text1"/>
                <w:sz w:val="21"/>
                <w:szCs w:val="21"/>
              </w:rPr>
              <w:t xml:space="preserve"> interface.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@Optional</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Marks an injected value to be optional. If it </w:t>
            </w:r>
            <w:proofErr w:type="spellStart"/>
            <w:r w:rsidRPr="00ED215B">
              <w:rPr>
                <w:rFonts w:ascii="Arial" w:eastAsia="Times New Roman" w:hAnsi="Arial" w:cs="Arial"/>
                <w:color w:val="000000" w:themeColor="text1"/>
                <w:sz w:val="21"/>
                <w:szCs w:val="21"/>
              </w:rPr>
              <w:t>can not</w:t>
            </w:r>
            <w:proofErr w:type="spellEnd"/>
            <w:r w:rsidRPr="00ED215B">
              <w:rPr>
                <w:rFonts w:ascii="Arial" w:eastAsia="Times New Roman" w:hAnsi="Arial" w:cs="Arial"/>
                <w:color w:val="000000" w:themeColor="text1"/>
                <w:sz w:val="21"/>
                <w:szCs w:val="21"/>
              </w:rPr>
              <w:t xml:space="preserve"> be resolved, </w:t>
            </w:r>
            <w:r w:rsidRPr="00ED215B">
              <w:rPr>
                <w:rFonts w:ascii="Courier New" w:eastAsia="Times New Roman" w:hAnsi="Courier New" w:cs="Courier New"/>
                <w:color w:val="000000" w:themeColor="text1"/>
                <w:sz w:val="25"/>
                <w:szCs w:val="25"/>
              </w:rPr>
              <w:t>null</w:t>
            </w:r>
            <w:r w:rsidRPr="00ED215B">
              <w:rPr>
                <w:rFonts w:ascii="Arial" w:eastAsia="Times New Roman" w:hAnsi="Arial" w:cs="Arial"/>
                <w:color w:val="000000" w:themeColor="text1"/>
                <w:sz w:val="21"/>
                <w:szCs w:val="21"/>
              </w:rPr>
              <w:t xml:space="preserve"> is injected. Without @Optional the framework would throw an Exception. </w:t>
            </w:r>
          </w:p>
          <w:p w:rsidR="00ED215B" w:rsidRPr="00ED215B" w:rsidRDefault="00ED215B" w:rsidP="00ED215B">
            <w:pPr>
              <w:spacing w:before="100" w:beforeAutospacing="1" w:after="100" w:afterAutospacing="1" w:line="270" w:lineRule="atLeast"/>
              <w:ind w:left="15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The specific behavior depends where @Optional is used: </w:t>
            </w:r>
          </w:p>
          <w:p w:rsidR="00ED215B" w:rsidRPr="00ED215B" w:rsidRDefault="00ED215B" w:rsidP="00ED215B">
            <w:pPr>
              <w:numPr>
                <w:ilvl w:val="0"/>
                <w:numId w:val="6"/>
              </w:numPr>
              <w:spacing w:before="100" w:beforeAutospacing="1" w:after="100" w:afterAutospacing="1" w:line="270" w:lineRule="atLeast"/>
              <w:ind w:left="87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for parameters: a </w:t>
            </w:r>
            <w:r w:rsidRPr="00ED215B">
              <w:rPr>
                <w:rFonts w:ascii="Courier New" w:eastAsia="Times New Roman" w:hAnsi="Courier New" w:cs="Courier New"/>
                <w:color w:val="000000" w:themeColor="text1"/>
                <w:sz w:val="25"/>
                <w:szCs w:val="25"/>
              </w:rPr>
              <w:t>null</w:t>
            </w:r>
            <w:r w:rsidRPr="00ED215B">
              <w:rPr>
                <w:rFonts w:ascii="Arial" w:eastAsia="Times New Roman" w:hAnsi="Arial" w:cs="Arial"/>
                <w:color w:val="000000" w:themeColor="text1"/>
                <w:sz w:val="21"/>
                <w:szCs w:val="21"/>
              </w:rPr>
              <w:t xml:space="preserve"> value will be injected; </w:t>
            </w:r>
          </w:p>
          <w:p w:rsidR="00ED215B" w:rsidRPr="00ED215B" w:rsidRDefault="00ED215B" w:rsidP="00ED215B">
            <w:pPr>
              <w:numPr>
                <w:ilvl w:val="0"/>
                <w:numId w:val="6"/>
              </w:numPr>
              <w:spacing w:before="100" w:beforeAutospacing="1" w:after="100" w:afterAutospacing="1" w:line="270" w:lineRule="atLeast"/>
              <w:ind w:left="870" w:right="150"/>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for methods: the method calls will be skipped</w:t>
            </w:r>
          </w:p>
          <w:p w:rsidR="00ED215B" w:rsidRPr="00ED215B" w:rsidRDefault="00ED215B" w:rsidP="00ED215B">
            <w:pPr>
              <w:numPr>
                <w:ilvl w:val="0"/>
                <w:numId w:val="6"/>
              </w:numPr>
              <w:spacing w:before="100" w:beforeAutospacing="1" w:after="100" w:afterAutospacing="1" w:line="270" w:lineRule="atLeast"/>
              <w:ind w:left="870" w:right="150"/>
              <w:rPr>
                <w:rFonts w:ascii="Arial" w:eastAsia="Times New Roman" w:hAnsi="Arial" w:cs="Arial"/>
                <w:color w:val="000000" w:themeColor="text1"/>
                <w:sz w:val="21"/>
                <w:szCs w:val="21"/>
              </w:rPr>
            </w:pPr>
            <w:proofErr w:type="gramStart"/>
            <w:r w:rsidRPr="00ED215B">
              <w:rPr>
                <w:rFonts w:ascii="Arial" w:eastAsia="Times New Roman" w:hAnsi="Arial" w:cs="Arial"/>
                <w:color w:val="000000" w:themeColor="text1"/>
                <w:sz w:val="21"/>
                <w:szCs w:val="21"/>
              </w:rPr>
              <w:t>for</w:t>
            </w:r>
            <w:proofErr w:type="gramEnd"/>
            <w:r w:rsidRPr="00ED215B">
              <w:rPr>
                <w:rFonts w:ascii="Arial" w:eastAsia="Times New Roman" w:hAnsi="Arial" w:cs="Arial"/>
                <w:color w:val="000000" w:themeColor="text1"/>
                <w:sz w:val="21"/>
                <w:szCs w:val="21"/>
              </w:rPr>
              <w:t xml:space="preserve"> fields: the values will not be injected.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@Preference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Eclipse can store key/values pairs as so-called preferences. The @Preference annotation defines that the annotated value should be filled from the preference store. </w:t>
            </w:r>
          </w:p>
        </w:tc>
      </w:tr>
    </w:tbl>
    <w:p w:rsidR="00ED215B" w:rsidRPr="00ED215B" w:rsidRDefault="00ED215B" w:rsidP="00ED215B">
      <w:pPr>
        <w:shd w:val="clear" w:color="auto" w:fill="FFFFFF"/>
        <w:spacing w:before="100" w:beforeAutospacing="1" w:after="100" w:afterAutospacing="1" w:line="240" w:lineRule="auto"/>
        <w:ind w:left="150" w:right="150"/>
        <w:rPr>
          <w:ins w:id="1099"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100" w:author="Unknown"/>
          <w:rFonts w:ascii="Arial" w:eastAsia="Times New Roman" w:hAnsi="Arial" w:cs="Arial"/>
          <w:color w:val="000000" w:themeColor="text1"/>
          <w:sz w:val="24"/>
          <w:szCs w:val="24"/>
        </w:rPr>
      </w:pPr>
      <w:ins w:id="1101" w:author="Unknown">
        <w:r w:rsidRPr="00ED215B">
          <w:rPr>
            <w:rFonts w:ascii="Arial" w:eastAsia="Times New Roman" w:hAnsi="Arial" w:cs="Arial"/>
            <w:color w:val="000000" w:themeColor="text1"/>
            <w:sz w:val="24"/>
            <w:szCs w:val="24"/>
          </w:rPr>
          <w:t xml:space="preserve">The </w:t>
        </w:r>
        <w:r w:rsidRPr="00ED215B">
          <w:rPr>
            <w:rFonts w:ascii="Courier New" w:eastAsia="Times New Roman" w:hAnsi="Courier New" w:cs="Courier New"/>
            <w:color w:val="000000" w:themeColor="text1"/>
            <w:sz w:val="29"/>
          </w:rPr>
          <w:t>org.eclipse.e4.core.di.annotations</w:t>
        </w:r>
        <w:r w:rsidRPr="00ED215B">
          <w:rPr>
            <w:rFonts w:ascii="Arial" w:eastAsia="Times New Roman" w:hAnsi="Arial" w:cs="Arial"/>
            <w:color w:val="000000" w:themeColor="text1"/>
            <w:sz w:val="24"/>
            <w:szCs w:val="24"/>
          </w:rPr>
          <w:t xml:space="preserve"> package contains the </w:t>
        </w:r>
        <w:r w:rsidRPr="00ED215B">
          <w:rPr>
            <w:rFonts w:ascii="Courier New" w:eastAsia="Times New Roman" w:hAnsi="Courier New" w:cs="Courier New"/>
            <w:color w:val="000000" w:themeColor="text1"/>
            <w:sz w:val="29"/>
          </w:rPr>
          <w:t>@Optional</w:t>
        </w:r>
        <w:r w:rsidRPr="00ED215B">
          <w:rPr>
            <w:rFonts w:ascii="Arial" w:eastAsia="Times New Roman" w:hAnsi="Arial" w:cs="Arial"/>
            <w:color w:val="000000" w:themeColor="text1"/>
            <w:sz w:val="24"/>
            <w:szCs w:val="24"/>
          </w:rPr>
          <w:t xml:space="preserve"> annotation and the </w:t>
        </w:r>
        <w:r w:rsidRPr="00ED215B">
          <w:rPr>
            <w:rFonts w:ascii="Courier New" w:eastAsia="Times New Roman" w:hAnsi="Courier New" w:cs="Courier New"/>
            <w:color w:val="000000" w:themeColor="text1"/>
            <w:sz w:val="29"/>
          </w:rPr>
          <w:t>@Preference</w:t>
        </w:r>
        <w:r w:rsidRPr="00ED215B">
          <w:rPr>
            <w:rFonts w:ascii="Arial" w:eastAsia="Times New Roman" w:hAnsi="Arial" w:cs="Arial"/>
            <w:color w:val="000000" w:themeColor="text1"/>
            <w:sz w:val="24"/>
            <w:szCs w:val="24"/>
          </w:rPr>
          <w:t xml:space="preserve"> annotation is included in the </w:t>
        </w:r>
        <w:r w:rsidRPr="00ED215B">
          <w:rPr>
            <w:rFonts w:ascii="Courier New" w:eastAsia="Times New Roman" w:hAnsi="Courier New" w:cs="Courier New"/>
            <w:color w:val="000000" w:themeColor="text1"/>
            <w:sz w:val="29"/>
          </w:rPr>
          <w:t>org.eclipse.e4.core.di.extensions</w:t>
        </w:r>
        <w:r w:rsidRPr="00ED215B">
          <w:rPr>
            <w:rFonts w:ascii="Arial" w:eastAsia="Times New Roman" w:hAnsi="Arial" w:cs="Arial"/>
            <w:color w:val="000000" w:themeColor="text1"/>
            <w:sz w:val="24"/>
            <w:szCs w:val="24"/>
          </w:rPr>
          <w:t xml:space="preserve"> package. Both are part of the </w:t>
        </w:r>
        <w:r w:rsidRPr="00ED215B">
          <w:rPr>
            <w:rFonts w:ascii="Courier New" w:eastAsia="Times New Roman" w:hAnsi="Courier New" w:cs="Courier New"/>
            <w:color w:val="000000" w:themeColor="text1"/>
            <w:sz w:val="29"/>
          </w:rPr>
          <w:t>org.eclipse.e4.core.di</w:t>
        </w:r>
        <w:r w:rsidRPr="00ED215B">
          <w:rPr>
            <w:rFonts w:ascii="Arial" w:eastAsia="Times New Roman" w:hAnsi="Arial" w:cs="Arial"/>
            <w:color w:val="000000" w:themeColor="text1"/>
            <w:sz w:val="24"/>
            <w:szCs w:val="24"/>
          </w:rPr>
          <w:t xml:space="preserve"> plug-in. </w:t>
        </w:r>
      </w:ins>
    </w:p>
    <w:p w:rsidR="00ED215B" w:rsidRPr="00ED215B" w:rsidRDefault="00ED215B" w:rsidP="00ED215B">
      <w:pPr>
        <w:shd w:val="clear" w:color="auto" w:fill="FFFFFF"/>
        <w:spacing w:after="0" w:line="240" w:lineRule="auto"/>
        <w:outlineLvl w:val="2"/>
        <w:rPr>
          <w:ins w:id="1102" w:author="Unknown"/>
          <w:rFonts w:ascii="Arial" w:eastAsia="Times New Roman" w:hAnsi="Arial" w:cs="Arial"/>
          <w:b/>
          <w:bCs/>
          <w:color w:val="000000" w:themeColor="text1"/>
          <w:sz w:val="30"/>
          <w:szCs w:val="30"/>
        </w:rPr>
      </w:pPr>
      <w:bookmarkStart w:id="1103" w:name="dependencyinjection_container"/>
      <w:bookmarkEnd w:id="1103"/>
      <w:ins w:id="1104" w:author="Unknown">
        <w:r w:rsidRPr="00ED215B">
          <w:rPr>
            <w:rFonts w:ascii="Arial" w:eastAsia="Times New Roman" w:hAnsi="Arial" w:cs="Arial"/>
            <w:b/>
            <w:bCs/>
            <w:color w:val="000000" w:themeColor="text1"/>
            <w:sz w:val="30"/>
            <w:szCs w:val="30"/>
          </w:rPr>
          <w:lastRenderedPageBreak/>
          <w:t xml:space="preserve">15.3. Dependency injection in Eclipse 4 </w:t>
        </w:r>
      </w:ins>
    </w:p>
    <w:p w:rsidR="00ED215B" w:rsidRPr="00ED215B" w:rsidRDefault="00ED215B" w:rsidP="00ED215B">
      <w:pPr>
        <w:shd w:val="clear" w:color="auto" w:fill="FFFFFF"/>
        <w:spacing w:before="100" w:beforeAutospacing="1" w:after="100" w:afterAutospacing="1" w:line="240" w:lineRule="auto"/>
        <w:ind w:left="150" w:right="150"/>
        <w:rPr>
          <w:ins w:id="1105" w:author="Unknown"/>
          <w:rFonts w:ascii="Arial" w:eastAsia="Times New Roman" w:hAnsi="Arial" w:cs="Arial"/>
          <w:color w:val="000000" w:themeColor="text1"/>
          <w:sz w:val="24"/>
          <w:szCs w:val="24"/>
        </w:rPr>
      </w:pPr>
      <w:ins w:id="1106" w:author="Unknown">
        <w:r w:rsidRPr="00ED215B">
          <w:rPr>
            <w:rFonts w:ascii="Arial" w:eastAsia="Times New Roman" w:hAnsi="Arial" w:cs="Arial"/>
            <w:color w:val="000000" w:themeColor="text1"/>
            <w:sz w:val="24"/>
            <w:szCs w:val="24"/>
          </w:rPr>
          <w:t xml:space="preserve">The Eclipse 4 runtime creates objects for the Java classes referred by the application model. During this instantiation the Eclipse runtime scans the class definition for annotations. </w:t>
        </w:r>
      </w:ins>
    </w:p>
    <w:p w:rsidR="00ED215B" w:rsidRPr="00ED215B" w:rsidRDefault="00ED215B" w:rsidP="00ED215B">
      <w:pPr>
        <w:shd w:val="clear" w:color="auto" w:fill="FFFFFF"/>
        <w:spacing w:before="100" w:beforeAutospacing="1" w:after="100" w:afterAutospacing="1" w:line="240" w:lineRule="auto"/>
        <w:ind w:left="150" w:right="150"/>
        <w:rPr>
          <w:ins w:id="1107" w:author="Unknown"/>
          <w:rFonts w:ascii="Arial" w:eastAsia="Times New Roman" w:hAnsi="Arial" w:cs="Arial"/>
          <w:color w:val="000000" w:themeColor="text1"/>
          <w:sz w:val="24"/>
          <w:szCs w:val="24"/>
        </w:rPr>
      </w:pPr>
      <w:ins w:id="1108" w:author="Unknown">
        <w:r w:rsidRPr="00ED215B">
          <w:rPr>
            <w:rFonts w:ascii="Arial" w:eastAsia="Times New Roman" w:hAnsi="Arial" w:cs="Arial"/>
            <w:color w:val="000000" w:themeColor="text1"/>
            <w:sz w:val="24"/>
            <w:szCs w:val="24"/>
          </w:rPr>
          <w:t xml:space="preserve">Based on these annotations the Eclipse framework performs the injection. First the constructor injection is performed and afterwards the field and method injections. </w:t>
        </w:r>
      </w:ins>
    </w:p>
    <w:p w:rsidR="00ED215B" w:rsidRPr="00ED215B" w:rsidRDefault="00ED215B" w:rsidP="00ED215B">
      <w:pPr>
        <w:shd w:val="clear" w:color="auto" w:fill="FFFFFF"/>
        <w:spacing w:before="100" w:beforeAutospacing="1" w:after="100" w:afterAutospacing="1" w:line="240" w:lineRule="auto"/>
        <w:ind w:left="150" w:right="150"/>
        <w:rPr>
          <w:ins w:id="1109" w:author="Unknown"/>
          <w:rFonts w:ascii="Arial" w:eastAsia="Times New Roman" w:hAnsi="Arial" w:cs="Arial"/>
          <w:color w:val="000000" w:themeColor="text1"/>
          <w:sz w:val="24"/>
          <w:szCs w:val="24"/>
        </w:rPr>
      </w:pPr>
      <w:ins w:id="1110" w:author="Unknown">
        <w:r w:rsidRPr="00ED215B">
          <w:rPr>
            <w:rFonts w:ascii="Arial" w:eastAsia="Times New Roman" w:hAnsi="Arial" w:cs="Arial"/>
            <w:color w:val="000000" w:themeColor="text1"/>
            <w:sz w:val="24"/>
            <w:szCs w:val="24"/>
          </w:rPr>
          <w:t xml:space="preserve">Constructors are called before the fields are injected. Accessing an injected field in the constructor will result in an Exception thrown by the Framework. </w:t>
        </w:r>
      </w:ins>
    </w:p>
    <w:p w:rsidR="00ED215B" w:rsidRPr="00ED215B" w:rsidRDefault="00ED215B" w:rsidP="00ED215B">
      <w:pPr>
        <w:shd w:val="clear" w:color="auto" w:fill="FFFFFF"/>
        <w:spacing w:before="100" w:beforeAutospacing="1" w:after="100" w:afterAutospacing="1" w:line="240" w:lineRule="auto"/>
        <w:ind w:left="150" w:right="150"/>
        <w:rPr>
          <w:ins w:id="1111" w:author="Unknown"/>
          <w:rFonts w:ascii="Arial" w:eastAsia="Times New Roman" w:hAnsi="Arial" w:cs="Arial"/>
          <w:color w:val="000000" w:themeColor="text1"/>
          <w:sz w:val="24"/>
          <w:szCs w:val="24"/>
        </w:rPr>
      </w:pPr>
      <w:ins w:id="1112" w:author="Unknown">
        <w:r w:rsidRPr="00ED215B">
          <w:rPr>
            <w:rFonts w:ascii="Arial" w:eastAsia="Times New Roman" w:hAnsi="Arial" w:cs="Arial"/>
            <w:color w:val="000000" w:themeColor="text1"/>
            <w:sz w:val="24"/>
            <w:szCs w:val="24"/>
          </w:rPr>
          <w:t xml:space="preserve">The Eclipse framework also tracks the injected values and if they change, it can re-inject the new values. This means applications can be freed from having to install (and remove) listeners. </w:t>
        </w:r>
      </w:ins>
    </w:p>
    <w:p w:rsidR="00ED215B" w:rsidRPr="00ED215B" w:rsidRDefault="00ED215B" w:rsidP="00ED215B">
      <w:pPr>
        <w:shd w:val="clear" w:color="auto" w:fill="FFFFFF"/>
        <w:spacing w:before="100" w:beforeAutospacing="1" w:after="100" w:afterAutospacing="1" w:line="240" w:lineRule="auto"/>
        <w:ind w:left="150" w:right="150"/>
        <w:rPr>
          <w:ins w:id="1113" w:author="Unknown"/>
          <w:rFonts w:ascii="Arial" w:eastAsia="Times New Roman" w:hAnsi="Arial" w:cs="Arial"/>
          <w:color w:val="000000" w:themeColor="text1"/>
          <w:sz w:val="24"/>
          <w:szCs w:val="24"/>
        </w:rPr>
      </w:pPr>
      <w:ins w:id="1114" w:author="Unknown">
        <w:r w:rsidRPr="00ED215B">
          <w:rPr>
            <w:rFonts w:ascii="Arial" w:eastAsia="Times New Roman" w:hAnsi="Arial" w:cs="Arial"/>
            <w:color w:val="000000" w:themeColor="text1"/>
            <w:sz w:val="24"/>
            <w:szCs w:val="24"/>
          </w:rPr>
          <w:t xml:space="preserve">For example you can define that you want to get the current selection injected. </w:t>
        </w:r>
        <w:proofErr w:type="gramStart"/>
        <w:r w:rsidRPr="00ED215B">
          <w:rPr>
            <w:rFonts w:ascii="Arial" w:eastAsia="Times New Roman" w:hAnsi="Arial" w:cs="Arial"/>
            <w:color w:val="000000" w:themeColor="text1"/>
            <w:sz w:val="24"/>
            <w:szCs w:val="24"/>
          </w:rPr>
          <w:t>If the selection changes, the Eclipse framework will inject the new value.</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300" w:after="0" w:line="240" w:lineRule="auto"/>
        <w:outlineLvl w:val="1"/>
        <w:rPr>
          <w:ins w:id="1115" w:author="Unknown"/>
          <w:rFonts w:ascii="Arial" w:eastAsia="Times New Roman" w:hAnsi="Arial" w:cs="Arial"/>
          <w:b/>
          <w:bCs/>
          <w:color w:val="000000" w:themeColor="text1"/>
          <w:sz w:val="45"/>
          <w:szCs w:val="45"/>
        </w:rPr>
      </w:pPr>
      <w:bookmarkStart w:id="1116" w:name="context"/>
      <w:bookmarkEnd w:id="1116"/>
      <w:ins w:id="1117" w:author="Unknown">
        <w:r w:rsidRPr="00ED215B">
          <w:rPr>
            <w:rFonts w:ascii="Arial" w:eastAsia="Times New Roman" w:hAnsi="Arial" w:cs="Arial"/>
            <w:b/>
            <w:bCs/>
            <w:color w:val="000000" w:themeColor="text1"/>
            <w:sz w:val="45"/>
            <w:szCs w:val="45"/>
          </w:rPr>
          <w:t xml:space="preserve">16. Scope of injection </w:t>
        </w:r>
      </w:ins>
    </w:p>
    <w:p w:rsidR="00ED215B" w:rsidRPr="00ED215B" w:rsidRDefault="00ED215B" w:rsidP="00ED215B">
      <w:pPr>
        <w:shd w:val="clear" w:color="auto" w:fill="FFFFFF"/>
        <w:spacing w:after="0" w:line="240" w:lineRule="auto"/>
        <w:outlineLvl w:val="2"/>
        <w:rPr>
          <w:ins w:id="1118" w:author="Unknown"/>
          <w:rFonts w:ascii="Arial" w:eastAsia="Times New Roman" w:hAnsi="Arial" w:cs="Arial"/>
          <w:b/>
          <w:bCs/>
          <w:color w:val="000000" w:themeColor="text1"/>
          <w:sz w:val="30"/>
          <w:szCs w:val="30"/>
        </w:rPr>
      </w:pPr>
      <w:bookmarkStart w:id="1119" w:name="context_what"/>
      <w:bookmarkEnd w:id="1119"/>
      <w:ins w:id="1120" w:author="Unknown">
        <w:r w:rsidRPr="00ED215B">
          <w:rPr>
            <w:rFonts w:ascii="Arial" w:eastAsia="Times New Roman" w:hAnsi="Arial" w:cs="Arial"/>
            <w:b/>
            <w:bCs/>
            <w:color w:val="000000" w:themeColor="text1"/>
            <w:sz w:val="30"/>
            <w:szCs w:val="30"/>
          </w:rPr>
          <w:t xml:space="preserve">16.1. What can be injected? </w:t>
        </w:r>
      </w:ins>
    </w:p>
    <w:p w:rsidR="00ED215B" w:rsidRPr="00ED215B" w:rsidRDefault="00ED215B" w:rsidP="00ED215B">
      <w:pPr>
        <w:shd w:val="clear" w:color="auto" w:fill="FFFFFF"/>
        <w:spacing w:before="100" w:beforeAutospacing="1" w:after="100" w:afterAutospacing="1" w:line="240" w:lineRule="auto"/>
        <w:ind w:left="150" w:right="150"/>
        <w:rPr>
          <w:ins w:id="1121" w:author="Unknown"/>
          <w:rFonts w:ascii="Arial" w:eastAsia="Times New Roman" w:hAnsi="Arial" w:cs="Arial"/>
          <w:color w:val="000000" w:themeColor="text1"/>
          <w:sz w:val="24"/>
          <w:szCs w:val="24"/>
        </w:rPr>
      </w:pPr>
      <w:ins w:id="1122" w:author="Unknown">
        <w:r w:rsidRPr="00ED215B">
          <w:rPr>
            <w:rFonts w:ascii="Arial" w:eastAsia="Times New Roman" w:hAnsi="Arial" w:cs="Arial"/>
            <w:color w:val="000000" w:themeColor="text1"/>
            <w:sz w:val="24"/>
            <w:szCs w:val="24"/>
          </w:rPr>
          <w:t xml:space="preserve">We covered how dependency injection works and which annotations can be used to define the behavior of the Java classes. But we have not yet covered what the scope of injection is, i.e. what you can inject into your model classes. </w:t>
        </w:r>
      </w:ins>
    </w:p>
    <w:p w:rsidR="00ED215B" w:rsidRPr="00ED215B" w:rsidRDefault="00ED215B" w:rsidP="00ED215B">
      <w:pPr>
        <w:shd w:val="clear" w:color="auto" w:fill="FFFFFF"/>
        <w:spacing w:before="100" w:beforeAutospacing="1" w:after="100" w:afterAutospacing="1" w:line="240" w:lineRule="auto"/>
        <w:ind w:left="150" w:right="150"/>
        <w:rPr>
          <w:ins w:id="1123" w:author="Unknown"/>
          <w:rFonts w:ascii="Arial" w:eastAsia="Times New Roman" w:hAnsi="Arial" w:cs="Arial"/>
          <w:color w:val="000000" w:themeColor="text1"/>
          <w:sz w:val="24"/>
          <w:szCs w:val="24"/>
        </w:rPr>
      </w:pPr>
      <w:ins w:id="1124" w:author="Unknown">
        <w:r w:rsidRPr="00ED215B">
          <w:rPr>
            <w:rFonts w:ascii="Arial" w:eastAsia="Times New Roman" w:hAnsi="Arial" w:cs="Arial"/>
            <w:color w:val="000000" w:themeColor="text1"/>
            <w:sz w:val="24"/>
            <w:szCs w:val="24"/>
          </w:rPr>
          <w:t xml:space="preserve">The Eclipse runtime creates a context in which the possible values for injection can be stored. This context can be modified, e.g. the application and the framework can add elements to the context. </w:t>
        </w:r>
      </w:ins>
    </w:p>
    <w:p w:rsidR="00ED215B" w:rsidRPr="00ED215B" w:rsidRDefault="00ED215B" w:rsidP="00ED215B">
      <w:pPr>
        <w:shd w:val="clear" w:color="auto" w:fill="FFFFFF"/>
        <w:spacing w:before="100" w:beforeAutospacing="1" w:after="100" w:afterAutospacing="1" w:line="240" w:lineRule="auto"/>
        <w:ind w:left="150" w:right="150"/>
        <w:rPr>
          <w:ins w:id="1125" w:author="Unknown"/>
          <w:rFonts w:ascii="Arial" w:eastAsia="Times New Roman" w:hAnsi="Arial" w:cs="Arial"/>
          <w:color w:val="000000" w:themeColor="text1"/>
          <w:sz w:val="24"/>
          <w:szCs w:val="24"/>
        </w:rPr>
      </w:pPr>
      <w:ins w:id="1126" w:author="Unknown">
        <w:r w:rsidRPr="00ED215B">
          <w:rPr>
            <w:rFonts w:ascii="Arial" w:eastAsia="Times New Roman" w:hAnsi="Arial" w:cs="Arial"/>
            <w:color w:val="000000" w:themeColor="text1"/>
            <w:sz w:val="24"/>
            <w:szCs w:val="24"/>
          </w:rPr>
          <w:t xml:space="preserve">The Eclipse context contains: </w:t>
        </w:r>
      </w:ins>
    </w:p>
    <w:p w:rsidR="00ED215B" w:rsidRPr="00ED215B" w:rsidRDefault="00ED215B" w:rsidP="00ED215B">
      <w:pPr>
        <w:numPr>
          <w:ilvl w:val="0"/>
          <w:numId w:val="7"/>
        </w:numPr>
        <w:shd w:val="clear" w:color="auto" w:fill="FFFFFF"/>
        <w:spacing w:before="100" w:beforeAutospacing="1" w:after="100" w:afterAutospacing="1" w:line="240" w:lineRule="auto"/>
        <w:ind w:left="870" w:right="150"/>
        <w:rPr>
          <w:ins w:id="1127" w:author="Unknown"/>
          <w:rFonts w:ascii="Arial" w:eastAsia="Times New Roman" w:hAnsi="Arial" w:cs="Arial"/>
          <w:color w:val="000000" w:themeColor="text1"/>
          <w:sz w:val="24"/>
          <w:szCs w:val="24"/>
        </w:rPr>
      </w:pPr>
      <w:ins w:id="1128" w:author="Unknown">
        <w:r w:rsidRPr="00ED215B">
          <w:rPr>
            <w:rFonts w:ascii="Arial" w:eastAsia="Times New Roman" w:hAnsi="Arial" w:cs="Arial"/>
            <w:color w:val="000000" w:themeColor="text1"/>
            <w:sz w:val="24"/>
            <w:szCs w:val="24"/>
          </w:rPr>
          <w:t xml:space="preserve">all objects associated with the application model </w:t>
        </w:r>
      </w:ins>
    </w:p>
    <w:p w:rsidR="00ED215B" w:rsidRPr="00ED215B" w:rsidRDefault="00ED215B" w:rsidP="00ED215B">
      <w:pPr>
        <w:numPr>
          <w:ilvl w:val="0"/>
          <w:numId w:val="7"/>
        </w:numPr>
        <w:shd w:val="clear" w:color="auto" w:fill="FFFFFF"/>
        <w:spacing w:before="100" w:beforeAutospacing="1" w:after="100" w:afterAutospacing="1" w:line="240" w:lineRule="auto"/>
        <w:ind w:left="870" w:right="150"/>
        <w:rPr>
          <w:ins w:id="1129" w:author="Unknown"/>
          <w:rFonts w:ascii="Arial" w:eastAsia="Times New Roman" w:hAnsi="Arial" w:cs="Arial"/>
          <w:color w:val="000000" w:themeColor="text1"/>
          <w:sz w:val="24"/>
          <w:szCs w:val="24"/>
        </w:rPr>
      </w:pPr>
      <w:ins w:id="1130" w:author="Unknown">
        <w:r w:rsidRPr="00ED215B">
          <w:rPr>
            <w:rFonts w:ascii="Arial" w:eastAsia="Times New Roman" w:hAnsi="Arial" w:cs="Arial"/>
            <w:color w:val="000000" w:themeColor="text1"/>
            <w:sz w:val="24"/>
            <w:szCs w:val="24"/>
          </w:rPr>
          <w:t xml:space="preserve">all other objects which have explicitly been added to the context </w:t>
        </w:r>
      </w:ins>
    </w:p>
    <w:p w:rsidR="00ED215B" w:rsidRPr="00ED215B" w:rsidRDefault="00ED215B" w:rsidP="00ED215B">
      <w:pPr>
        <w:numPr>
          <w:ilvl w:val="0"/>
          <w:numId w:val="7"/>
        </w:numPr>
        <w:shd w:val="clear" w:color="auto" w:fill="FFFFFF"/>
        <w:spacing w:before="100" w:beforeAutospacing="1" w:after="100" w:afterAutospacing="1" w:line="240" w:lineRule="auto"/>
        <w:ind w:left="870" w:right="150"/>
        <w:rPr>
          <w:ins w:id="1131" w:author="Unknown"/>
          <w:rFonts w:ascii="Arial" w:eastAsia="Times New Roman" w:hAnsi="Arial" w:cs="Arial"/>
          <w:color w:val="000000" w:themeColor="text1"/>
          <w:sz w:val="24"/>
          <w:szCs w:val="24"/>
        </w:rPr>
      </w:pPr>
      <w:ins w:id="1132" w:author="Unknown">
        <w:r w:rsidRPr="00ED215B">
          <w:rPr>
            <w:rFonts w:ascii="Arial" w:eastAsia="Times New Roman" w:hAnsi="Arial" w:cs="Arial"/>
            <w:color w:val="000000" w:themeColor="text1"/>
            <w:sz w:val="24"/>
            <w:szCs w:val="24"/>
          </w:rPr>
          <w:t xml:space="preserve">all Preferences - key/value pairs which typically used to configure the application </w:t>
        </w:r>
      </w:ins>
    </w:p>
    <w:p w:rsidR="00ED215B" w:rsidRPr="00ED215B" w:rsidRDefault="00ED215B" w:rsidP="00ED215B">
      <w:pPr>
        <w:numPr>
          <w:ilvl w:val="0"/>
          <w:numId w:val="7"/>
        </w:numPr>
        <w:shd w:val="clear" w:color="auto" w:fill="FFFFFF"/>
        <w:spacing w:before="100" w:beforeAutospacing="1" w:after="100" w:afterAutospacing="1" w:line="240" w:lineRule="auto"/>
        <w:ind w:left="870" w:right="150"/>
        <w:rPr>
          <w:ins w:id="1133" w:author="Unknown"/>
          <w:rFonts w:ascii="Arial" w:eastAsia="Times New Roman" w:hAnsi="Arial" w:cs="Arial"/>
          <w:color w:val="000000" w:themeColor="text1"/>
          <w:sz w:val="24"/>
          <w:szCs w:val="24"/>
        </w:rPr>
      </w:pPr>
      <w:proofErr w:type="spellStart"/>
      <w:ins w:id="1134" w:author="Unknown">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 software components which can be dynamically consumed </w:t>
        </w:r>
      </w:ins>
    </w:p>
    <w:p w:rsidR="00ED215B" w:rsidRPr="00ED215B" w:rsidRDefault="00ED215B" w:rsidP="00ED215B">
      <w:pPr>
        <w:shd w:val="clear" w:color="auto" w:fill="FFFFFF"/>
        <w:spacing w:before="100" w:beforeAutospacing="1" w:after="100" w:afterAutospacing="1" w:line="240" w:lineRule="auto"/>
        <w:ind w:left="150" w:right="150"/>
        <w:rPr>
          <w:ins w:id="1135" w:author="Unknown"/>
          <w:rFonts w:ascii="Arial" w:eastAsia="Times New Roman" w:hAnsi="Arial" w:cs="Arial"/>
          <w:color w:val="000000" w:themeColor="text1"/>
          <w:sz w:val="24"/>
          <w:szCs w:val="24"/>
        </w:rPr>
      </w:pPr>
      <w:ins w:id="1136" w:author="Unknown">
        <w:r w:rsidRPr="00ED215B">
          <w:rPr>
            <w:rFonts w:ascii="Arial" w:eastAsia="Times New Roman" w:hAnsi="Arial" w:cs="Arial"/>
            <w:color w:val="000000" w:themeColor="text1"/>
            <w:sz w:val="24"/>
            <w:szCs w:val="24"/>
          </w:rPr>
          <w:lastRenderedPageBreak/>
          <w:t xml:space="preserve">Applications can define their own injection suppliers too. </w:t>
        </w:r>
      </w:ins>
    </w:p>
    <w:p w:rsidR="00ED215B" w:rsidRPr="00ED215B" w:rsidRDefault="00ED215B" w:rsidP="00ED215B">
      <w:pPr>
        <w:shd w:val="clear" w:color="auto" w:fill="FFFFFF"/>
        <w:spacing w:before="100" w:beforeAutospacing="1" w:after="100" w:afterAutospacing="1" w:line="240" w:lineRule="auto"/>
        <w:ind w:left="150" w:right="150"/>
        <w:rPr>
          <w:ins w:id="1137" w:author="Unknown"/>
          <w:rFonts w:ascii="Arial" w:eastAsia="Times New Roman" w:hAnsi="Arial" w:cs="Arial"/>
          <w:color w:val="000000" w:themeColor="text1"/>
          <w:sz w:val="24"/>
          <w:szCs w:val="24"/>
        </w:rPr>
      </w:pPr>
      <w:ins w:id="1138" w:author="Unknown">
        <w:r w:rsidRPr="00ED215B">
          <w:rPr>
            <w:rFonts w:ascii="Arial" w:eastAsia="Times New Roman" w:hAnsi="Arial" w:cs="Arial"/>
            <w:color w:val="000000" w:themeColor="text1"/>
            <w:sz w:val="24"/>
            <w:szCs w:val="24"/>
          </w:rPr>
          <w:t xml:space="preserve">For the purpose of this tutorial, all elements of the context will be called </w:t>
        </w:r>
        <w:r w:rsidRPr="00ED215B">
          <w:rPr>
            <w:rFonts w:ascii="Arial" w:eastAsia="Times New Roman" w:hAnsi="Arial" w:cs="Arial"/>
            <w:i/>
            <w:iCs/>
            <w:color w:val="000000" w:themeColor="text1"/>
            <w:sz w:val="24"/>
            <w:szCs w:val="24"/>
          </w:rPr>
          <w:t>context elements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outlineLvl w:val="2"/>
        <w:rPr>
          <w:ins w:id="1139" w:author="Unknown"/>
          <w:rFonts w:ascii="Arial" w:eastAsia="Times New Roman" w:hAnsi="Arial" w:cs="Arial"/>
          <w:b/>
          <w:bCs/>
          <w:color w:val="000000" w:themeColor="text1"/>
          <w:sz w:val="30"/>
          <w:szCs w:val="30"/>
        </w:rPr>
      </w:pPr>
      <w:bookmarkStart w:id="1140" w:name="context_keyscontext"/>
      <w:bookmarkEnd w:id="1140"/>
      <w:ins w:id="1141" w:author="Unknown">
        <w:r w:rsidRPr="00ED215B">
          <w:rPr>
            <w:rFonts w:ascii="Arial" w:eastAsia="Times New Roman" w:hAnsi="Arial" w:cs="Arial"/>
            <w:b/>
            <w:bCs/>
            <w:color w:val="000000" w:themeColor="text1"/>
            <w:sz w:val="30"/>
            <w:szCs w:val="30"/>
          </w:rPr>
          <w:t xml:space="preserve">16.2. Key/values pairs and Context Variables </w:t>
        </w:r>
      </w:ins>
    </w:p>
    <w:p w:rsidR="00ED215B" w:rsidRPr="00ED215B" w:rsidRDefault="00ED215B" w:rsidP="00ED215B">
      <w:pPr>
        <w:shd w:val="clear" w:color="auto" w:fill="FFFFFF"/>
        <w:spacing w:before="100" w:beforeAutospacing="1" w:after="100" w:afterAutospacing="1" w:line="240" w:lineRule="auto"/>
        <w:ind w:left="150" w:right="150"/>
        <w:rPr>
          <w:ins w:id="1142" w:author="Unknown"/>
          <w:rFonts w:ascii="Arial" w:eastAsia="Times New Roman" w:hAnsi="Arial" w:cs="Arial"/>
          <w:color w:val="000000" w:themeColor="text1"/>
          <w:sz w:val="24"/>
          <w:szCs w:val="24"/>
        </w:rPr>
      </w:pPr>
      <w:ins w:id="1143" w:author="Unknown">
        <w:r w:rsidRPr="00ED215B">
          <w:rPr>
            <w:rFonts w:ascii="Arial" w:eastAsia="Times New Roman" w:hAnsi="Arial" w:cs="Arial"/>
            <w:color w:val="000000" w:themeColor="text1"/>
            <w:sz w:val="24"/>
            <w:szCs w:val="24"/>
          </w:rPr>
          <w:t xml:space="preserve">Objects can be places in the context via the Class name or via a String. If the key is a String, this key/value pair is called a </w:t>
        </w:r>
        <w:r w:rsidRPr="00ED215B">
          <w:rPr>
            <w:rFonts w:ascii="Arial" w:eastAsia="Times New Roman" w:hAnsi="Arial" w:cs="Arial"/>
            <w:i/>
            <w:iCs/>
            <w:color w:val="000000" w:themeColor="text1"/>
            <w:sz w:val="24"/>
            <w:szCs w:val="24"/>
          </w:rPr>
          <w:t>Context variable</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144" w:author="Unknown"/>
          <w:rFonts w:ascii="Arial" w:eastAsia="Times New Roman" w:hAnsi="Arial" w:cs="Arial"/>
          <w:color w:val="000000" w:themeColor="text1"/>
          <w:sz w:val="24"/>
          <w:szCs w:val="24"/>
        </w:rPr>
      </w:pPr>
      <w:ins w:id="1145" w:author="Unknown">
        <w:r w:rsidRPr="00ED215B">
          <w:rPr>
            <w:rFonts w:ascii="Arial" w:eastAsia="Times New Roman" w:hAnsi="Arial" w:cs="Arial"/>
            <w:color w:val="000000" w:themeColor="text1"/>
            <w:sz w:val="24"/>
            <w:szCs w:val="24"/>
          </w:rPr>
          <w:t xml:space="preserve">Key/value pairs or </w:t>
        </w:r>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can be present at different levels in the context hierarchy. </w:t>
        </w:r>
      </w:ins>
    </w:p>
    <w:p w:rsidR="00ED215B" w:rsidRPr="00ED215B" w:rsidRDefault="00ED215B" w:rsidP="00ED215B">
      <w:pPr>
        <w:shd w:val="clear" w:color="auto" w:fill="FFFFFF"/>
        <w:spacing w:before="100" w:beforeAutospacing="1" w:after="100" w:afterAutospacing="1" w:line="240" w:lineRule="auto"/>
        <w:ind w:left="150" w:right="150"/>
        <w:rPr>
          <w:ins w:id="1146" w:author="Unknown"/>
          <w:rFonts w:ascii="Arial" w:eastAsia="Times New Roman" w:hAnsi="Arial" w:cs="Arial"/>
          <w:color w:val="000000" w:themeColor="text1"/>
          <w:sz w:val="24"/>
          <w:szCs w:val="24"/>
        </w:rPr>
      </w:pPr>
      <w:ins w:id="1147" w:author="Unknown">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and key/value pairs in the context allow </w:t>
        </w:r>
        <w:proofErr w:type="gramStart"/>
        <w:r w:rsidRPr="00ED215B">
          <w:rPr>
            <w:rFonts w:ascii="Arial" w:eastAsia="Times New Roman" w:hAnsi="Arial" w:cs="Arial"/>
            <w:color w:val="000000" w:themeColor="text1"/>
            <w:sz w:val="24"/>
            <w:szCs w:val="24"/>
          </w:rPr>
          <w:t>to separate</w:t>
        </w:r>
        <w:proofErr w:type="gramEnd"/>
        <w:r w:rsidRPr="00ED215B">
          <w:rPr>
            <w:rFonts w:ascii="Arial" w:eastAsia="Times New Roman" w:hAnsi="Arial" w:cs="Arial"/>
            <w:color w:val="000000" w:themeColor="text1"/>
            <w:sz w:val="24"/>
            <w:szCs w:val="24"/>
          </w:rPr>
          <w:t xml:space="preserve"> the interesting state from the source of the state. For example in the Eclipse IDE a lot of components use the active editor to drive their views, but it means their views are coupled to the active editor; the editor could instead set a context variable to their state and the views react to that variable change instead. </w:t>
        </w:r>
      </w:ins>
    </w:p>
    <w:p w:rsidR="00ED215B" w:rsidRPr="00ED215B" w:rsidRDefault="00ED215B" w:rsidP="00ED215B">
      <w:pPr>
        <w:shd w:val="clear" w:color="auto" w:fill="FFFFFF"/>
        <w:spacing w:before="100" w:beforeAutospacing="1" w:after="100" w:afterAutospacing="1" w:line="240" w:lineRule="auto"/>
        <w:ind w:left="150" w:right="150"/>
        <w:rPr>
          <w:ins w:id="1148" w:author="Unknown"/>
          <w:rFonts w:ascii="Arial" w:eastAsia="Times New Roman" w:hAnsi="Arial" w:cs="Arial"/>
          <w:color w:val="000000" w:themeColor="text1"/>
          <w:sz w:val="24"/>
          <w:szCs w:val="24"/>
        </w:rPr>
      </w:pPr>
      <w:ins w:id="1149" w:author="Unknown">
        <w:r w:rsidRPr="00ED215B">
          <w:rPr>
            <w:rFonts w:ascii="Arial" w:eastAsia="Times New Roman" w:hAnsi="Arial" w:cs="Arial"/>
            <w:color w:val="000000" w:themeColor="text1"/>
            <w:sz w:val="24"/>
            <w:szCs w:val="24"/>
          </w:rPr>
          <w:t xml:space="preserve">The Eclipse platform places several key/value pairs and </w:t>
        </w:r>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into the context. Several </w:t>
        </w:r>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keys are defined in the </w:t>
        </w:r>
        <w:proofErr w:type="spellStart"/>
        <w:r w:rsidRPr="00ED215B">
          <w:rPr>
            <w:rFonts w:ascii="Courier New" w:eastAsia="Times New Roman" w:hAnsi="Courier New" w:cs="Courier New"/>
            <w:color w:val="000000" w:themeColor="text1"/>
            <w:sz w:val="29"/>
          </w:rPr>
          <w:t>IServiceConstants</w:t>
        </w:r>
        <w:proofErr w:type="spellEnd"/>
        <w:r w:rsidRPr="00ED215B">
          <w:rPr>
            <w:rFonts w:ascii="Arial" w:eastAsia="Times New Roman" w:hAnsi="Arial" w:cs="Arial"/>
            <w:color w:val="000000" w:themeColor="text1"/>
            <w:sz w:val="24"/>
            <w:szCs w:val="24"/>
          </w:rPr>
          <w:t xml:space="preserve"> interface. </w:t>
        </w:r>
      </w:ins>
    </w:p>
    <w:p w:rsidR="00ED215B" w:rsidRPr="00ED215B" w:rsidRDefault="00ED215B" w:rsidP="00ED215B">
      <w:pPr>
        <w:shd w:val="clear" w:color="auto" w:fill="FFFFFF"/>
        <w:spacing w:after="0" w:line="240" w:lineRule="auto"/>
        <w:outlineLvl w:val="2"/>
        <w:rPr>
          <w:ins w:id="1150" w:author="Unknown"/>
          <w:rFonts w:ascii="Arial" w:eastAsia="Times New Roman" w:hAnsi="Arial" w:cs="Arial"/>
          <w:b/>
          <w:bCs/>
          <w:color w:val="000000" w:themeColor="text1"/>
          <w:sz w:val="30"/>
          <w:szCs w:val="30"/>
        </w:rPr>
      </w:pPr>
      <w:bookmarkStart w:id="1151" w:name="context_ieclipsecontext"/>
      <w:bookmarkEnd w:id="1151"/>
      <w:ins w:id="1152" w:author="Unknown">
        <w:r w:rsidRPr="00ED215B">
          <w:rPr>
            <w:rFonts w:ascii="Arial" w:eastAsia="Times New Roman" w:hAnsi="Arial" w:cs="Arial"/>
            <w:b/>
            <w:bCs/>
            <w:color w:val="000000" w:themeColor="text1"/>
            <w:sz w:val="30"/>
            <w:szCs w:val="30"/>
          </w:rPr>
          <w:t xml:space="preserve">16.3. How are objects searched? </w:t>
        </w:r>
      </w:ins>
    </w:p>
    <w:p w:rsidR="00ED215B" w:rsidRPr="00ED215B" w:rsidRDefault="00ED215B" w:rsidP="00ED215B">
      <w:pPr>
        <w:shd w:val="clear" w:color="auto" w:fill="FFFFFF"/>
        <w:spacing w:before="100" w:beforeAutospacing="1" w:after="100" w:afterAutospacing="1" w:line="240" w:lineRule="auto"/>
        <w:ind w:left="150" w:right="150"/>
        <w:rPr>
          <w:ins w:id="1153" w:author="Unknown"/>
          <w:rFonts w:ascii="Arial" w:eastAsia="Times New Roman" w:hAnsi="Arial" w:cs="Arial"/>
          <w:color w:val="000000" w:themeColor="text1"/>
          <w:sz w:val="24"/>
          <w:szCs w:val="24"/>
        </w:rPr>
      </w:pPr>
      <w:ins w:id="1154" w:author="Unknown">
        <w:r w:rsidRPr="00ED215B">
          <w:rPr>
            <w:rFonts w:ascii="Arial" w:eastAsia="Times New Roman" w:hAnsi="Arial" w:cs="Arial"/>
            <w:color w:val="000000" w:themeColor="text1"/>
            <w:sz w:val="24"/>
            <w:szCs w:val="24"/>
          </w:rPr>
          <w:t xml:space="preserve">All possible values for dependency injection can be accessed via the context. </w:t>
        </w:r>
      </w:ins>
    </w:p>
    <w:p w:rsidR="00ED215B" w:rsidRPr="00ED215B" w:rsidRDefault="00ED215B" w:rsidP="00ED215B">
      <w:pPr>
        <w:shd w:val="clear" w:color="auto" w:fill="FFFFFF"/>
        <w:spacing w:before="100" w:beforeAutospacing="1" w:after="100" w:afterAutospacing="1" w:line="240" w:lineRule="auto"/>
        <w:ind w:left="150" w:right="150"/>
        <w:rPr>
          <w:ins w:id="1155" w:author="Unknown"/>
          <w:rFonts w:ascii="Arial" w:eastAsia="Times New Roman" w:hAnsi="Arial" w:cs="Arial"/>
          <w:color w:val="000000" w:themeColor="text1"/>
          <w:sz w:val="24"/>
          <w:szCs w:val="24"/>
        </w:rPr>
      </w:pPr>
      <w:ins w:id="1156" w:author="Unknown">
        <w:r w:rsidRPr="00ED215B">
          <w:rPr>
            <w:rFonts w:ascii="Arial" w:eastAsia="Times New Roman" w:hAnsi="Arial" w:cs="Arial"/>
            <w:color w:val="000000" w:themeColor="text1"/>
            <w:sz w:val="24"/>
            <w:szCs w:val="24"/>
          </w:rPr>
          <w:t xml:space="preserve">The context contains Java objects which can be accessed by keys. Keys can manifest themselves in two forms: Strings and Class objects. </w:t>
        </w:r>
      </w:ins>
    </w:p>
    <w:p w:rsidR="00ED215B" w:rsidRPr="00ED215B" w:rsidRDefault="00ED215B" w:rsidP="00ED215B">
      <w:pPr>
        <w:shd w:val="clear" w:color="auto" w:fill="FFFFFF"/>
        <w:spacing w:before="100" w:beforeAutospacing="1" w:after="100" w:afterAutospacing="1" w:line="240" w:lineRule="auto"/>
        <w:ind w:left="150" w:right="150"/>
        <w:rPr>
          <w:ins w:id="1157" w:author="Unknown"/>
          <w:rFonts w:ascii="Arial" w:eastAsia="Times New Roman" w:hAnsi="Arial" w:cs="Arial"/>
          <w:color w:val="000000" w:themeColor="text1"/>
          <w:sz w:val="24"/>
          <w:szCs w:val="24"/>
        </w:rPr>
      </w:pPr>
      <w:ins w:id="1158" w:author="Unknown">
        <w:r w:rsidRPr="00ED215B">
          <w:rPr>
            <w:rFonts w:ascii="Arial" w:eastAsia="Times New Roman" w:hAnsi="Arial" w:cs="Arial"/>
            <w:color w:val="000000" w:themeColor="text1"/>
            <w:sz w:val="24"/>
            <w:szCs w:val="24"/>
          </w:rPr>
          <w:t xml:space="preserve">If a String is used as a key, the corresponding key/value pair is called a </w:t>
        </w:r>
        <w:r w:rsidRPr="00ED215B">
          <w:rPr>
            <w:rFonts w:ascii="Arial" w:eastAsia="Times New Roman" w:hAnsi="Arial" w:cs="Arial"/>
            <w:i/>
            <w:iCs/>
            <w:color w:val="000000" w:themeColor="text1"/>
            <w:sz w:val="24"/>
            <w:szCs w:val="24"/>
          </w:rPr>
          <w:t>Context Variable</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159" w:author="Unknown"/>
          <w:rFonts w:ascii="Arial" w:eastAsia="Times New Roman" w:hAnsi="Arial" w:cs="Arial"/>
          <w:color w:val="000000" w:themeColor="text1"/>
          <w:sz w:val="24"/>
          <w:szCs w:val="24"/>
        </w:rPr>
      </w:pPr>
      <w:ins w:id="1160" w:author="Unknown">
        <w:r w:rsidRPr="00ED215B">
          <w:rPr>
            <w:rFonts w:ascii="Arial" w:eastAsia="Times New Roman" w:hAnsi="Arial" w:cs="Arial"/>
            <w:color w:val="000000" w:themeColor="text1"/>
            <w:sz w:val="24"/>
            <w:szCs w:val="24"/>
          </w:rPr>
          <w:t xml:space="preserve">Access to the context works in a similar way to accessing a Java </w:t>
        </w:r>
        <w:r w:rsidRPr="00ED215B">
          <w:rPr>
            <w:rFonts w:ascii="Courier New" w:eastAsia="Times New Roman" w:hAnsi="Courier New" w:cs="Courier New"/>
            <w:color w:val="000000" w:themeColor="text1"/>
            <w:sz w:val="29"/>
          </w:rPr>
          <w:t>Map</w:t>
        </w:r>
        <w:r w:rsidRPr="00ED215B">
          <w:rPr>
            <w:rFonts w:ascii="Arial" w:eastAsia="Times New Roman" w:hAnsi="Arial" w:cs="Arial"/>
            <w:color w:val="000000" w:themeColor="text1"/>
            <w:sz w:val="24"/>
            <w:szCs w:val="24"/>
          </w:rPr>
          <w:t xml:space="preserve"> data structure. </w:t>
        </w:r>
      </w:ins>
    </w:p>
    <w:p w:rsidR="00ED215B" w:rsidRPr="00ED215B" w:rsidRDefault="00ED215B" w:rsidP="00ED215B">
      <w:pPr>
        <w:shd w:val="clear" w:color="auto" w:fill="FFFFFF"/>
        <w:spacing w:before="100" w:beforeAutospacing="1" w:after="100" w:afterAutospacing="1" w:line="240" w:lineRule="auto"/>
        <w:ind w:left="150" w:right="150"/>
        <w:rPr>
          <w:ins w:id="1161" w:author="Unknown"/>
          <w:rFonts w:ascii="Arial" w:eastAsia="Times New Roman" w:hAnsi="Arial" w:cs="Arial"/>
          <w:color w:val="000000" w:themeColor="text1"/>
          <w:sz w:val="24"/>
          <w:szCs w:val="24"/>
        </w:rPr>
      </w:pPr>
      <w:ins w:id="1162" w:author="Unknown">
        <w:r w:rsidRPr="00ED215B">
          <w:rPr>
            <w:rFonts w:ascii="Arial" w:eastAsia="Times New Roman" w:hAnsi="Arial" w:cs="Arial"/>
            <w:color w:val="000000" w:themeColor="text1"/>
            <w:sz w:val="24"/>
            <w:szCs w:val="24"/>
          </w:rPr>
          <w:t xml:space="preserve">The context is not a flat structure like a </w:t>
        </w:r>
        <w:r w:rsidRPr="00ED215B">
          <w:rPr>
            <w:rFonts w:ascii="Courier New" w:eastAsia="Times New Roman" w:hAnsi="Courier New" w:cs="Courier New"/>
            <w:color w:val="000000" w:themeColor="text1"/>
            <w:sz w:val="29"/>
          </w:rPr>
          <w:t>Map</w:t>
        </w:r>
        <w:r w:rsidRPr="00ED215B">
          <w:rPr>
            <w:rFonts w:ascii="Arial" w:eastAsia="Times New Roman" w:hAnsi="Arial" w:cs="Arial"/>
            <w:color w:val="000000" w:themeColor="text1"/>
            <w:sz w:val="24"/>
            <w:szCs w:val="24"/>
          </w:rPr>
          <w:t xml:space="preserve">. It is hierarchical and can also dynamically compute values for requested keys. </w:t>
        </w:r>
      </w:ins>
    </w:p>
    <w:p w:rsidR="00ED215B" w:rsidRPr="00ED215B" w:rsidRDefault="00ED215B" w:rsidP="00ED215B">
      <w:pPr>
        <w:shd w:val="clear" w:color="auto" w:fill="FFFFFF"/>
        <w:spacing w:before="100" w:beforeAutospacing="1" w:after="100" w:afterAutospacing="1" w:line="240" w:lineRule="auto"/>
        <w:ind w:left="150" w:right="150"/>
        <w:rPr>
          <w:ins w:id="1163" w:author="Unknown"/>
          <w:rFonts w:ascii="Arial" w:eastAsia="Times New Roman" w:hAnsi="Arial" w:cs="Arial"/>
          <w:color w:val="000000" w:themeColor="text1"/>
          <w:sz w:val="24"/>
          <w:szCs w:val="24"/>
        </w:rPr>
      </w:pPr>
      <w:ins w:id="1164" w:author="Unknown">
        <w:r w:rsidRPr="00ED215B">
          <w:rPr>
            <w:rFonts w:ascii="Arial" w:eastAsia="Times New Roman" w:hAnsi="Arial" w:cs="Arial"/>
            <w:color w:val="000000" w:themeColor="text1"/>
            <w:sz w:val="24"/>
            <w:szCs w:val="24"/>
          </w:rPr>
          <w:lastRenderedPageBreak/>
          <w:t xml:space="preserve">A context can be local to an object and can have a parent context. </w:t>
        </w:r>
      </w:ins>
    </w:p>
    <w:p w:rsidR="00ED215B" w:rsidRPr="00ED215B" w:rsidRDefault="00ED215B" w:rsidP="00ED215B">
      <w:pPr>
        <w:shd w:val="clear" w:color="auto" w:fill="FFFFFF"/>
        <w:spacing w:before="100" w:beforeAutospacing="1" w:after="100" w:afterAutospacing="1" w:line="240" w:lineRule="auto"/>
        <w:ind w:left="150" w:right="150"/>
        <w:rPr>
          <w:ins w:id="1165" w:author="Unknown"/>
          <w:rFonts w:ascii="Arial" w:eastAsia="Times New Roman" w:hAnsi="Arial" w:cs="Arial"/>
          <w:color w:val="000000" w:themeColor="text1"/>
          <w:sz w:val="24"/>
          <w:szCs w:val="24"/>
        </w:rPr>
      </w:pPr>
      <w:proofErr w:type="gramStart"/>
      <w:ins w:id="1166" w:author="Unknown">
        <w:r w:rsidRPr="00ED215B">
          <w:rPr>
            <w:rFonts w:ascii="Arial" w:eastAsia="Times New Roman" w:hAnsi="Arial" w:cs="Arial"/>
            <w:color w:val="000000" w:themeColor="text1"/>
            <w:sz w:val="24"/>
            <w:szCs w:val="24"/>
          </w:rPr>
          <w:t>Model elements which implements</w:t>
        </w:r>
        <w:proofErr w:type="gramEnd"/>
        <w:r w:rsidRPr="00ED215B">
          <w:rPr>
            <w:rFonts w:ascii="Arial" w:eastAsia="Times New Roman" w:hAnsi="Arial" w:cs="Arial"/>
            <w:color w:val="000000" w:themeColor="text1"/>
            <w:sz w:val="24"/>
            <w:szCs w:val="24"/>
          </w:rPr>
          <w:t xml:space="preserve"> the </w:t>
        </w:r>
        <w:proofErr w:type="spellStart"/>
        <w:r w:rsidRPr="00ED215B">
          <w:rPr>
            <w:rFonts w:ascii="Courier New" w:eastAsia="Times New Roman" w:hAnsi="Courier New" w:cs="Courier New"/>
            <w:color w:val="000000" w:themeColor="text1"/>
            <w:sz w:val="29"/>
          </w:rPr>
          <w:t>MContext</w:t>
        </w:r>
        <w:proofErr w:type="spellEnd"/>
        <w:r w:rsidRPr="00ED215B">
          <w:rPr>
            <w:rFonts w:ascii="Arial" w:eastAsia="Times New Roman" w:hAnsi="Arial" w:cs="Arial"/>
            <w:color w:val="000000" w:themeColor="text1"/>
            <w:sz w:val="24"/>
            <w:szCs w:val="24"/>
          </w:rPr>
          <w:t xml:space="preserve"> interface have a local context. These are currently </w:t>
        </w:r>
        <w:proofErr w:type="spellStart"/>
        <w:r w:rsidRPr="00ED215B">
          <w:rPr>
            <w:rFonts w:ascii="Courier New" w:eastAsia="Times New Roman" w:hAnsi="Courier New" w:cs="Courier New"/>
            <w:color w:val="000000" w:themeColor="text1"/>
            <w:sz w:val="29"/>
          </w:rPr>
          <w:t>MApplication</w:t>
        </w:r>
        <w:proofErr w:type="spellEnd"/>
        <w:r w:rsidRPr="00ED215B">
          <w:rPr>
            <w:rFonts w:ascii="Arial" w:eastAsia="Times New Roman" w:hAnsi="Arial" w:cs="Arial"/>
            <w:color w:val="000000" w:themeColor="text1"/>
            <w:sz w:val="24"/>
            <w:szCs w:val="24"/>
          </w:rPr>
          <w:t xml:space="preserve">, </w:t>
        </w:r>
        <w:proofErr w:type="spellStart"/>
        <w:r w:rsidRPr="00ED215B">
          <w:rPr>
            <w:rFonts w:ascii="Courier New" w:eastAsia="Times New Roman" w:hAnsi="Courier New" w:cs="Courier New"/>
            <w:color w:val="000000" w:themeColor="text1"/>
            <w:sz w:val="29"/>
          </w:rPr>
          <w:t>MWindow</w:t>
        </w:r>
        <w:proofErr w:type="spellEnd"/>
        <w:r w:rsidRPr="00ED215B">
          <w:rPr>
            <w:rFonts w:ascii="Arial" w:eastAsia="Times New Roman" w:hAnsi="Arial" w:cs="Arial"/>
            <w:color w:val="000000" w:themeColor="text1"/>
            <w:sz w:val="24"/>
            <w:szCs w:val="24"/>
          </w:rPr>
          <w:t xml:space="preserve">, </w:t>
        </w:r>
        <w:proofErr w:type="spellStart"/>
        <w:r w:rsidRPr="00ED215B">
          <w:rPr>
            <w:rFonts w:ascii="Courier New" w:eastAsia="Times New Roman" w:hAnsi="Courier New" w:cs="Courier New"/>
            <w:color w:val="000000" w:themeColor="text1"/>
            <w:sz w:val="29"/>
          </w:rPr>
          <w:t>MPerspective</w:t>
        </w:r>
        <w:proofErr w:type="spellEnd"/>
        <w:r w:rsidRPr="00ED215B">
          <w:rPr>
            <w:rFonts w:ascii="Arial" w:eastAsia="Times New Roman" w:hAnsi="Arial" w:cs="Arial"/>
            <w:color w:val="000000" w:themeColor="text1"/>
            <w:sz w:val="24"/>
            <w:szCs w:val="24"/>
          </w:rPr>
          <w:t xml:space="preserve">, </w:t>
        </w:r>
        <w:proofErr w:type="spellStart"/>
        <w:r w:rsidRPr="00ED215B">
          <w:rPr>
            <w:rFonts w:ascii="Courier New" w:eastAsia="Times New Roman" w:hAnsi="Courier New" w:cs="Courier New"/>
            <w:color w:val="000000" w:themeColor="text1"/>
            <w:sz w:val="29"/>
          </w:rPr>
          <w:t>MPart</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Courier New" w:eastAsia="Times New Roman" w:hAnsi="Courier New" w:cs="Courier New"/>
            <w:color w:val="000000" w:themeColor="text1"/>
            <w:sz w:val="29"/>
          </w:rPr>
          <w:t>MPopupMenu</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167" w:author="Unknown"/>
          <w:rFonts w:ascii="Arial" w:eastAsia="Times New Roman" w:hAnsi="Arial" w:cs="Arial"/>
          <w:color w:val="000000" w:themeColor="text1"/>
          <w:sz w:val="24"/>
          <w:szCs w:val="24"/>
        </w:rPr>
      </w:pPr>
      <w:ins w:id="1168" w:author="Unknown">
        <w:r w:rsidRPr="00ED215B">
          <w:rPr>
            <w:rFonts w:ascii="Arial" w:eastAsia="Times New Roman" w:hAnsi="Arial" w:cs="Arial"/>
            <w:color w:val="000000" w:themeColor="text1"/>
            <w:sz w:val="24"/>
            <w:szCs w:val="24"/>
          </w:rPr>
          <w:t xml:space="preserve">The main context is created by the Eclipse Framework and all context objects of the model elements are hierarchically connected to the main context object. </w:t>
        </w:r>
      </w:ins>
    </w:p>
    <w:p w:rsidR="00ED215B" w:rsidRPr="00ED215B" w:rsidRDefault="00ED215B" w:rsidP="00ED215B">
      <w:pPr>
        <w:shd w:val="clear" w:color="auto" w:fill="FFFFFF"/>
        <w:spacing w:before="100" w:beforeAutospacing="1" w:after="100" w:afterAutospacing="1" w:line="240" w:lineRule="auto"/>
        <w:ind w:left="150" w:right="150"/>
        <w:rPr>
          <w:ins w:id="1169" w:author="Unknown"/>
          <w:rFonts w:ascii="Arial" w:eastAsia="Times New Roman" w:hAnsi="Arial" w:cs="Arial"/>
          <w:color w:val="000000" w:themeColor="text1"/>
          <w:sz w:val="24"/>
          <w:szCs w:val="24"/>
        </w:rPr>
      </w:pPr>
      <w:ins w:id="1170" w:author="Unknown">
        <w:r w:rsidRPr="00ED215B">
          <w:rPr>
            <w:rFonts w:ascii="Arial" w:eastAsia="Times New Roman" w:hAnsi="Arial" w:cs="Arial"/>
            <w:color w:val="000000" w:themeColor="text1"/>
            <w:sz w:val="24"/>
            <w:szCs w:val="24"/>
          </w:rPr>
          <w:t xml:space="preserve">Model objects that implement the </w:t>
        </w:r>
        <w:proofErr w:type="spellStart"/>
        <w:r w:rsidRPr="00ED215B">
          <w:rPr>
            <w:rFonts w:ascii="Courier New" w:eastAsia="Times New Roman" w:hAnsi="Courier New" w:cs="Courier New"/>
            <w:color w:val="000000" w:themeColor="text1"/>
            <w:sz w:val="29"/>
          </w:rPr>
          <w:t>MContext</w:t>
        </w:r>
        <w:proofErr w:type="spellEnd"/>
        <w:r w:rsidRPr="00ED215B">
          <w:rPr>
            <w:rFonts w:ascii="Arial" w:eastAsia="Times New Roman" w:hAnsi="Arial" w:cs="Arial"/>
            <w:color w:val="000000" w:themeColor="text1"/>
            <w:sz w:val="24"/>
            <w:szCs w:val="24"/>
          </w:rPr>
          <w:t xml:space="preserve"> interface have their own local context. This is for example the case for </w:t>
        </w:r>
        <w:proofErr w:type="spellStart"/>
        <w:r w:rsidRPr="00ED215B">
          <w:rPr>
            <w:rFonts w:ascii="Courier New" w:eastAsia="Times New Roman" w:hAnsi="Courier New" w:cs="Courier New"/>
            <w:color w:val="000000" w:themeColor="text1"/>
            <w:sz w:val="29"/>
          </w:rPr>
          <w:t>MWindow</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Courier New" w:eastAsia="Times New Roman" w:hAnsi="Courier New" w:cs="Courier New"/>
            <w:color w:val="000000" w:themeColor="text1"/>
            <w:sz w:val="29"/>
          </w:rPr>
          <w:t>MPart</w:t>
        </w:r>
        <w:proofErr w:type="spellEnd"/>
        <w:r w:rsidRPr="00ED215B">
          <w:rPr>
            <w:rFonts w:ascii="Arial" w:eastAsia="Times New Roman" w:hAnsi="Arial" w:cs="Arial"/>
            <w:color w:val="000000" w:themeColor="text1"/>
            <w:sz w:val="24"/>
            <w:szCs w:val="24"/>
          </w:rPr>
          <w:t xml:space="preserve">. Each context for a model element contains a reference to the Model object itself. </w:t>
        </w:r>
      </w:ins>
    </w:p>
    <w:p w:rsidR="00ED215B" w:rsidRPr="00ED215B" w:rsidRDefault="00ED215B" w:rsidP="00ED215B">
      <w:pPr>
        <w:shd w:val="clear" w:color="auto" w:fill="FFFFFF"/>
        <w:spacing w:before="100" w:beforeAutospacing="1" w:after="100" w:afterAutospacing="1" w:line="240" w:lineRule="auto"/>
        <w:ind w:left="150" w:right="150"/>
        <w:rPr>
          <w:ins w:id="1171" w:author="Unknown"/>
          <w:rFonts w:ascii="Arial" w:eastAsia="Times New Roman" w:hAnsi="Arial" w:cs="Arial"/>
          <w:color w:val="000000" w:themeColor="text1"/>
          <w:sz w:val="24"/>
          <w:szCs w:val="24"/>
        </w:rPr>
      </w:pPr>
      <w:ins w:id="1172" w:author="Unknown">
        <w:r w:rsidRPr="00ED215B">
          <w:rPr>
            <w:rFonts w:ascii="Arial" w:eastAsia="Times New Roman" w:hAnsi="Arial" w:cs="Arial"/>
            <w:color w:val="000000" w:themeColor="text1"/>
            <w:sz w:val="24"/>
            <w:szCs w:val="24"/>
          </w:rPr>
          <w:t xml:space="preserve">If for example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requests an object by a certain key from the context, Eclipse will first search for this object in the local context of the part. If it does not find the key in the local context it will search the parent context. This process continues until the main context has been reached. At this point the framework would check for fitting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in the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registry. </w:t>
        </w:r>
      </w:ins>
    </w:p>
    <w:p w:rsidR="00ED215B" w:rsidRPr="00ED215B" w:rsidRDefault="00ED215B" w:rsidP="00ED215B">
      <w:pPr>
        <w:shd w:val="clear" w:color="auto" w:fill="FFFFFF"/>
        <w:spacing w:before="100" w:beforeAutospacing="1" w:after="100" w:afterAutospacing="1" w:line="240" w:lineRule="auto"/>
        <w:ind w:left="150" w:right="150"/>
        <w:rPr>
          <w:ins w:id="1173" w:author="Unknown"/>
          <w:rFonts w:ascii="Arial" w:eastAsia="Times New Roman" w:hAnsi="Arial" w:cs="Arial"/>
          <w:color w:val="000000" w:themeColor="text1"/>
          <w:sz w:val="24"/>
          <w:szCs w:val="24"/>
        </w:rPr>
      </w:pPr>
      <w:ins w:id="1174" w:author="Unknown">
        <w:r w:rsidRPr="00ED215B">
          <w:rPr>
            <w:rFonts w:ascii="Arial" w:eastAsia="Times New Roman" w:hAnsi="Arial" w:cs="Arial"/>
            <w:color w:val="000000" w:themeColor="text1"/>
            <w:sz w:val="24"/>
            <w:szCs w:val="24"/>
          </w:rPr>
          <w:t>The following picture visualizes this context hierarchy.</w:t>
        </w:r>
      </w:ins>
    </w:p>
    <w:p w:rsidR="00ED215B" w:rsidRPr="00ED215B" w:rsidRDefault="00ED215B" w:rsidP="00ED215B">
      <w:pPr>
        <w:shd w:val="clear" w:color="auto" w:fill="FFFFFF"/>
        <w:spacing w:after="0" w:line="240" w:lineRule="auto"/>
        <w:rPr>
          <w:ins w:id="1175"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7696200" cy="5553075"/>
            <wp:effectExtent l="19050" t="0" r="0" b="0"/>
            <wp:docPr id="68" name="图片 68" descr="Contex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ntext hierarchy"/>
                    <pic:cNvPicPr>
                      <a:picLocks noChangeAspect="1" noChangeArrowheads="1"/>
                    </pic:cNvPicPr>
                  </pic:nvPicPr>
                  <pic:blipFill>
                    <a:blip r:embed="rId52"/>
                    <a:srcRect/>
                    <a:stretch>
                      <a:fillRect/>
                    </a:stretch>
                  </pic:blipFill>
                  <pic:spPr bwMode="auto">
                    <a:xfrm>
                      <a:off x="0" y="0"/>
                      <a:ext cx="7696200" cy="55530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176" w:author="Unknown"/>
          <w:rFonts w:ascii="Arial" w:eastAsia="Times New Roman" w:hAnsi="Arial" w:cs="Arial"/>
          <w:color w:val="000000" w:themeColor="text1"/>
          <w:sz w:val="24"/>
          <w:szCs w:val="24"/>
        </w:rPr>
      </w:pPr>
      <w:ins w:id="1177" w:author="Unknown">
        <w:r w:rsidRPr="00ED215B">
          <w:rPr>
            <w:rFonts w:ascii="Arial" w:eastAsia="Times New Roman" w:hAnsi="Arial" w:cs="Arial"/>
            <w:color w:val="000000" w:themeColor="text1"/>
            <w:sz w:val="24"/>
            <w:szCs w:val="24"/>
          </w:rPr>
          <w:lastRenderedPageBreak/>
          <w:t xml:space="preserve">The context is hierarchical to avoid collisions in injected values and to increase the isolation of the classes in terms of what they need. For example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needs </w:t>
        </w:r>
        <w:proofErr w:type="gramStart"/>
        <w:r w:rsidRPr="00ED215B">
          <w:rPr>
            <w:rFonts w:ascii="Arial" w:eastAsia="Times New Roman" w:hAnsi="Arial" w:cs="Arial"/>
            <w:color w:val="000000" w:themeColor="text1"/>
            <w:sz w:val="24"/>
            <w:szCs w:val="24"/>
          </w:rPr>
          <w:t xml:space="preserve">a unique </w:t>
        </w:r>
        <w:r w:rsidRPr="00ED215B">
          <w:rPr>
            <w:rFonts w:ascii="Courier New" w:eastAsia="Times New Roman" w:hAnsi="Courier New" w:cs="Courier New"/>
            <w:color w:val="000000" w:themeColor="text1"/>
            <w:sz w:val="29"/>
          </w:rPr>
          <w:t>Composite</w:t>
        </w:r>
        <w:r w:rsidRPr="00ED215B">
          <w:rPr>
            <w:rFonts w:ascii="Arial" w:eastAsia="Times New Roman" w:hAnsi="Arial" w:cs="Arial"/>
            <w:color w:val="000000" w:themeColor="text1"/>
            <w:sz w:val="24"/>
            <w:szCs w:val="24"/>
          </w:rPr>
          <w:t xml:space="preserve"> objects</w:t>
        </w:r>
        <w:proofErr w:type="gramEnd"/>
        <w:r w:rsidRPr="00ED215B">
          <w:rPr>
            <w:rFonts w:ascii="Arial" w:eastAsia="Times New Roman" w:hAnsi="Arial" w:cs="Arial"/>
            <w:color w:val="000000" w:themeColor="text1"/>
            <w:sz w:val="24"/>
            <w:szCs w:val="24"/>
          </w:rPr>
          <w:t xml:space="preserve"> to create its user interfaces. Since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have different local contexts, their </w:t>
        </w:r>
        <w:r w:rsidRPr="00ED215B">
          <w:rPr>
            <w:rFonts w:ascii="Courier New" w:eastAsia="Times New Roman" w:hAnsi="Courier New" w:cs="Courier New"/>
            <w:color w:val="000000" w:themeColor="text1"/>
            <w:sz w:val="29"/>
          </w:rPr>
          <w:t>@Inject</w:t>
        </w:r>
        <w:r w:rsidRPr="00ED215B">
          <w:rPr>
            <w:rFonts w:ascii="Arial" w:eastAsia="Times New Roman" w:hAnsi="Arial" w:cs="Arial"/>
            <w:color w:val="000000" w:themeColor="text1"/>
            <w:sz w:val="24"/>
            <w:szCs w:val="24"/>
          </w:rPr>
          <w:t xml:space="preserve"> gets the needed implementation from the actual context. </w:t>
        </w:r>
      </w:ins>
    </w:p>
    <w:p w:rsidR="00ED215B" w:rsidRPr="00ED215B" w:rsidRDefault="00ED215B" w:rsidP="00ED215B">
      <w:pPr>
        <w:shd w:val="clear" w:color="auto" w:fill="FFFFFF"/>
        <w:spacing w:before="100" w:beforeAutospacing="1" w:after="100" w:afterAutospacing="1" w:line="240" w:lineRule="auto"/>
        <w:ind w:left="150" w:right="150"/>
        <w:rPr>
          <w:ins w:id="1178" w:author="Unknown"/>
          <w:rFonts w:ascii="Arial" w:eastAsia="Times New Roman" w:hAnsi="Arial" w:cs="Arial"/>
          <w:color w:val="000000" w:themeColor="text1"/>
          <w:sz w:val="24"/>
          <w:szCs w:val="24"/>
        </w:rPr>
      </w:pPr>
      <w:ins w:id="1179" w:author="Unknown">
        <w:r w:rsidRPr="00ED215B">
          <w:rPr>
            <w:rFonts w:ascii="Arial" w:eastAsia="Times New Roman" w:hAnsi="Arial" w:cs="Arial"/>
            <w:color w:val="000000" w:themeColor="text1"/>
            <w:sz w:val="24"/>
            <w:szCs w:val="24"/>
          </w:rPr>
          <w:t xml:space="preserve">The search happens transparently for the caller of the injection. </w:t>
        </w:r>
      </w:ins>
    </w:p>
    <w:p w:rsidR="00ED215B" w:rsidRPr="00ED215B" w:rsidRDefault="00ED215B" w:rsidP="00ED215B">
      <w:pPr>
        <w:shd w:val="clear" w:color="auto" w:fill="FFFFFF"/>
        <w:spacing w:after="0" w:line="240" w:lineRule="auto"/>
        <w:outlineLvl w:val="2"/>
        <w:rPr>
          <w:ins w:id="1180" w:author="Unknown"/>
          <w:rFonts w:ascii="Arial" w:eastAsia="Times New Roman" w:hAnsi="Arial" w:cs="Arial"/>
          <w:b/>
          <w:bCs/>
          <w:color w:val="000000" w:themeColor="text1"/>
          <w:sz w:val="30"/>
          <w:szCs w:val="30"/>
        </w:rPr>
      </w:pPr>
      <w:bookmarkStart w:id="1181" w:name="context_classes"/>
      <w:bookmarkEnd w:id="1181"/>
      <w:ins w:id="1182" w:author="Unknown">
        <w:r w:rsidRPr="00ED215B">
          <w:rPr>
            <w:rFonts w:ascii="Arial" w:eastAsia="Times New Roman" w:hAnsi="Arial" w:cs="Arial"/>
            <w:b/>
            <w:bCs/>
            <w:color w:val="000000" w:themeColor="text1"/>
            <w:sz w:val="30"/>
            <w:szCs w:val="30"/>
          </w:rPr>
          <w:t xml:space="preserve">16.4. What are the relevant classes and </w:t>
        </w:r>
        <w:proofErr w:type="gramStart"/>
        <w:r w:rsidRPr="00ED215B">
          <w:rPr>
            <w:rFonts w:ascii="Arial" w:eastAsia="Times New Roman" w:hAnsi="Arial" w:cs="Arial"/>
            <w:b/>
            <w:bCs/>
            <w:color w:val="000000" w:themeColor="text1"/>
            <w:sz w:val="30"/>
            <w:szCs w:val="30"/>
          </w:rPr>
          <w:t>interfaces</w:t>
        </w:r>
        <w:proofErr w:type="gram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183" w:author="Unknown"/>
          <w:rFonts w:ascii="Arial" w:eastAsia="Times New Roman" w:hAnsi="Arial" w:cs="Arial"/>
          <w:color w:val="000000" w:themeColor="text1"/>
          <w:sz w:val="24"/>
          <w:szCs w:val="24"/>
        </w:rPr>
      </w:pPr>
      <w:ins w:id="1184" w:author="Unknown">
        <w:r w:rsidRPr="00ED215B">
          <w:rPr>
            <w:rFonts w:ascii="Arial" w:eastAsia="Times New Roman" w:hAnsi="Arial" w:cs="Arial"/>
            <w:color w:val="000000" w:themeColor="text1"/>
            <w:sz w:val="24"/>
            <w:szCs w:val="24"/>
          </w:rPr>
          <w:t xml:space="preserve">The interface for the context object is the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interface. </w:t>
        </w:r>
      </w:ins>
    </w:p>
    <w:p w:rsidR="00ED215B" w:rsidRPr="00ED215B" w:rsidRDefault="00ED215B" w:rsidP="00ED215B">
      <w:pPr>
        <w:shd w:val="clear" w:color="auto" w:fill="FFFFFF"/>
        <w:spacing w:before="100" w:beforeAutospacing="1" w:after="100" w:afterAutospacing="1" w:line="240" w:lineRule="auto"/>
        <w:ind w:left="150" w:right="150"/>
        <w:rPr>
          <w:ins w:id="1185" w:author="Unknown"/>
          <w:rFonts w:ascii="Arial" w:eastAsia="Times New Roman" w:hAnsi="Arial" w:cs="Arial"/>
          <w:color w:val="000000" w:themeColor="text1"/>
          <w:sz w:val="24"/>
          <w:szCs w:val="24"/>
        </w:rPr>
      </w:pPr>
      <w:ins w:id="1186" w:author="Unknown">
        <w:r w:rsidRPr="00ED215B">
          <w:rPr>
            <w:rFonts w:ascii="Arial" w:eastAsia="Times New Roman" w:hAnsi="Arial" w:cs="Arial"/>
            <w:color w:val="000000" w:themeColor="text1"/>
            <w:sz w:val="24"/>
            <w:szCs w:val="24"/>
          </w:rPr>
          <w:t xml:space="preserve">The Eclipse platform uses the </w:t>
        </w:r>
        <w:proofErr w:type="spellStart"/>
        <w:r w:rsidRPr="00ED215B">
          <w:rPr>
            <w:rFonts w:ascii="Courier New" w:eastAsia="Times New Roman" w:hAnsi="Courier New" w:cs="Courier New"/>
            <w:color w:val="000000" w:themeColor="text1"/>
            <w:sz w:val="29"/>
          </w:rPr>
          <w:t>OSGiContextStrategy</w:t>
        </w:r>
        <w:proofErr w:type="spellEnd"/>
        <w:r w:rsidRPr="00ED215B">
          <w:rPr>
            <w:rFonts w:ascii="Arial" w:eastAsia="Times New Roman" w:hAnsi="Arial" w:cs="Arial"/>
            <w:color w:val="000000" w:themeColor="text1"/>
            <w:sz w:val="24"/>
            <w:szCs w:val="24"/>
          </w:rPr>
          <w:t xml:space="preserve"> class to search for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if the Eclipse framework does not find the requested key in the hierarchy of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objects. </w:t>
        </w:r>
      </w:ins>
    </w:p>
    <w:p w:rsidR="00ED215B" w:rsidRPr="00ED215B" w:rsidRDefault="00ED215B" w:rsidP="00ED215B">
      <w:pPr>
        <w:shd w:val="clear" w:color="auto" w:fill="FFFFFF"/>
        <w:spacing w:after="0" w:line="240" w:lineRule="auto"/>
        <w:outlineLvl w:val="2"/>
        <w:rPr>
          <w:ins w:id="1187" w:author="Unknown"/>
          <w:rFonts w:ascii="Arial" w:eastAsia="Times New Roman" w:hAnsi="Arial" w:cs="Arial"/>
          <w:b/>
          <w:bCs/>
          <w:color w:val="000000" w:themeColor="text1"/>
          <w:sz w:val="30"/>
          <w:szCs w:val="30"/>
        </w:rPr>
      </w:pPr>
      <w:bookmarkStart w:id="1188" w:name="context_who"/>
      <w:bookmarkEnd w:id="1188"/>
      <w:ins w:id="1189" w:author="Unknown">
        <w:r w:rsidRPr="00ED215B">
          <w:rPr>
            <w:rFonts w:ascii="Arial" w:eastAsia="Times New Roman" w:hAnsi="Arial" w:cs="Arial"/>
            <w:b/>
            <w:bCs/>
            <w:color w:val="000000" w:themeColor="text1"/>
            <w:sz w:val="30"/>
            <w:szCs w:val="30"/>
          </w:rPr>
          <w:t xml:space="preserve">16.5. Who creates the context for model elements? </w:t>
        </w:r>
      </w:ins>
    </w:p>
    <w:p w:rsidR="00ED215B" w:rsidRPr="00ED215B" w:rsidRDefault="00ED215B" w:rsidP="00ED215B">
      <w:pPr>
        <w:shd w:val="clear" w:color="auto" w:fill="FFFFFF"/>
        <w:spacing w:before="100" w:beforeAutospacing="1" w:after="100" w:afterAutospacing="1" w:line="240" w:lineRule="auto"/>
        <w:ind w:left="150" w:right="150"/>
        <w:rPr>
          <w:ins w:id="1190" w:author="Unknown"/>
          <w:rFonts w:ascii="Arial" w:eastAsia="Times New Roman" w:hAnsi="Arial" w:cs="Arial"/>
          <w:color w:val="000000" w:themeColor="text1"/>
          <w:sz w:val="24"/>
          <w:szCs w:val="24"/>
        </w:rPr>
      </w:pPr>
      <w:ins w:id="1191" w:author="Unknown">
        <w:r w:rsidRPr="00ED215B">
          <w:rPr>
            <w:rFonts w:ascii="Arial" w:eastAsia="Times New Roman" w:hAnsi="Arial" w:cs="Arial"/>
            <w:color w:val="000000" w:themeColor="text1"/>
            <w:sz w:val="24"/>
            <w:szCs w:val="24"/>
          </w:rPr>
          <w:t xml:space="preserve">Eclipse 4 has a flexible renderer framework. For each model element the framework determines a renderer class which is responsible for creating the Java object associated with the model element. This renderer class creates, if required, the local context for the model element via the </w:t>
        </w:r>
        <w:proofErr w:type="spellStart"/>
        <w:r w:rsidRPr="00ED215B">
          <w:rPr>
            <w:rFonts w:ascii="Courier New" w:eastAsia="Times New Roman" w:hAnsi="Courier New" w:cs="Courier New"/>
            <w:color w:val="000000" w:themeColor="text1"/>
            <w:sz w:val="29"/>
          </w:rPr>
          <w:t>EclipseContextFactory</w:t>
        </w:r>
        <w:proofErr w:type="spellEnd"/>
        <w:r w:rsidRPr="00ED215B">
          <w:rPr>
            <w:rFonts w:ascii="Arial" w:eastAsia="Times New Roman" w:hAnsi="Arial" w:cs="Arial"/>
            <w:color w:val="000000" w:themeColor="text1"/>
            <w:sz w:val="24"/>
            <w:szCs w:val="24"/>
          </w:rPr>
          <w:t xml:space="preserve"> class and connects this local context to the context hierarchy. </w:t>
        </w:r>
      </w:ins>
    </w:p>
    <w:p w:rsidR="00ED215B" w:rsidRPr="00ED215B" w:rsidRDefault="00ED215B" w:rsidP="00ED215B">
      <w:pPr>
        <w:shd w:val="clear" w:color="auto" w:fill="FFFFFF"/>
        <w:spacing w:before="100" w:beforeAutospacing="1" w:after="100" w:afterAutospacing="1" w:line="240" w:lineRule="auto"/>
        <w:ind w:left="150" w:right="150"/>
        <w:rPr>
          <w:ins w:id="1192" w:author="Unknown"/>
          <w:rFonts w:ascii="Arial" w:eastAsia="Times New Roman" w:hAnsi="Arial" w:cs="Arial"/>
          <w:color w:val="000000" w:themeColor="text1"/>
          <w:sz w:val="24"/>
          <w:szCs w:val="24"/>
        </w:rPr>
      </w:pPr>
      <w:ins w:id="1193" w:author="Unknown">
        <w:r w:rsidRPr="00ED215B">
          <w:rPr>
            <w:rFonts w:ascii="Arial" w:eastAsia="Times New Roman" w:hAnsi="Arial" w:cs="Arial"/>
            <w:color w:val="000000" w:themeColor="text1"/>
            <w:sz w:val="24"/>
            <w:szCs w:val="24"/>
          </w:rPr>
          <w:t xml:space="preserve">For example the </w:t>
        </w:r>
        <w:proofErr w:type="spellStart"/>
        <w:r w:rsidRPr="00ED215B">
          <w:rPr>
            <w:rFonts w:ascii="Courier New" w:eastAsia="Times New Roman" w:hAnsi="Courier New" w:cs="Courier New"/>
            <w:color w:val="000000" w:themeColor="text1"/>
            <w:sz w:val="29"/>
          </w:rPr>
          <w:t>ContributedPartRenderer</w:t>
        </w:r>
        <w:proofErr w:type="spellEnd"/>
        <w:r w:rsidRPr="00ED215B">
          <w:rPr>
            <w:rFonts w:ascii="Arial" w:eastAsia="Times New Roman" w:hAnsi="Arial" w:cs="Arial"/>
            <w:color w:val="000000" w:themeColor="text1"/>
            <w:sz w:val="24"/>
            <w:szCs w:val="24"/>
          </w:rPr>
          <w:t xml:space="preserve"> class is responsible for creating the Java objects for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in the model. The interface for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is </w:t>
        </w:r>
        <w:proofErr w:type="spellStart"/>
        <w:r w:rsidRPr="00ED215B">
          <w:rPr>
            <w:rFonts w:ascii="Courier New" w:eastAsia="Times New Roman" w:hAnsi="Courier New" w:cs="Courier New"/>
            <w:color w:val="000000" w:themeColor="text1"/>
            <w:sz w:val="29"/>
          </w:rPr>
          <w:t>MPart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194" w:author="Unknown"/>
          <w:rFonts w:ascii="Arial" w:eastAsia="Times New Roman" w:hAnsi="Arial" w:cs="Arial"/>
          <w:color w:val="000000" w:themeColor="text1"/>
          <w:sz w:val="24"/>
          <w:szCs w:val="24"/>
        </w:rPr>
      </w:pPr>
      <w:proofErr w:type="spellStart"/>
      <w:ins w:id="1195" w:author="Unknown">
        <w:r w:rsidRPr="00ED215B">
          <w:rPr>
            <w:rFonts w:ascii="Courier New" w:eastAsia="Times New Roman" w:hAnsi="Courier New" w:cs="Courier New"/>
            <w:color w:val="000000" w:themeColor="text1"/>
            <w:sz w:val="29"/>
          </w:rPr>
          <w:t>ContributedPartRenderer</w:t>
        </w:r>
        <w:proofErr w:type="spellEnd"/>
        <w:r w:rsidRPr="00ED215B">
          <w:rPr>
            <w:rFonts w:ascii="Arial" w:eastAsia="Times New Roman" w:hAnsi="Arial" w:cs="Arial"/>
            <w:color w:val="000000" w:themeColor="text1"/>
            <w:sz w:val="24"/>
            <w:szCs w:val="24"/>
          </w:rPr>
          <w:t xml:space="preserve"> creates a </w:t>
        </w:r>
        <w:r w:rsidRPr="00ED215B">
          <w:rPr>
            <w:rFonts w:ascii="Courier New" w:eastAsia="Times New Roman" w:hAnsi="Courier New" w:cs="Courier New"/>
            <w:color w:val="000000" w:themeColor="text1"/>
            <w:sz w:val="29"/>
          </w:rPr>
          <w:t>Composite</w:t>
        </w:r>
        <w:r w:rsidRPr="00ED215B">
          <w:rPr>
            <w:rFonts w:ascii="Arial" w:eastAsia="Times New Roman" w:hAnsi="Arial" w:cs="Arial"/>
            <w:color w:val="000000" w:themeColor="text1"/>
            <w:sz w:val="24"/>
            <w:szCs w:val="24"/>
          </w:rPr>
          <w:t xml:space="preserve"> for every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and injects this </w:t>
        </w:r>
        <w:r w:rsidRPr="00ED215B">
          <w:rPr>
            <w:rFonts w:ascii="Courier New" w:eastAsia="Times New Roman" w:hAnsi="Courier New" w:cs="Courier New"/>
            <w:color w:val="000000" w:themeColor="text1"/>
            <w:sz w:val="29"/>
          </w:rPr>
          <w:t>Composite</w:t>
        </w:r>
        <w:r w:rsidRPr="00ED215B">
          <w:rPr>
            <w:rFonts w:ascii="Arial" w:eastAsia="Times New Roman" w:hAnsi="Arial" w:cs="Arial"/>
            <w:color w:val="000000" w:themeColor="text1"/>
            <w:sz w:val="24"/>
            <w:szCs w:val="24"/>
          </w:rPr>
          <w:t xml:space="preserve"> into the local context of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196" w:author="Unknown"/>
          <w:rFonts w:ascii="Arial" w:eastAsia="Times New Roman" w:hAnsi="Arial" w:cs="Arial"/>
          <w:color w:val="000000" w:themeColor="text1"/>
          <w:sz w:val="24"/>
          <w:szCs w:val="24"/>
        </w:rPr>
      </w:pPr>
      <w:ins w:id="1197" w:author="Unknown">
        <w:r w:rsidRPr="00ED215B">
          <w:rPr>
            <w:rFonts w:ascii="Arial" w:eastAsia="Times New Roman" w:hAnsi="Arial" w:cs="Arial"/>
            <w:color w:val="000000" w:themeColor="text1"/>
            <w:sz w:val="24"/>
            <w:szCs w:val="24"/>
          </w:rPr>
          <w:t xml:space="preserve">Another example is the </w:t>
        </w:r>
        <w:proofErr w:type="spellStart"/>
        <w:r w:rsidRPr="00ED215B">
          <w:rPr>
            <w:rFonts w:ascii="Courier New" w:eastAsia="Times New Roman" w:hAnsi="Courier New" w:cs="Courier New"/>
            <w:color w:val="000000" w:themeColor="text1"/>
            <w:sz w:val="29"/>
          </w:rPr>
          <w:t>WBWRenderer</w:t>
        </w:r>
        <w:proofErr w:type="spellEnd"/>
        <w:r w:rsidRPr="00ED215B">
          <w:rPr>
            <w:rFonts w:ascii="Arial" w:eastAsia="Times New Roman" w:hAnsi="Arial" w:cs="Arial"/>
            <w:color w:val="000000" w:themeColor="text1"/>
            <w:sz w:val="24"/>
            <w:szCs w:val="24"/>
          </w:rPr>
          <w:t xml:space="preserve"> class which is responsible for creating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This class puts an instance of the </w:t>
        </w:r>
        <w:proofErr w:type="spellStart"/>
        <w:r w:rsidRPr="00ED215B">
          <w:rPr>
            <w:rFonts w:ascii="Courier New" w:eastAsia="Times New Roman" w:hAnsi="Courier New" w:cs="Courier New"/>
            <w:color w:val="000000" w:themeColor="text1"/>
            <w:sz w:val="29"/>
          </w:rPr>
          <w:t>IWindowCloseHandler</w:t>
        </w:r>
        <w:proofErr w:type="spellEnd"/>
        <w:r w:rsidRPr="00ED215B">
          <w:rPr>
            <w:rFonts w:ascii="Arial" w:eastAsia="Times New Roman" w:hAnsi="Arial" w:cs="Arial"/>
            <w:color w:val="000000" w:themeColor="text1"/>
            <w:sz w:val="24"/>
            <w:szCs w:val="24"/>
          </w:rPr>
          <w:t xml:space="preserve"> and the </w:t>
        </w:r>
        <w:proofErr w:type="spellStart"/>
        <w:r w:rsidRPr="00ED215B">
          <w:rPr>
            <w:rFonts w:ascii="Courier New" w:eastAsia="Times New Roman" w:hAnsi="Courier New" w:cs="Courier New"/>
            <w:color w:val="000000" w:themeColor="text1"/>
            <w:sz w:val="29"/>
          </w:rPr>
          <w:t>ISaveHandler</w:t>
        </w:r>
        <w:proofErr w:type="spellEnd"/>
        <w:r w:rsidRPr="00ED215B">
          <w:rPr>
            <w:rFonts w:ascii="Arial" w:eastAsia="Times New Roman" w:hAnsi="Arial" w:cs="Arial"/>
            <w:color w:val="000000" w:themeColor="text1"/>
            <w:sz w:val="24"/>
            <w:szCs w:val="24"/>
          </w:rPr>
          <w:t xml:space="preserve"> interface into the context of the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The first is responsible for the behavior of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during close, the other one for saving. For example the default </w:t>
        </w:r>
        <w:proofErr w:type="spellStart"/>
        <w:r w:rsidRPr="00ED215B">
          <w:rPr>
            <w:rFonts w:ascii="Courier New" w:eastAsia="Times New Roman" w:hAnsi="Courier New" w:cs="Courier New"/>
            <w:color w:val="000000" w:themeColor="text1"/>
            <w:sz w:val="29"/>
          </w:rPr>
          <w:t>IWindowCloseHandler</w:t>
        </w:r>
        <w:proofErr w:type="spellEnd"/>
        <w:r w:rsidRPr="00ED215B">
          <w:rPr>
            <w:rFonts w:ascii="Arial" w:eastAsia="Times New Roman" w:hAnsi="Arial" w:cs="Arial"/>
            <w:color w:val="000000" w:themeColor="text1"/>
            <w:sz w:val="24"/>
            <w:szCs w:val="24"/>
          </w:rPr>
          <w:t xml:space="preserve"> would prompt you if you want to save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which indicate that they have </w:t>
        </w:r>
        <w:proofErr w:type="spellStart"/>
        <w:r w:rsidRPr="00ED215B">
          <w:rPr>
            <w:rFonts w:ascii="Arial" w:eastAsia="Times New Roman" w:hAnsi="Arial" w:cs="Arial"/>
            <w:color w:val="000000" w:themeColor="text1"/>
            <w:sz w:val="24"/>
            <w:szCs w:val="24"/>
          </w:rPr>
          <w:t>saveable</w:t>
        </w:r>
        <w:proofErr w:type="spellEnd"/>
        <w:r w:rsidRPr="00ED215B">
          <w:rPr>
            <w:rFonts w:ascii="Arial" w:eastAsia="Times New Roman" w:hAnsi="Arial" w:cs="Arial"/>
            <w:color w:val="000000" w:themeColor="text1"/>
            <w:sz w:val="24"/>
            <w:szCs w:val="24"/>
          </w:rPr>
          <w:t xml:space="preserve"> </w:t>
        </w:r>
        <w:r w:rsidRPr="00ED215B">
          <w:rPr>
            <w:rFonts w:ascii="Arial" w:eastAsia="Times New Roman" w:hAnsi="Arial" w:cs="Arial"/>
            <w:color w:val="000000" w:themeColor="text1"/>
            <w:sz w:val="24"/>
            <w:szCs w:val="24"/>
          </w:rPr>
          <w:lastRenderedPageBreak/>
          <w:t xml:space="preserve">content via the </w:t>
        </w:r>
        <w:proofErr w:type="spellStart"/>
        <w:r w:rsidRPr="00ED215B">
          <w:rPr>
            <w:rFonts w:ascii="Courier New" w:eastAsia="Times New Roman" w:hAnsi="Courier New" w:cs="Courier New"/>
            <w:color w:val="000000" w:themeColor="text1"/>
            <w:sz w:val="29"/>
          </w:rPr>
          <w:t>MDirtyable</w:t>
        </w:r>
        <w:proofErr w:type="spellEnd"/>
        <w:r w:rsidRPr="00ED215B">
          <w:rPr>
            <w:rFonts w:ascii="Arial" w:eastAsia="Times New Roman" w:hAnsi="Arial" w:cs="Arial"/>
            <w:color w:val="000000" w:themeColor="text1"/>
            <w:sz w:val="24"/>
            <w:szCs w:val="24"/>
          </w:rPr>
          <w:t xml:space="preserve"> model attribute. You can change this default </w:t>
        </w:r>
        <w:proofErr w:type="spellStart"/>
        <w:r w:rsidRPr="00ED215B">
          <w:rPr>
            <w:rFonts w:ascii="Courier New" w:eastAsia="Times New Roman" w:hAnsi="Courier New" w:cs="Courier New"/>
            <w:color w:val="000000" w:themeColor="text1"/>
            <w:sz w:val="29"/>
          </w:rPr>
          <w:t>IWindowCloseHandler</w:t>
        </w:r>
        <w:proofErr w:type="spellEnd"/>
        <w:r w:rsidRPr="00ED215B">
          <w:rPr>
            <w:rFonts w:ascii="Arial" w:eastAsia="Times New Roman" w:hAnsi="Arial" w:cs="Arial"/>
            <w:color w:val="000000" w:themeColor="text1"/>
            <w:sz w:val="24"/>
            <w:szCs w:val="24"/>
          </w:rPr>
          <w:t xml:space="preserve"> implementation via the </w:t>
        </w:r>
        <w:proofErr w:type="spellStart"/>
        <w:r w:rsidRPr="00ED215B">
          <w:rPr>
            <w:rFonts w:ascii="Courier New" w:eastAsia="Times New Roman" w:hAnsi="Courier New" w:cs="Courier New"/>
            <w:color w:val="000000" w:themeColor="text1"/>
            <w:sz w:val="29"/>
          </w:rPr>
          <w:t>MWindow</w:t>
        </w:r>
        <w:proofErr w:type="spellEnd"/>
        <w:r w:rsidRPr="00ED215B">
          <w:rPr>
            <w:rFonts w:ascii="Arial" w:eastAsia="Times New Roman" w:hAnsi="Arial" w:cs="Arial"/>
            <w:color w:val="000000" w:themeColor="text1"/>
            <w:sz w:val="24"/>
            <w:szCs w:val="24"/>
          </w:rPr>
          <w:t xml:space="preserve"> model object. The following example shows this.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198" w:author="Unknown"/>
          <w:rFonts w:ascii="Lucida Console" w:eastAsia="Times New Roman" w:hAnsi="Lucida Console" w:cs="Courier New"/>
          <w:color w:val="000000" w:themeColor="text1"/>
          <w:sz w:val="19"/>
          <w:szCs w:val="19"/>
        </w:rPr>
      </w:pPr>
      <w:ins w:id="1199" w:author="Unknown">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00" w:author="Unknown"/>
          <w:rFonts w:ascii="Lucida Console" w:eastAsia="Times New Roman" w:hAnsi="Lucida Console" w:cs="Courier New"/>
          <w:color w:val="000000" w:themeColor="text1"/>
          <w:sz w:val="19"/>
          <w:szCs w:val="19"/>
        </w:rPr>
      </w:pPr>
      <w:proofErr w:type="gramStart"/>
      <w:ins w:id="1201"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w:t>
        </w:r>
        <w:r w:rsidRPr="00ED215B">
          <w:rPr>
            <w:rFonts w:ascii="Lucida Console" w:eastAsia="Times New Roman" w:hAnsi="Lucida Console" w:cs="Courier New"/>
            <w:b/>
            <w:bCs/>
            <w:color w:val="000000" w:themeColor="text1"/>
            <w:sz w:val="19"/>
          </w:rPr>
          <w:t>final</w:t>
        </w:r>
        <w:r w:rsidRPr="00ED215B">
          <w:rPr>
            <w:rFonts w:ascii="Lucida Console" w:eastAsia="Times New Roman" w:hAnsi="Lucida Console" w:cs="Courier New"/>
            <w:color w:val="000000" w:themeColor="text1"/>
            <w:sz w:val="19"/>
            <w:szCs w:val="19"/>
          </w:rPr>
          <w:t xml:space="preserve"> Shell </w:t>
        </w:r>
        <w:proofErr w:type="spellStart"/>
        <w:r w:rsidRPr="00ED215B">
          <w:rPr>
            <w:rFonts w:ascii="Lucida Console" w:eastAsia="Times New Roman" w:hAnsi="Lucida Console" w:cs="Courier New"/>
            <w:color w:val="000000" w:themeColor="text1"/>
            <w:sz w:val="19"/>
            <w:szCs w:val="19"/>
          </w:rPr>
          <w:t>shell</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EModelService</w:t>
        </w:r>
        <w:proofErr w:type="spellEnd"/>
        <w:r w:rsidRPr="00ED215B">
          <w:rPr>
            <w:rFonts w:ascii="Lucida Console" w:eastAsia="Times New Roman" w:hAnsi="Lucida Console" w:cs="Courier New"/>
            <w:color w:val="000000" w:themeColor="text1"/>
            <w:sz w:val="19"/>
            <w:szCs w:val="19"/>
          </w:rPr>
          <w:t xml:space="preserve"> service,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02" w:author="Unknown"/>
          <w:rFonts w:ascii="Lucida Console" w:eastAsia="Times New Roman" w:hAnsi="Lucida Console" w:cs="Courier New"/>
          <w:color w:val="000000" w:themeColor="text1"/>
          <w:sz w:val="19"/>
          <w:szCs w:val="19"/>
        </w:rPr>
      </w:pPr>
      <w:ins w:id="1203"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MWindow</w:t>
        </w:r>
        <w:proofErr w:type="spellEnd"/>
        <w:r w:rsidRPr="00ED215B">
          <w:rPr>
            <w:rFonts w:ascii="Lucida Console" w:eastAsia="Times New Roman" w:hAnsi="Lucida Console" w:cs="Courier New"/>
            <w:color w:val="000000" w:themeColor="text1"/>
            <w:sz w:val="19"/>
            <w:szCs w:val="19"/>
          </w:rPr>
          <w:t xml:space="preserve"> window)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04" w:author="Unknown"/>
          <w:rFonts w:ascii="Lucida Console" w:eastAsia="Times New Roman" w:hAnsi="Lucida Console" w:cs="Courier New"/>
          <w:color w:val="000000" w:themeColor="text1"/>
          <w:sz w:val="19"/>
          <w:szCs w:val="19"/>
        </w:rPr>
      </w:pPr>
      <w:ins w:id="1205"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IWindowCloseHandler</w:t>
        </w:r>
        <w:proofErr w:type="spellEnd"/>
        <w:r w:rsidRPr="00ED215B">
          <w:rPr>
            <w:rFonts w:ascii="Lucida Console" w:eastAsia="Times New Roman" w:hAnsi="Lucida Console" w:cs="Courier New"/>
            <w:color w:val="000000" w:themeColor="text1"/>
            <w:sz w:val="19"/>
            <w:szCs w:val="19"/>
          </w:rPr>
          <w:t xml:space="preserve"> handler = </w:t>
        </w:r>
        <w:r w:rsidRPr="00ED215B">
          <w:rPr>
            <w:rFonts w:ascii="Lucida Console" w:eastAsia="Times New Roman" w:hAnsi="Lucida Console" w:cs="Courier New"/>
            <w:b/>
            <w:bCs/>
            <w:color w:val="000000" w:themeColor="text1"/>
            <w:sz w:val="19"/>
          </w:rPr>
          <w:t>new</w:t>
        </w:r>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IWindowCloseHandler</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06" w:author="Unknown"/>
          <w:rFonts w:ascii="Lucida Console" w:eastAsia="Times New Roman" w:hAnsi="Lucida Console" w:cs="Courier New"/>
          <w:color w:val="000000" w:themeColor="text1"/>
          <w:sz w:val="19"/>
          <w:szCs w:val="19"/>
        </w:rPr>
      </w:pPr>
      <w:ins w:id="1207"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@Override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08" w:author="Unknown"/>
          <w:rFonts w:ascii="Lucida Console" w:eastAsia="Times New Roman" w:hAnsi="Lucida Console" w:cs="Courier New"/>
          <w:color w:val="000000" w:themeColor="text1"/>
          <w:sz w:val="19"/>
          <w:szCs w:val="19"/>
        </w:rPr>
      </w:pPr>
      <w:ins w:id="1209"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b/>
            <w:bCs/>
            <w:color w:val="000000" w:themeColor="text1"/>
            <w:sz w:val="19"/>
          </w:rPr>
          <w:t>boolean</w:t>
        </w:r>
        <w:proofErr w:type="spellEnd"/>
        <w:r w:rsidRPr="00ED215B">
          <w:rPr>
            <w:rFonts w:ascii="Lucida Console" w:eastAsia="Times New Roman" w:hAnsi="Lucida Console" w:cs="Courier New"/>
            <w:color w:val="000000" w:themeColor="text1"/>
            <w:sz w:val="19"/>
            <w:szCs w:val="19"/>
          </w:rPr>
          <w:t xml:space="preserve"> close(</w:t>
        </w:r>
        <w:proofErr w:type="spellStart"/>
        <w:r w:rsidRPr="00ED215B">
          <w:rPr>
            <w:rFonts w:ascii="Lucida Console" w:eastAsia="Times New Roman" w:hAnsi="Lucida Console" w:cs="Courier New"/>
            <w:color w:val="000000" w:themeColor="text1"/>
            <w:sz w:val="19"/>
            <w:szCs w:val="19"/>
          </w:rPr>
          <w:t>MWindow</w:t>
        </w:r>
        <w:proofErr w:type="spellEnd"/>
        <w:r w:rsidRPr="00ED215B">
          <w:rPr>
            <w:rFonts w:ascii="Lucida Console" w:eastAsia="Times New Roman" w:hAnsi="Lucida Console" w:cs="Courier New"/>
            <w:color w:val="000000" w:themeColor="text1"/>
            <w:sz w:val="19"/>
            <w:szCs w:val="19"/>
          </w:rPr>
          <w:t xml:space="preserve"> window)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10" w:author="Unknown"/>
          <w:rFonts w:ascii="Lucida Console" w:eastAsia="Times New Roman" w:hAnsi="Lucida Console" w:cs="Courier New"/>
          <w:color w:val="000000" w:themeColor="text1"/>
          <w:sz w:val="19"/>
          <w:szCs w:val="19"/>
        </w:rPr>
      </w:pPr>
      <w:ins w:id="1211"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return</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MessageDialog.openConfirm</w:t>
        </w:r>
        <w:proofErr w:type="spellEnd"/>
        <w:r w:rsidRPr="00ED215B">
          <w:rPr>
            <w:rFonts w:ascii="Lucida Console" w:eastAsia="Times New Roman" w:hAnsi="Lucida Console" w:cs="Courier New"/>
            <w:color w:val="000000" w:themeColor="text1"/>
            <w:sz w:val="19"/>
            <w:szCs w:val="19"/>
          </w:rPr>
          <w:t xml:space="preserve">(shell,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12" w:author="Unknown"/>
          <w:rFonts w:ascii="Lucida Console" w:eastAsia="Times New Roman" w:hAnsi="Lucida Console" w:cs="Courier New"/>
          <w:color w:val="000000" w:themeColor="text1"/>
          <w:sz w:val="19"/>
          <w:szCs w:val="19"/>
        </w:rPr>
      </w:pPr>
      <w:ins w:id="1213"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"Close"</w:t>
        </w:r>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14" w:author="Unknown"/>
          <w:rFonts w:ascii="Lucida Console" w:eastAsia="Times New Roman" w:hAnsi="Lucida Console" w:cs="Courier New"/>
          <w:color w:val="000000" w:themeColor="text1"/>
          <w:sz w:val="19"/>
          <w:szCs w:val="19"/>
        </w:rPr>
      </w:pPr>
      <w:ins w:id="1215"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 xml:space="preserve">"You will </w:t>
        </w:r>
        <w:proofErr w:type="spellStart"/>
        <w:r w:rsidRPr="00ED215B">
          <w:rPr>
            <w:rFonts w:ascii="Lucida Console" w:eastAsia="Times New Roman" w:hAnsi="Lucida Console" w:cs="Courier New"/>
            <w:color w:val="000000" w:themeColor="text1"/>
            <w:sz w:val="19"/>
          </w:rPr>
          <w:t>loose</w:t>
        </w:r>
        <w:proofErr w:type="spellEnd"/>
        <w:r w:rsidRPr="00ED215B">
          <w:rPr>
            <w:rFonts w:ascii="Lucida Console" w:eastAsia="Times New Roman" w:hAnsi="Lucida Console" w:cs="Courier New"/>
            <w:color w:val="000000" w:themeColor="text1"/>
            <w:sz w:val="19"/>
          </w:rPr>
          <w:t xml:space="preserve"> data. Really close?"</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16" w:author="Unknown"/>
          <w:rFonts w:ascii="Lucida Console" w:eastAsia="Times New Roman" w:hAnsi="Lucida Console" w:cs="Courier New"/>
          <w:color w:val="000000" w:themeColor="text1"/>
          <w:sz w:val="19"/>
          <w:szCs w:val="19"/>
        </w:rPr>
      </w:pPr>
      <w:ins w:id="1217"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18" w:author="Unknown"/>
          <w:rFonts w:ascii="Lucida Console" w:eastAsia="Times New Roman" w:hAnsi="Lucida Console" w:cs="Courier New"/>
          <w:color w:val="000000" w:themeColor="text1"/>
          <w:sz w:val="19"/>
          <w:szCs w:val="19"/>
        </w:rPr>
      </w:pPr>
      <w:ins w:id="1219"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20" w:author="Unknown"/>
          <w:rFonts w:ascii="Lucida Console" w:eastAsia="Times New Roman" w:hAnsi="Lucida Console" w:cs="Courier New"/>
          <w:color w:val="000000" w:themeColor="text1"/>
          <w:sz w:val="19"/>
          <w:szCs w:val="19"/>
        </w:rPr>
      </w:pPr>
      <w:proofErr w:type="spellStart"/>
      <w:proofErr w:type="gramStart"/>
      <w:ins w:id="1221" w:author="Unknown">
        <w:r w:rsidRPr="00ED215B">
          <w:rPr>
            <w:rFonts w:ascii="Lucida Console" w:eastAsia="Times New Roman" w:hAnsi="Lucida Console" w:cs="Courier New"/>
            <w:color w:val="000000" w:themeColor="text1"/>
            <w:sz w:val="19"/>
            <w:szCs w:val="19"/>
          </w:rPr>
          <w:t>window.getContext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).set(</w:t>
        </w:r>
        <w:proofErr w:type="spellStart"/>
        <w:r w:rsidRPr="00ED215B">
          <w:rPr>
            <w:rFonts w:ascii="Lucida Console" w:eastAsia="Times New Roman" w:hAnsi="Lucida Console" w:cs="Courier New"/>
            <w:color w:val="000000" w:themeColor="text1"/>
            <w:sz w:val="19"/>
            <w:szCs w:val="19"/>
          </w:rPr>
          <w:t>IWindowCloseHandler.</w:t>
        </w:r>
        <w:r w:rsidRPr="00ED215B">
          <w:rPr>
            <w:rFonts w:ascii="Lucida Console" w:eastAsia="Times New Roman" w:hAnsi="Lucida Console" w:cs="Courier New"/>
            <w:b/>
            <w:bCs/>
            <w:color w:val="000000" w:themeColor="text1"/>
            <w:sz w:val="19"/>
          </w:rPr>
          <w:t>class</w:t>
        </w:r>
        <w:proofErr w:type="spellEnd"/>
        <w:r w:rsidRPr="00ED215B">
          <w:rPr>
            <w:rFonts w:ascii="Lucida Console" w:eastAsia="Times New Roman" w:hAnsi="Lucida Console" w:cs="Courier New"/>
            <w:color w:val="000000" w:themeColor="text1"/>
            <w:sz w:val="19"/>
            <w:szCs w:val="19"/>
          </w:rPr>
          <w:t>, handler);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22" w:author="Unknown"/>
          <w:rFonts w:ascii="Lucida Console" w:eastAsia="Times New Roman" w:hAnsi="Lucida Console" w:cs="Courier New"/>
          <w:color w:val="000000" w:themeColor="text1"/>
          <w:sz w:val="19"/>
          <w:szCs w:val="19"/>
        </w:rPr>
      </w:pPr>
      <w:ins w:id="1223"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300" w:after="0" w:line="240" w:lineRule="auto"/>
        <w:outlineLvl w:val="1"/>
        <w:rPr>
          <w:ins w:id="1224" w:author="Unknown"/>
          <w:rFonts w:ascii="Arial" w:eastAsia="Times New Roman" w:hAnsi="Arial" w:cs="Arial"/>
          <w:b/>
          <w:bCs/>
          <w:color w:val="000000" w:themeColor="text1"/>
          <w:sz w:val="45"/>
          <w:szCs w:val="45"/>
        </w:rPr>
      </w:pPr>
      <w:bookmarkStart w:id="1225" w:name="programmingmodel"/>
      <w:bookmarkEnd w:id="1225"/>
      <w:ins w:id="1226" w:author="Unknown">
        <w:r w:rsidRPr="00ED215B">
          <w:rPr>
            <w:rFonts w:ascii="Arial" w:eastAsia="Times New Roman" w:hAnsi="Arial" w:cs="Arial"/>
            <w:b/>
            <w:bCs/>
            <w:color w:val="000000" w:themeColor="text1"/>
            <w:sz w:val="45"/>
            <w:szCs w:val="45"/>
          </w:rPr>
          <w:t xml:space="preserve">17. Behavior Annotations </w:t>
        </w:r>
      </w:ins>
    </w:p>
    <w:p w:rsidR="00ED215B" w:rsidRPr="00ED215B" w:rsidRDefault="00ED215B" w:rsidP="00ED215B">
      <w:pPr>
        <w:shd w:val="clear" w:color="auto" w:fill="FFFFFF"/>
        <w:spacing w:after="0" w:line="240" w:lineRule="auto"/>
        <w:outlineLvl w:val="2"/>
        <w:rPr>
          <w:ins w:id="1227" w:author="Unknown"/>
          <w:rFonts w:ascii="Arial" w:eastAsia="Times New Roman" w:hAnsi="Arial" w:cs="Arial"/>
          <w:b/>
          <w:bCs/>
          <w:color w:val="000000" w:themeColor="text1"/>
          <w:sz w:val="30"/>
          <w:szCs w:val="30"/>
        </w:rPr>
      </w:pPr>
      <w:bookmarkStart w:id="1228" w:name="programmingmodel_inheritance"/>
      <w:bookmarkEnd w:id="1228"/>
      <w:ins w:id="1229" w:author="Unknown">
        <w:r w:rsidRPr="00ED215B">
          <w:rPr>
            <w:rFonts w:ascii="Arial" w:eastAsia="Times New Roman" w:hAnsi="Arial" w:cs="Arial"/>
            <w:b/>
            <w:bCs/>
            <w:color w:val="000000" w:themeColor="text1"/>
            <w:sz w:val="30"/>
            <w:szCs w:val="30"/>
          </w:rPr>
          <w:t xml:space="preserve">17.1. API definition via inheritance </w:t>
        </w:r>
      </w:ins>
    </w:p>
    <w:p w:rsidR="00ED215B" w:rsidRPr="00ED215B" w:rsidRDefault="00ED215B" w:rsidP="00ED215B">
      <w:pPr>
        <w:shd w:val="clear" w:color="auto" w:fill="FFFFFF"/>
        <w:spacing w:before="100" w:beforeAutospacing="1" w:after="100" w:afterAutospacing="1" w:line="240" w:lineRule="auto"/>
        <w:ind w:left="150" w:right="150"/>
        <w:rPr>
          <w:ins w:id="1230" w:author="Unknown"/>
          <w:rFonts w:ascii="Arial" w:eastAsia="Times New Roman" w:hAnsi="Arial" w:cs="Arial"/>
          <w:color w:val="000000" w:themeColor="text1"/>
          <w:sz w:val="24"/>
          <w:szCs w:val="24"/>
        </w:rPr>
      </w:pPr>
      <w:ins w:id="1231" w:author="Unknown">
        <w:r w:rsidRPr="00ED215B">
          <w:rPr>
            <w:rFonts w:ascii="Arial" w:eastAsia="Times New Roman" w:hAnsi="Arial" w:cs="Arial"/>
            <w:color w:val="000000" w:themeColor="text1"/>
            <w:sz w:val="24"/>
            <w:szCs w:val="24"/>
          </w:rPr>
          <w:t xml:space="preserve">In general, every framework defines an application programming interface (API). </w:t>
        </w:r>
      </w:ins>
    </w:p>
    <w:p w:rsidR="00ED215B" w:rsidRPr="00ED215B" w:rsidRDefault="00ED215B" w:rsidP="00ED215B">
      <w:pPr>
        <w:shd w:val="clear" w:color="auto" w:fill="FFFFFF"/>
        <w:spacing w:before="100" w:beforeAutospacing="1" w:after="100" w:afterAutospacing="1" w:line="240" w:lineRule="auto"/>
        <w:ind w:left="150" w:right="150"/>
        <w:rPr>
          <w:ins w:id="1232" w:author="Unknown"/>
          <w:rFonts w:ascii="Arial" w:eastAsia="Times New Roman" w:hAnsi="Arial" w:cs="Arial"/>
          <w:color w:val="000000" w:themeColor="text1"/>
          <w:sz w:val="24"/>
          <w:szCs w:val="24"/>
        </w:rPr>
      </w:pPr>
      <w:ins w:id="1233" w:author="Unknown">
        <w:r w:rsidRPr="00ED215B">
          <w:rPr>
            <w:rFonts w:ascii="Arial" w:eastAsia="Times New Roman" w:hAnsi="Arial" w:cs="Arial"/>
            <w:color w:val="000000" w:themeColor="text1"/>
            <w:sz w:val="24"/>
            <w:szCs w:val="24"/>
          </w:rPr>
          <w:t xml:space="preserve">If you use a framework you need to have a convention for which methods are called at which point of the execution of your program. For example if a Java class is responsible for handling a toolbar button click, the framework needs to know which method of this class it should call. </w:t>
        </w:r>
      </w:ins>
    </w:p>
    <w:p w:rsidR="00ED215B" w:rsidRPr="00ED215B" w:rsidRDefault="00ED215B" w:rsidP="00ED215B">
      <w:pPr>
        <w:shd w:val="clear" w:color="auto" w:fill="FFFFFF"/>
        <w:spacing w:before="100" w:beforeAutospacing="1" w:after="100" w:afterAutospacing="1" w:line="240" w:lineRule="auto"/>
        <w:ind w:left="150" w:right="150"/>
        <w:rPr>
          <w:ins w:id="1234" w:author="Unknown"/>
          <w:rFonts w:ascii="Arial" w:eastAsia="Times New Roman" w:hAnsi="Arial" w:cs="Arial"/>
          <w:color w:val="000000" w:themeColor="text1"/>
          <w:sz w:val="24"/>
          <w:szCs w:val="24"/>
        </w:rPr>
      </w:pPr>
      <w:ins w:id="1235" w:author="Unknown">
        <w:r w:rsidRPr="00ED215B">
          <w:rPr>
            <w:rFonts w:ascii="Arial" w:eastAsia="Times New Roman" w:hAnsi="Arial" w:cs="Arial"/>
            <w:color w:val="000000" w:themeColor="text1"/>
            <w:sz w:val="24"/>
            <w:szCs w:val="24"/>
          </w:rPr>
          <w:lastRenderedPageBreak/>
          <w:t xml:space="preserve">The "traditional" way of defining an API is via inheritance. This approach requires that your classes extend or implement framework classes and interfaces. This is how Eclipse 3.x defined its API. </w:t>
        </w:r>
      </w:ins>
    </w:p>
    <w:p w:rsidR="00ED215B" w:rsidRPr="00ED215B" w:rsidRDefault="00ED215B" w:rsidP="00ED215B">
      <w:pPr>
        <w:shd w:val="clear" w:color="auto" w:fill="FFFFFF"/>
        <w:spacing w:before="100" w:beforeAutospacing="1" w:after="100" w:afterAutospacing="1" w:line="240" w:lineRule="auto"/>
        <w:ind w:left="150" w:right="150"/>
        <w:rPr>
          <w:ins w:id="1236" w:author="Unknown"/>
          <w:rFonts w:ascii="Arial" w:eastAsia="Times New Roman" w:hAnsi="Arial" w:cs="Arial"/>
          <w:color w:val="000000" w:themeColor="text1"/>
          <w:sz w:val="24"/>
          <w:szCs w:val="24"/>
        </w:rPr>
      </w:pPr>
      <w:ins w:id="1237" w:author="Unknown">
        <w:r w:rsidRPr="00ED215B">
          <w:rPr>
            <w:rFonts w:ascii="Arial" w:eastAsia="Times New Roman" w:hAnsi="Arial" w:cs="Arial"/>
            <w:color w:val="000000" w:themeColor="text1"/>
            <w:sz w:val="24"/>
            <w:szCs w:val="24"/>
          </w:rPr>
          <w:t xml:space="preserve">The framework defines via an abstract class which methods must be implemented. In this example the method might be called </w:t>
        </w:r>
        <w:proofErr w:type="gramStart"/>
        <w:r w:rsidRPr="00ED215B">
          <w:rPr>
            <w:rFonts w:ascii="Courier New" w:eastAsia="Times New Roman" w:hAnsi="Courier New" w:cs="Courier New"/>
            <w:color w:val="000000" w:themeColor="text1"/>
            <w:sz w:val="29"/>
          </w:rPr>
          <w:t>execute(</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and the framework knows that this method must be called once the toolbar button is clicked. </w:t>
        </w:r>
      </w:ins>
    </w:p>
    <w:p w:rsidR="00ED215B" w:rsidRPr="00ED215B" w:rsidRDefault="00ED215B" w:rsidP="00ED215B">
      <w:pPr>
        <w:shd w:val="clear" w:color="auto" w:fill="FFFFFF"/>
        <w:spacing w:before="100" w:beforeAutospacing="1" w:after="100" w:afterAutospacing="1" w:line="240" w:lineRule="auto"/>
        <w:ind w:left="150" w:right="150"/>
        <w:rPr>
          <w:ins w:id="1238" w:author="Unknown"/>
          <w:rFonts w:ascii="Arial" w:eastAsia="Times New Roman" w:hAnsi="Arial" w:cs="Arial"/>
          <w:color w:val="000000" w:themeColor="text1"/>
          <w:sz w:val="24"/>
          <w:szCs w:val="24"/>
        </w:rPr>
      </w:pPr>
      <w:ins w:id="1239" w:author="Unknown">
        <w:r w:rsidRPr="00ED215B">
          <w:rPr>
            <w:rFonts w:ascii="Arial" w:eastAsia="Times New Roman" w:hAnsi="Arial" w:cs="Arial"/>
            <w:color w:val="000000" w:themeColor="text1"/>
            <w:sz w:val="24"/>
            <w:szCs w:val="24"/>
          </w:rPr>
          <w:t xml:space="preserve">For example in Eclipse 3.x a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class would extend the abstract </w:t>
        </w:r>
        <w:proofErr w:type="spellStart"/>
        <w:r w:rsidRPr="00ED215B">
          <w:rPr>
            <w:rFonts w:ascii="Courier New" w:eastAsia="Times New Roman" w:hAnsi="Courier New" w:cs="Courier New"/>
            <w:color w:val="000000" w:themeColor="text1"/>
            <w:sz w:val="29"/>
          </w:rPr>
          <w:t>ViewPart</w:t>
        </w:r>
        <w:proofErr w:type="spellEnd"/>
        <w:r w:rsidRPr="00ED215B">
          <w:rPr>
            <w:rFonts w:ascii="Arial" w:eastAsia="Times New Roman" w:hAnsi="Arial" w:cs="Arial"/>
            <w:color w:val="000000" w:themeColor="text1"/>
            <w:sz w:val="24"/>
            <w:szCs w:val="24"/>
          </w:rPr>
          <w:t xml:space="preserve"> class. This class defines the </w:t>
        </w:r>
        <w:proofErr w:type="spellStart"/>
        <w:proofErr w:type="gramStart"/>
        <w:r w:rsidRPr="00ED215B">
          <w:rPr>
            <w:rFonts w:ascii="Courier New" w:eastAsia="Times New Roman" w:hAnsi="Courier New" w:cs="Courier New"/>
            <w:color w:val="000000" w:themeColor="text1"/>
            <w:sz w:val="29"/>
          </w:rPr>
          <w:t>createPartControl</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w:t>
        </w:r>
      </w:ins>
    </w:p>
    <w:p w:rsidR="00ED215B" w:rsidRPr="00ED215B" w:rsidRDefault="00ED215B" w:rsidP="00ED215B">
      <w:pPr>
        <w:shd w:val="clear" w:color="auto" w:fill="FFFFFF"/>
        <w:spacing w:before="100" w:beforeAutospacing="1" w:after="100" w:afterAutospacing="1" w:line="240" w:lineRule="auto"/>
        <w:ind w:left="150" w:right="150"/>
        <w:rPr>
          <w:ins w:id="1240" w:author="Unknown"/>
          <w:rFonts w:ascii="Arial" w:eastAsia="Times New Roman" w:hAnsi="Arial" w:cs="Arial"/>
          <w:color w:val="000000" w:themeColor="text1"/>
          <w:sz w:val="24"/>
          <w:szCs w:val="24"/>
        </w:rPr>
      </w:pPr>
      <w:ins w:id="1241" w:author="Unknown">
        <w:r w:rsidRPr="00ED215B">
          <w:rPr>
            <w:rFonts w:ascii="Arial" w:eastAsia="Times New Roman" w:hAnsi="Arial" w:cs="Arial"/>
            <w:color w:val="000000" w:themeColor="text1"/>
            <w:sz w:val="24"/>
            <w:szCs w:val="24"/>
          </w:rPr>
          <w:t xml:space="preserve">The Eclipse 3.x framework knows that </w:t>
        </w:r>
        <w:proofErr w:type="spellStart"/>
        <w:proofErr w:type="gramStart"/>
        <w:r w:rsidRPr="00ED215B">
          <w:rPr>
            <w:rFonts w:ascii="Courier New" w:eastAsia="Times New Roman" w:hAnsi="Courier New" w:cs="Courier New"/>
            <w:color w:val="000000" w:themeColor="text1"/>
            <w:sz w:val="29"/>
          </w:rPr>
          <w:t>createPartControl</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is responsible for creating the user interface and calls this method once the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becomes visible. </w:t>
        </w:r>
      </w:ins>
    </w:p>
    <w:p w:rsidR="00ED215B" w:rsidRPr="00ED215B" w:rsidRDefault="00ED215B" w:rsidP="00ED215B">
      <w:pPr>
        <w:shd w:val="clear" w:color="auto" w:fill="FFFFFF"/>
        <w:spacing w:before="100" w:beforeAutospacing="1" w:after="100" w:afterAutospacing="1" w:line="240" w:lineRule="auto"/>
        <w:ind w:left="150" w:right="150"/>
        <w:rPr>
          <w:ins w:id="1242" w:author="Unknown"/>
          <w:rFonts w:ascii="Arial" w:eastAsia="Times New Roman" w:hAnsi="Arial" w:cs="Arial"/>
          <w:color w:val="000000" w:themeColor="text1"/>
          <w:sz w:val="24"/>
          <w:szCs w:val="24"/>
        </w:rPr>
      </w:pPr>
      <w:ins w:id="1243" w:author="Unknown">
        <w:r w:rsidRPr="00ED215B">
          <w:rPr>
            <w:rFonts w:ascii="Arial" w:eastAsia="Times New Roman" w:hAnsi="Arial" w:cs="Arial"/>
            <w:color w:val="000000" w:themeColor="text1"/>
            <w:sz w:val="24"/>
            <w:szCs w:val="24"/>
          </w:rPr>
          <w:t xml:space="preserve">API definition via inheritance is a simple way to define an API, but it also couples the classes tightly to the framework. For example testing the class without the framework is difficult. It also makes extending or updating the framework difficult. </w:t>
        </w:r>
      </w:ins>
    </w:p>
    <w:p w:rsidR="00ED215B" w:rsidRPr="00ED215B" w:rsidRDefault="00ED215B" w:rsidP="00ED215B">
      <w:pPr>
        <w:shd w:val="clear" w:color="auto" w:fill="FFFFFF"/>
        <w:spacing w:after="0" w:line="240" w:lineRule="auto"/>
        <w:outlineLvl w:val="2"/>
        <w:rPr>
          <w:ins w:id="1244" w:author="Unknown"/>
          <w:rFonts w:ascii="Arial" w:eastAsia="Times New Roman" w:hAnsi="Arial" w:cs="Arial"/>
          <w:b/>
          <w:bCs/>
          <w:color w:val="000000" w:themeColor="text1"/>
          <w:sz w:val="30"/>
          <w:szCs w:val="30"/>
        </w:rPr>
      </w:pPr>
      <w:bookmarkStart w:id="1245" w:name="programmingmodel_annotation"/>
      <w:bookmarkEnd w:id="1245"/>
      <w:ins w:id="1246" w:author="Unknown">
        <w:r w:rsidRPr="00ED215B">
          <w:rPr>
            <w:rFonts w:ascii="Arial" w:eastAsia="Times New Roman" w:hAnsi="Arial" w:cs="Arial"/>
            <w:b/>
            <w:bCs/>
            <w:color w:val="000000" w:themeColor="text1"/>
            <w:sz w:val="30"/>
            <w:szCs w:val="30"/>
          </w:rPr>
          <w:t xml:space="preserve">17.2. API definition via annotations </w:t>
        </w:r>
      </w:ins>
    </w:p>
    <w:p w:rsidR="00ED215B" w:rsidRPr="00ED215B" w:rsidRDefault="00ED215B" w:rsidP="00ED215B">
      <w:pPr>
        <w:shd w:val="clear" w:color="auto" w:fill="FFFFFF"/>
        <w:spacing w:before="100" w:beforeAutospacing="1" w:after="100" w:afterAutospacing="1" w:line="240" w:lineRule="auto"/>
        <w:ind w:left="150" w:right="150"/>
        <w:rPr>
          <w:ins w:id="1247" w:author="Unknown"/>
          <w:rFonts w:ascii="Arial" w:eastAsia="Times New Roman" w:hAnsi="Arial" w:cs="Arial"/>
          <w:color w:val="000000" w:themeColor="text1"/>
          <w:sz w:val="24"/>
          <w:szCs w:val="24"/>
        </w:rPr>
      </w:pPr>
      <w:ins w:id="1248" w:author="Unknown">
        <w:r w:rsidRPr="00ED215B">
          <w:rPr>
            <w:rFonts w:ascii="Arial" w:eastAsia="Times New Roman" w:hAnsi="Arial" w:cs="Arial"/>
            <w:color w:val="000000" w:themeColor="text1"/>
            <w:sz w:val="24"/>
            <w:szCs w:val="24"/>
          </w:rPr>
          <w:t xml:space="preserve">Eclipse 4 does not require that classes extend framework classes. To be precise Eclipse 4 does not provide any such classes. </w:t>
        </w:r>
      </w:ins>
    </w:p>
    <w:p w:rsidR="00ED215B" w:rsidRPr="00ED215B" w:rsidRDefault="00ED215B" w:rsidP="00ED215B">
      <w:pPr>
        <w:shd w:val="clear" w:color="auto" w:fill="FFFFFF"/>
        <w:spacing w:before="100" w:beforeAutospacing="1" w:after="100" w:afterAutospacing="1" w:line="240" w:lineRule="auto"/>
        <w:ind w:left="150" w:right="150"/>
        <w:rPr>
          <w:ins w:id="1249" w:author="Unknown"/>
          <w:rFonts w:ascii="Arial" w:eastAsia="Times New Roman" w:hAnsi="Arial" w:cs="Arial"/>
          <w:color w:val="000000" w:themeColor="text1"/>
          <w:sz w:val="24"/>
          <w:szCs w:val="24"/>
        </w:rPr>
      </w:pPr>
      <w:ins w:id="1250" w:author="Unknown">
        <w:r w:rsidRPr="00ED215B">
          <w:rPr>
            <w:rFonts w:ascii="Arial" w:eastAsia="Times New Roman" w:hAnsi="Arial" w:cs="Arial"/>
            <w:color w:val="000000" w:themeColor="text1"/>
            <w:sz w:val="24"/>
            <w:szCs w:val="24"/>
          </w:rPr>
          <w:t xml:space="preserve">Eclipse 4 uses annotations to indicate that a certain behavior is expected from the framework. </w:t>
        </w:r>
      </w:ins>
    </w:p>
    <w:p w:rsidR="00ED215B" w:rsidRPr="00ED215B" w:rsidRDefault="00ED215B" w:rsidP="00ED215B">
      <w:pPr>
        <w:shd w:val="clear" w:color="auto" w:fill="FFFFFF"/>
        <w:spacing w:before="100" w:beforeAutospacing="1" w:after="100" w:afterAutospacing="1" w:line="240" w:lineRule="auto"/>
        <w:ind w:left="150" w:right="150"/>
        <w:rPr>
          <w:ins w:id="1251" w:author="Unknown"/>
          <w:rFonts w:ascii="Arial" w:eastAsia="Times New Roman" w:hAnsi="Arial" w:cs="Arial"/>
          <w:color w:val="000000" w:themeColor="text1"/>
          <w:sz w:val="24"/>
          <w:szCs w:val="24"/>
        </w:rPr>
      </w:pPr>
      <w:ins w:id="1252" w:author="Unknown">
        <w:r w:rsidRPr="00ED215B">
          <w:rPr>
            <w:rFonts w:ascii="Arial" w:eastAsia="Times New Roman" w:hAnsi="Arial" w:cs="Arial"/>
            <w:color w:val="000000" w:themeColor="text1"/>
            <w:sz w:val="24"/>
            <w:szCs w:val="24"/>
          </w:rPr>
          <w:t xml:space="preserve">I will call these annotations </w:t>
        </w:r>
        <w:r w:rsidRPr="00ED215B">
          <w:rPr>
            <w:rFonts w:ascii="Arial" w:eastAsia="Times New Roman" w:hAnsi="Arial" w:cs="Arial"/>
            <w:i/>
            <w:iCs/>
            <w:color w:val="000000" w:themeColor="text1"/>
            <w:sz w:val="24"/>
            <w:szCs w:val="24"/>
          </w:rPr>
          <w:t>behavior annotations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253" w:author="Unknown"/>
          <w:rFonts w:ascii="Arial" w:eastAsia="Times New Roman" w:hAnsi="Arial" w:cs="Arial"/>
          <w:color w:val="000000" w:themeColor="text1"/>
          <w:sz w:val="24"/>
          <w:szCs w:val="24"/>
        </w:rPr>
      </w:pPr>
      <w:ins w:id="1254" w:author="Unknown">
        <w:r w:rsidRPr="00ED215B">
          <w:rPr>
            <w:rFonts w:ascii="Arial" w:eastAsia="Times New Roman" w:hAnsi="Arial" w:cs="Arial"/>
            <w:color w:val="000000" w:themeColor="text1"/>
            <w:sz w:val="24"/>
            <w:szCs w:val="24"/>
          </w:rPr>
          <w:t xml:space="preserve">Behavior annotations are used to indicate that certain methods should be called at certain events. The following tables list the available behavior annotations. </w:t>
        </w:r>
      </w:ins>
    </w:p>
    <w:p w:rsidR="00ED215B" w:rsidRPr="00ED215B" w:rsidRDefault="00ED215B" w:rsidP="00ED215B">
      <w:pPr>
        <w:shd w:val="clear" w:color="auto" w:fill="FFFFFF"/>
        <w:spacing w:before="100" w:beforeAutospacing="1" w:after="100" w:afterAutospacing="1" w:line="240" w:lineRule="auto"/>
        <w:ind w:left="150" w:right="150"/>
        <w:rPr>
          <w:ins w:id="1255" w:author="Unknown"/>
          <w:rFonts w:ascii="Arial" w:eastAsia="Times New Roman" w:hAnsi="Arial" w:cs="Arial"/>
          <w:color w:val="000000" w:themeColor="text1"/>
          <w:sz w:val="24"/>
          <w:szCs w:val="24"/>
        </w:rPr>
      </w:pPr>
      <w:bookmarkStart w:id="1256" w:name="d1138e2610"/>
      <w:bookmarkEnd w:id="1256"/>
      <w:proofErr w:type="gramStart"/>
      <w:ins w:id="1257" w:author="Unknown">
        <w:r w:rsidRPr="00ED215B">
          <w:rPr>
            <w:rFonts w:ascii="Arial" w:eastAsia="Times New Roman" w:hAnsi="Arial" w:cs="Arial"/>
            <w:b/>
            <w:bCs/>
            <w:color w:val="000000" w:themeColor="text1"/>
            <w:sz w:val="24"/>
            <w:szCs w:val="24"/>
          </w:rPr>
          <w:t>Table 7.</w:t>
        </w:r>
        <w:proofErr w:type="gramEnd"/>
        <w:r w:rsidRPr="00ED215B">
          <w:rPr>
            <w:rFonts w:ascii="Arial" w:eastAsia="Times New Roman" w:hAnsi="Arial" w:cs="Arial"/>
            <w:b/>
            <w:bCs/>
            <w:color w:val="000000" w:themeColor="text1"/>
            <w:sz w:val="24"/>
            <w:szCs w:val="24"/>
          </w:rPr>
          <w:t> Eclipse lifecycle annotations for Parts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1833"/>
        <w:gridCol w:w="11427"/>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lastRenderedPageBreak/>
              <w:t>Annotation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PostConstruct</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Is called after the class is constructed and the field and method injection has been performed.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PreDestroy</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Is called before the class is destroyed. Can be used to clean up resources.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@Focus</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Indicates that this method should be called, once the Part gets the focus. It is </w:t>
            </w:r>
            <w:r w:rsidRPr="00ED215B">
              <w:rPr>
                <w:rFonts w:ascii="Arial" w:eastAsia="Times New Roman" w:hAnsi="Arial" w:cs="Arial"/>
                <w:b/>
                <w:bCs/>
                <w:i/>
                <w:iCs/>
                <w:color w:val="000000" w:themeColor="text1"/>
                <w:sz w:val="21"/>
              </w:rPr>
              <w:t>required</w:t>
            </w:r>
            <w:r w:rsidRPr="00ED215B">
              <w:rPr>
                <w:rFonts w:ascii="Arial" w:eastAsia="Times New Roman" w:hAnsi="Arial" w:cs="Arial"/>
                <w:color w:val="000000" w:themeColor="text1"/>
                <w:sz w:val="21"/>
                <w:szCs w:val="21"/>
              </w:rPr>
              <w:t xml:space="preserve"> to set the focus on one user interface control otherwise certain workbench functionality does not work.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@Persist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Is called if a save request on the Part is triggered. Can be used to save the data of the Part.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PersistState</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Is called before the model object is disposed, so that the Part can save its state. </w:t>
            </w:r>
          </w:p>
        </w:tc>
      </w:tr>
    </w:tbl>
    <w:p w:rsidR="00ED215B" w:rsidRPr="00ED215B" w:rsidRDefault="00ED215B" w:rsidP="00ED215B">
      <w:pPr>
        <w:shd w:val="clear" w:color="auto" w:fill="FFFFFF"/>
        <w:spacing w:before="100" w:beforeAutospacing="1" w:after="100" w:afterAutospacing="1" w:line="240" w:lineRule="auto"/>
        <w:ind w:left="150" w:right="150"/>
        <w:rPr>
          <w:ins w:id="1258"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259" w:author="Unknown"/>
          <w:rFonts w:ascii="Arial" w:eastAsia="Times New Roman" w:hAnsi="Arial" w:cs="Arial"/>
          <w:color w:val="000000" w:themeColor="text1"/>
          <w:sz w:val="24"/>
          <w:szCs w:val="24"/>
        </w:rPr>
      </w:pPr>
      <w:bookmarkStart w:id="1260" w:name="d1138e2654"/>
      <w:bookmarkEnd w:id="1260"/>
      <w:proofErr w:type="gramStart"/>
      <w:ins w:id="1261" w:author="Unknown">
        <w:r w:rsidRPr="00ED215B">
          <w:rPr>
            <w:rFonts w:ascii="Arial" w:eastAsia="Times New Roman" w:hAnsi="Arial" w:cs="Arial"/>
            <w:b/>
            <w:bCs/>
            <w:color w:val="000000" w:themeColor="text1"/>
            <w:sz w:val="24"/>
            <w:szCs w:val="24"/>
          </w:rPr>
          <w:t>Table 8.</w:t>
        </w:r>
        <w:proofErr w:type="gramEnd"/>
        <w:r w:rsidRPr="00ED215B">
          <w:rPr>
            <w:rFonts w:ascii="Arial" w:eastAsia="Times New Roman" w:hAnsi="Arial" w:cs="Arial"/>
            <w:b/>
            <w:bCs/>
            <w:color w:val="000000" w:themeColor="text1"/>
            <w:sz w:val="24"/>
            <w:szCs w:val="24"/>
          </w:rPr>
          <w:t> Other Eclipse Behavior Annotations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2618"/>
        <w:gridCol w:w="10642"/>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Annotation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@Execute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Marks a method in a handler class to be executed. Only one method in a handler should be annotated with @Execute.</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lastRenderedPageBreak/>
              <w:t>@</w:t>
            </w:r>
            <w:proofErr w:type="spellStart"/>
            <w:r w:rsidRPr="00ED215B">
              <w:rPr>
                <w:rFonts w:ascii="Arial" w:eastAsia="Times New Roman" w:hAnsi="Arial" w:cs="Arial"/>
                <w:color w:val="000000" w:themeColor="text1"/>
                <w:sz w:val="21"/>
                <w:szCs w:val="21"/>
              </w:rPr>
              <w:t>CanExecute</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Marks a method to be visited by the Command- Framework to check if a handler is enabled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GroupUpdates</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Indicates that updates for this @Inject should be batched. If you change such objects in the </w:t>
            </w:r>
            <w:proofErr w:type="spellStart"/>
            <w:r w:rsidRPr="00ED215B">
              <w:rPr>
                <w:rFonts w:ascii="Courier New" w:eastAsia="Times New Roman" w:hAnsi="Courier New" w:cs="Courier New"/>
                <w:color w:val="000000" w:themeColor="text1"/>
                <w:sz w:val="25"/>
                <w:szCs w:val="25"/>
              </w:rPr>
              <w:t>IEclipseContext</w:t>
            </w:r>
            <w:proofErr w:type="spellEnd"/>
            <w:r w:rsidRPr="00ED215B">
              <w:rPr>
                <w:rFonts w:ascii="Arial" w:eastAsia="Times New Roman" w:hAnsi="Arial" w:cs="Arial"/>
                <w:color w:val="000000" w:themeColor="text1"/>
                <w:sz w:val="21"/>
                <w:szCs w:val="21"/>
              </w:rPr>
              <w:t xml:space="preserve"> the update will be triggered by the </w:t>
            </w:r>
            <w:proofErr w:type="spellStart"/>
            <w:proofErr w:type="gramStart"/>
            <w:r w:rsidRPr="00ED215B">
              <w:rPr>
                <w:rFonts w:ascii="Courier New" w:eastAsia="Times New Roman" w:hAnsi="Courier New" w:cs="Courier New"/>
                <w:color w:val="000000" w:themeColor="text1"/>
                <w:sz w:val="25"/>
                <w:szCs w:val="25"/>
              </w:rPr>
              <w:t>processWaiting</w:t>
            </w:r>
            <w:proofErr w:type="spellEnd"/>
            <w:r w:rsidRPr="00ED215B">
              <w:rPr>
                <w:rFonts w:ascii="Courier New" w:eastAsia="Times New Roman" w:hAnsi="Courier New" w:cs="Courier New"/>
                <w:color w:val="000000" w:themeColor="text1"/>
                <w:sz w:val="25"/>
                <w:szCs w:val="25"/>
              </w:rPr>
              <w:t>(</w:t>
            </w:r>
            <w:proofErr w:type="gramEnd"/>
            <w:r w:rsidRPr="00ED215B">
              <w:rPr>
                <w:rFonts w:ascii="Courier New" w:eastAsia="Times New Roman" w:hAnsi="Courier New" w:cs="Courier New"/>
                <w:color w:val="000000" w:themeColor="text1"/>
                <w:sz w:val="25"/>
                <w:szCs w:val="25"/>
              </w:rPr>
              <w:t>)</w:t>
            </w:r>
            <w:r w:rsidRPr="00ED215B">
              <w:rPr>
                <w:rFonts w:ascii="Arial" w:eastAsia="Times New Roman" w:hAnsi="Arial" w:cs="Arial"/>
                <w:color w:val="000000" w:themeColor="text1"/>
                <w:sz w:val="21"/>
                <w:szCs w:val="21"/>
              </w:rPr>
              <w:t xml:space="preserve"> method on </w:t>
            </w:r>
            <w:proofErr w:type="spellStart"/>
            <w:r w:rsidRPr="00ED215B">
              <w:rPr>
                <w:rFonts w:ascii="Courier New" w:eastAsia="Times New Roman" w:hAnsi="Courier New" w:cs="Courier New"/>
                <w:color w:val="000000" w:themeColor="text1"/>
                <w:sz w:val="25"/>
                <w:szCs w:val="25"/>
              </w:rPr>
              <w:t>IEclipseContext</w:t>
            </w:r>
            <w:proofErr w:type="spellEnd"/>
            <w:r w:rsidRPr="00ED215B">
              <w:rPr>
                <w:rFonts w:ascii="Arial" w:eastAsia="Times New Roman" w:hAnsi="Arial" w:cs="Arial"/>
                <w:color w:val="000000" w:themeColor="text1"/>
                <w:sz w:val="21"/>
                <w:szCs w:val="21"/>
              </w:rPr>
              <w:t xml:space="preserve">.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EventTopic</w:t>
            </w:r>
            <w:proofErr w:type="spellEnd"/>
            <w:r w:rsidRPr="00ED215B">
              <w:rPr>
                <w:rFonts w:ascii="Arial" w:eastAsia="Times New Roman" w:hAnsi="Arial" w:cs="Arial"/>
                <w:color w:val="000000" w:themeColor="text1"/>
                <w:sz w:val="21"/>
                <w:szCs w:val="21"/>
              </w:rPr>
              <w:t xml:space="preserve"> and @</w:t>
            </w:r>
            <w:proofErr w:type="spellStart"/>
            <w:r w:rsidRPr="00ED215B">
              <w:rPr>
                <w:rFonts w:ascii="Arial" w:eastAsia="Times New Roman" w:hAnsi="Arial" w:cs="Arial"/>
                <w:color w:val="000000" w:themeColor="text1"/>
                <w:sz w:val="21"/>
                <w:szCs w:val="21"/>
              </w:rPr>
              <w:t>UIEventTopic</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Allows you to subscribe to events send by the </w:t>
            </w:r>
            <w:proofErr w:type="spellStart"/>
            <w:r w:rsidRPr="00ED215B">
              <w:rPr>
                <w:rFonts w:ascii="Arial" w:eastAsia="Times New Roman" w:hAnsi="Arial" w:cs="Arial"/>
                <w:color w:val="000000" w:themeColor="text1"/>
                <w:sz w:val="21"/>
                <w:szCs w:val="21"/>
              </w:rPr>
              <w:t>EventAdmin</w:t>
            </w:r>
            <w:proofErr w:type="spellEnd"/>
            <w:r w:rsidRPr="00ED215B">
              <w:rPr>
                <w:rFonts w:ascii="Arial" w:eastAsia="Times New Roman" w:hAnsi="Arial" w:cs="Arial"/>
                <w:color w:val="000000" w:themeColor="text1"/>
                <w:sz w:val="21"/>
                <w:szCs w:val="21"/>
              </w:rPr>
              <w:t xml:space="preserve"> service. </w:t>
            </w:r>
          </w:p>
        </w:tc>
      </w:tr>
    </w:tbl>
    <w:p w:rsidR="00ED215B" w:rsidRPr="00ED215B" w:rsidRDefault="00ED215B" w:rsidP="00ED215B">
      <w:pPr>
        <w:shd w:val="clear" w:color="auto" w:fill="FFFFFF"/>
        <w:spacing w:before="100" w:beforeAutospacing="1" w:after="100" w:afterAutospacing="1" w:line="240" w:lineRule="auto"/>
        <w:ind w:left="150" w:right="150"/>
        <w:rPr>
          <w:ins w:id="1262"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263" w:author="Unknown"/>
          <w:rFonts w:ascii="Arial" w:eastAsia="Times New Roman" w:hAnsi="Arial" w:cs="Arial"/>
          <w:color w:val="000000" w:themeColor="text1"/>
          <w:sz w:val="24"/>
          <w:szCs w:val="24"/>
        </w:rPr>
      </w:pPr>
      <w:ins w:id="1264" w:author="Unknown">
        <w:r w:rsidRPr="00ED215B">
          <w:rPr>
            <w:rFonts w:ascii="Arial" w:eastAsia="Times New Roman" w:hAnsi="Arial" w:cs="Arial"/>
            <w:color w:val="000000" w:themeColor="text1"/>
            <w:sz w:val="24"/>
            <w:szCs w:val="24"/>
          </w:rPr>
          <w:t xml:space="preserve">All these annotations will also trigger dependency injections. Therefore you do not need to add the </w:t>
        </w:r>
        <w:r w:rsidRPr="00ED215B">
          <w:rPr>
            <w:rFonts w:ascii="Courier New" w:eastAsia="Times New Roman" w:hAnsi="Courier New" w:cs="Courier New"/>
            <w:color w:val="000000" w:themeColor="text1"/>
            <w:sz w:val="29"/>
          </w:rPr>
          <w:t>@Inject</w:t>
        </w:r>
        <w:r w:rsidRPr="00ED215B">
          <w:rPr>
            <w:rFonts w:ascii="Arial" w:eastAsia="Times New Roman" w:hAnsi="Arial" w:cs="Arial"/>
            <w:color w:val="000000" w:themeColor="text1"/>
            <w:sz w:val="24"/>
            <w:szCs w:val="24"/>
          </w:rPr>
          <w:t xml:space="preserve"> annotation if you use these annotations. </w:t>
        </w:r>
      </w:ins>
    </w:p>
    <w:p w:rsidR="00ED215B" w:rsidRPr="00ED215B" w:rsidRDefault="00ED215B" w:rsidP="00ED215B">
      <w:pPr>
        <w:shd w:val="clear" w:color="auto" w:fill="FFFFFF"/>
        <w:spacing w:before="100" w:beforeAutospacing="1" w:after="100" w:afterAutospacing="1" w:line="240" w:lineRule="auto"/>
        <w:ind w:left="150" w:right="150"/>
        <w:rPr>
          <w:ins w:id="1265" w:author="Unknown"/>
          <w:rFonts w:ascii="Arial" w:eastAsia="Times New Roman" w:hAnsi="Arial" w:cs="Arial"/>
          <w:color w:val="000000" w:themeColor="text1"/>
          <w:sz w:val="24"/>
          <w:szCs w:val="24"/>
        </w:rPr>
      </w:pPr>
      <w:ins w:id="1266" w:author="Unknown">
        <w:r w:rsidRPr="00ED215B">
          <w:rPr>
            <w:rFonts w:ascii="Arial" w:eastAsia="Times New Roman" w:hAnsi="Arial" w:cs="Arial"/>
            <w:color w:val="000000" w:themeColor="text1"/>
            <w:sz w:val="24"/>
            <w:szCs w:val="24"/>
          </w:rPr>
          <w:t xml:space="preserve">The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PostConstruct</w:t>
        </w:r>
        <w:proofErr w:type="spellEnd"/>
        <w:r w:rsidRPr="00ED215B">
          <w:rPr>
            <w:rFonts w:ascii="Arial" w:eastAsia="Times New Roman" w:hAnsi="Arial" w:cs="Arial"/>
            <w:color w:val="000000" w:themeColor="text1"/>
            <w:sz w:val="24"/>
            <w:szCs w:val="24"/>
          </w:rPr>
          <w:t xml:space="preserve">,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PreDestroy</w:t>
        </w:r>
        <w:proofErr w:type="spellEnd"/>
        <w:r w:rsidRPr="00ED215B">
          <w:rPr>
            <w:rFonts w:ascii="Arial" w:eastAsia="Times New Roman" w:hAnsi="Arial" w:cs="Arial"/>
            <w:color w:val="000000" w:themeColor="text1"/>
            <w:sz w:val="24"/>
            <w:szCs w:val="24"/>
          </w:rPr>
          <w:t xml:space="preserve"> annotations are included in the </w:t>
        </w:r>
        <w:proofErr w:type="spellStart"/>
        <w:r w:rsidRPr="00ED215B">
          <w:rPr>
            <w:rFonts w:ascii="Courier New" w:eastAsia="Times New Roman" w:hAnsi="Courier New" w:cs="Courier New"/>
            <w:color w:val="000000" w:themeColor="text1"/>
            <w:sz w:val="29"/>
          </w:rPr>
          <w:t>javax.inject</w:t>
        </w:r>
        <w:proofErr w:type="spellEnd"/>
        <w:r w:rsidRPr="00ED215B">
          <w:rPr>
            <w:rFonts w:ascii="Arial" w:eastAsia="Times New Roman" w:hAnsi="Arial" w:cs="Arial"/>
            <w:color w:val="000000" w:themeColor="text1"/>
            <w:sz w:val="24"/>
            <w:szCs w:val="24"/>
          </w:rPr>
          <w:t xml:space="preserve"> package. </w:t>
        </w:r>
      </w:ins>
    </w:p>
    <w:p w:rsidR="00ED215B" w:rsidRPr="00ED215B" w:rsidRDefault="00ED215B" w:rsidP="00ED215B">
      <w:pPr>
        <w:shd w:val="clear" w:color="auto" w:fill="FFFFFF"/>
        <w:spacing w:before="100" w:beforeAutospacing="1" w:after="100" w:afterAutospacing="1" w:line="240" w:lineRule="auto"/>
        <w:ind w:left="150" w:right="150"/>
        <w:rPr>
          <w:ins w:id="1267" w:author="Unknown"/>
          <w:rFonts w:ascii="Arial" w:eastAsia="Times New Roman" w:hAnsi="Arial" w:cs="Arial"/>
          <w:color w:val="000000" w:themeColor="text1"/>
          <w:sz w:val="24"/>
          <w:szCs w:val="24"/>
        </w:rPr>
      </w:pPr>
      <w:ins w:id="1268" w:author="Unknown">
        <w:r w:rsidRPr="00ED215B">
          <w:rPr>
            <w:rFonts w:ascii="Arial" w:eastAsia="Times New Roman" w:hAnsi="Arial" w:cs="Arial"/>
            <w:color w:val="000000" w:themeColor="text1"/>
            <w:sz w:val="24"/>
            <w:szCs w:val="24"/>
          </w:rPr>
          <w:t xml:space="preserve">The </w:t>
        </w:r>
        <w:r w:rsidRPr="00ED215B">
          <w:rPr>
            <w:rFonts w:ascii="Courier New" w:eastAsia="Times New Roman" w:hAnsi="Courier New" w:cs="Courier New"/>
            <w:color w:val="000000" w:themeColor="text1"/>
            <w:sz w:val="29"/>
          </w:rPr>
          <w:t>org.eclipse.e4.core.di.annotations</w:t>
        </w:r>
        <w:r w:rsidRPr="00ED215B">
          <w:rPr>
            <w:rFonts w:ascii="Arial" w:eastAsia="Times New Roman" w:hAnsi="Arial" w:cs="Arial"/>
            <w:color w:val="000000" w:themeColor="text1"/>
            <w:sz w:val="24"/>
            <w:szCs w:val="24"/>
          </w:rPr>
          <w:t xml:space="preserve"> package contains the </w:t>
        </w:r>
        <w:r w:rsidRPr="00ED215B">
          <w:rPr>
            <w:rFonts w:ascii="Courier New" w:eastAsia="Times New Roman" w:hAnsi="Courier New" w:cs="Courier New"/>
            <w:color w:val="000000" w:themeColor="text1"/>
            <w:sz w:val="29"/>
          </w:rPr>
          <w:t>@Execute</w:t>
        </w:r>
        <w:r w:rsidRPr="00ED215B">
          <w:rPr>
            <w:rFonts w:ascii="Arial" w:eastAsia="Times New Roman" w:hAnsi="Arial" w:cs="Arial"/>
            <w:color w:val="000000" w:themeColor="text1"/>
            <w:sz w:val="24"/>
            <w:szCs w:val="24"/>
          </w:rPr>
          <w:t xml:space="preserve">,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CanExecute</w:t>
        </w:r>
        <w:proofErr w:type="spellEnd"/>
        <w:r w:rsidRPr="00ED215B">
          <w:rPr>
            <w:rFonts w:ascii="Arial" w:eastAsia="Times New Roman" w:hAnsi="Arial" w:cs="Arial"/>
            <w:color w:val="000000" w:themeColor="text1"/>
            <w:sz w:val="24"/>
            <w:szCs w:val="24"/>
          </w:rPr>
          <w:t xml:space="preserve"> annotations. </w:t>
        </w:r>
      </w:ins>
    </w:p>
    <w:p w:rsidR="00ED215B" w:rsidRPr="00ED215B" w:rsidRDefault="00ED215B" w:rsidP="00ED215B">
      <w:pPr>
        <w:shd w:val="clear" w:color="auto" w:fill="FFFFFF"/>
        <w:spacing w:before="100" w:beforeAutospacing="1" w:after="100" w:afterAutospacing="1" w:line="240" w:lineRule="auto"/>
        <w:ind w:left="150" w:right="150"/>
        <w:rPr>
          <w:ins w:id="1269" w:author="Unknown"/>
          <w:rFonts w:ascii="Arial" w:eastAsia="Times New Roman" w:hAnsi="Arial" w:cs="Arial"/>
          <w:color w:val="000000" w:themeColor="text1"/>
          <w:sz w:val="24"/>
          <w:szCs w:val="24"/>
        </w:rPr>
      </w:pPr>
      <w:ins w:id="1270" w:author="Unknown">
        <w:r w:rsidRPr="00ED215B">
          <w:rPr>
            <w:rFonts w:ascii="Courier New" w:eastAsia="Times New Roman" w:hAnsi="Courier New" w:cs="Courier New"/>
            <w:color w:val="000000" w:themeColor="text1"/>
            <w:sz w:val="29"/>
          </w:rPr>
          <w:t>@Persists</w:t>
        </w:r>
        <w:r w:rsidRPr="00ED215B">
          <w:rPr>
            <w:rFonts w:ascii="Arial" w:eastAsia="Times New Roman" w:hAnsi="Arial" w:cs="Arial"/>
            <w:color w:val="000000" w:themeColor="text1"/>
            <w:sz w:val="24"/>
            <w:szCs w:val="24"/>
          </w:rPr>
          <w:t xml:space="preserve">,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PersistState</w:t>
        </w:r>
        <w:proofErr w:type="spellEnd"/>
        <w:r w:rsidRPr="00ED215B">
          <w:rPr>
            <w:rFonts w:ascii="Arial" w:eastAsia="Times New Roman" w:hAnsi="Arial" w:cs="Arial"/>
            <w:color w:val="000000" w:themeColor="text1"/>
            <w:sz w:val="24"/>
            <w:szCs w:val="24"/>
          </w:rPr>
          <w:t xml:space="preserve"> and </w:t>
        </w:r>
        <w:r w:rsidRPr="00ED215B">
          <w:rPr>
            <w:rFonts w:ascii="Courier New" w:eastAsia="Times New Roman" w:hAnsi="Courier New" w:cs="Courier New"/>
            <w:color w:val="000000" w:themeColor="text1"/>
            <w:sz w:val="29"/>
          </w:rPr>
          <w:t>@Focus</w:t>
        </w:r>
        <w:r w:rsidRPr="00ED215B">
          <w:rPr>
            <w:rFonts w:ascii="Arial" w:eastAsia="Times New Roman" w:hAnsi="Arial" w:cs="Arial"/>
            <w:color w:val="000000" w:themeColor="text1"/>
            <w:sz w:val="24"/>
            <w:szCs w:val="24"/>
          </w:rPr>
          <w:t xml:space="preserve"> are part of the </w:t>
        </w:r>
        <w:r w:rsidRPr="00ED215B">
          <w:rPr>
            <w:rFonts w:ascii="Courier New" w:eastAsia="Times New Roman" w:hAnsi="Courier New" w:cs="Courier New"/>
            <w:color w:val="000000" w:themeColor="text1"/>
            <w:sz w:val="29"/>
          </w:rPr>
          <w:t>org.eclipse.e4.ui.di</w:t>
        </w:r>
        <w:r w:rsidRPr="00ED215B">
          <w:rPr>
            <w:rFonts w:ascii="Arial" w:eastAsia="Times New Roman" w:hAnsi="Arial" w:cs="Arial"/>
            <w:color w:val="000000" w:themeColor="text1"/>
            <w:sz w:val="24"/>
            <w:szCs w:val="24"/>
          </w:rPr>
          <w:t xml:space="preserve"> package. </w:t>
        </w:r>
      </w:ins>
    </w:p>
    <w:p w:rsidR="00ED215B" w:rsidRPr="00ED215B" w:rsidRDefault="00ED215B" w:rsidP="00ED215B">
      <w:pPr>
        <w:shd w:val="clear" w:color="auto" w:fill="FFFFFF"/>
        <w:spacing w:after="0" w:line="240" w:lineRule="auto"/>
        <w:outlineLvl w:val="2"/>
        <w:rPr>
          <w:ins w:id="1271" w:author="Unknown"/>
          <w:rFonts w:ascii="Arial" w:eastAsia="Times New Roman" w:hAnsi="Arial" w:cs="Arial"/>
          <w:b/>
          <w:bCs/>
          <w:color w:val="000000" w:themeColor="text1"/>
          <w:sz w:val="30"/>
          <w:szCs w:val="30"/>
        </w:rPr>
      </w:pPr>
      <w:bookmarkStart w:id="1272" w:name="lifecycle"/>
      <w:bookmarkEnd w:id="1272"/>
      <w:ins w:id="1273" w:author="Unknown">
        <w:r w:rsidRPr="00ED215B">
          <w:rPr>
            <w:rFonts w:ascii="Arial" w:eastAsia="Times New Roman" w:hAnsi="Arial" w:cs="Arial"/>
            <w:b/>
            <w:bCs/>
            <w:color w:val="000000" w:themeColor="text1"/>
            <w:sz w:val="30"/>
            <w:szCs w:val="30"/>
          </w:rPr>
          <w:t xml:space="preserve">17.3. Lifecycle Hooks </w:t>
        </w:r>
      </w:ins>
    </w:p>
    <w:p w:rsidR="00ED215B" w:rsidRPr="00ED215B" w:rsidRDefault="00ED215B" w:rsidP="00ED215B">
      <w:pPr>
        <w:shd w:val="clear" w:color="auto" w:fill="FFFFFF"/>
        <w:spacing w:before="100" w:beforeAutospacing="1" w:after="100" w:afterAutospacing="1" w:line="240" w:lineRule="auto"/>
        <w:ind w:left="150" w:right="150"/>
        <w:rPr>
          <w:ins w:id="1274" w:author="Unknown"/>
          <w:rFonts w:ascii="Arial" w:eastAsia="Times New Roman" w:hAnsi="Arial" w:cs="Arial"/>
          <w:color w:val="000000" w:themeColor="text1"/>
          <w:sz w:val="24"/>
          <w:szCs w:val="24"/>
        </w:rPr>
      </w:pPr>
      <w:ins w:id="1275" w:author="Unknown">
        <w:r w:rsidRPr="00ED215B">
          <w:rPr>
            <w:rFonts w:ascii="Arial" w:eastAsia="Times New Roman" w:hAnsi="Arial" w:cs="Arial"/>
            <w:color w:val="000000" w:themeColor="text1"/>
            <w:sz w:val="24"/>
            <w:szCs w:val="24"/>
          </w:rPr>
          <w:lastRenderedPageBreak/>
          <w:t xml:space="preserve">Typically some functionality should be triggered if an application is started or stopped. Eclipse 4 allows you to register a class to predefined events of this lifecycle. For example you can use these lifecycle hooks to create a login screen before the actual application is started. </w:t>
        </w:r>
      </w:ins>
    </w:p>
    <w:p w:rsidR="00ED215B" w:rsidRPr="00ED215B" w:rsidRDefault="00ED215B" w:rsidP="00ED215B">
      <w:pPr>
        <w:shd w:val="clear" w:color="auto" w:fill="FFFFFF"/>
        <w:spacing w:before="100" w:beforeAutospacing="1" w:after="100" w:afterAutospacing="1" w:line="240" w:lineRule="auto"/>
        <w:ind w:left="150" w:right="150"/>
        <w:rPr>
          <w:ins w:id="1276" w:author="Unknown"/>
          <w:rFonts w:ascii="Arial" w:eastAsia="Times New Roman" w:hAnsi="Arial" w:cs="Arial"/>
          <w:color w:val="000000" w:themeColor="text1"/>
          <w:sz w:val="24"/>
          <w:szCs w:val="24"/>
        </w:rPr>
      </w:pPr>
      <w:ins w:id="1277" w:author="Unknown">
        <w:r w:rsidRPr="00ED215B">
          <w:rPr>
            <w:rFonts w:ascii="Arial" w:eastAsia="Times New Roman" w:hAnsi="Arial" w:cs="Arial"/>
            <w:color w:val="000000" w:themeColor="text1"/>
            <w:sz w:val="24"/>
            <w:szCs w:val="24"/>
          </w:rPr>
          <w:t xml:space="preserve">The </w:t>
        </w:r>
        <w:proofErr w:type="spellStart"/>
        <w:r w:rsidRPr="00ED215B">
          <w:rPr>
            <w:rFonts w:ascii="Courier New" w:eastAsia="Times New Roman" w:hAnsi="Courier New" w:cs="Courier New"/>
            <w:color w:val="000000" w:themeColor="text1"/>
            <w:sz w:val="29"/>
          </w:rPr>
          <w:t>org.eclipse.core.runtime.product</w:t>
        </w:r>
        <w:proofErr w:type="spellEnd"/>
        <w:r w:rsidRPr="00ED215B">
          <w:rPr>
            <w:rFonts w:ascii="Arial" w:eastAsia="Times New Roman" w:hAnsi="Arial" w:cs="Arial"/>
            <w:color w:val="000000" w:themeColor="text1"/>
            <w:sz w:val="24"/>
            <w:szCs w:val="24"/>
          </w:rPr>
          <w:t xml:space="preserve"> extension point allows you to define this lifecycle class with a property with the </w:t>
        </w:r>
        <w:proofErr w:type="spellStart"/>
        <w:r w:rsidRPr="00ED215B">
          <w:rPr>
            <w:rFonts w:ascii="Courier New" w:eastAsia="Times New Roman" w:hAnsi="Courier New" w:cs="Courier New"/>
            <w:color w:val="000000" w:themeColor="text1"/>
            <w:sz w:val="29"/>
          </w:rPr>
          <w:t>lifeCycleURI</w:t>
        </w:r>
        <w:proofErr w:type="spellEnd"/>
        <w:r w:rsidRPr="00ED215B">
          <w:rPr>
            <w:rFonts w:ascii="Arial" w:eastAsia="Times New Roman" w:hAnsi="Arial" w:cs="Arial"/>
            <w:color w:val="000000" w:themeColor="text1"/>
            <w:sz w:val="24"/>
            <w:szCs w:val="24"/>
          </w:rPr>
          <w:t xml:space="preserve"> key. </w:t>
        </w:r>
      </w:ins>
    </w:p>
    <w:p w:rsidR="00ED215B" w:rsidRPr="00ED215B" w:rsidRDefault="00ED215B" w:rsidP="00ED215B">
      <w:pPr>
        <w:shd w:val="clear" w:color="auto" w:fill="FFFFFF"/>
        <w:spacing w:before="100" w:beforeAutospacing="1" w:after="100" w:afterAutospacing="1" w:line="240" w:lineRule="auto"/>
        <w:ind w:left="150" w:right="150"/>
        <w:rPr>
          <w:ins w:id="1278" w:author="Unknown"/>
          <w:rFonts w:ascii="Arial" w:eastAsia="Times New Roman" w:hAnsi="Arial" w:cs="Arial"/>
          <w:color w:val="000000" w:themeColor="text1"/>
          <w:sz w:val="24"/>
          <w:szCs w:val="24"/>
        </w:rPr>
      </w:pPr>
      <w:ins w:id="1279" w:author="Unknown">
        <w:r w:rsidRPr="00ED215B">
          <w:rPr>
            <w:rFonts w:ascii="Arial" w:eastAsia="Times New Roman" w:hAnsi="Arial" w:cs="Arial"/>
            <w:color w:val="000000" w:themeColor="text1"/>
            <w:sz w:val="24"/>
            <w:szCs w:val="24"/>
          </w:rPr>
          <w:t xml:space="preserve">This property points to a class via the </w:t>
        </w:r>
        <w:proofErr w:type="spellStart"/>
        <w:r w:rsidRPr="00ED215B">
          <w:rPr>
            <w:rFonts w:ascii="Courier New" w:eastAsia="Times New Roman" w:hAnsi="Courier New" w:cs="Courier New"/>
            <w:color w:val="000000" w:themeColor="text1"/>
            <w:sz w:val="29"/>
          </w:rPr>
          <w:t>bundleclass</w:t>
        </w:r>
        <w:proofErr w:type="spellEnd"/>
        <w:proofErr w:type="gramStart"/>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schema. </w:t>
        </w:r>
      </w:ins>
    </w:p>
    <w:p w:rsidR="00ED215B" w:rsidRPr="00ED215B" w:rsidRDefault="00ED215B" w:rsidP="00ED215B">
      <w:pPr>
        <w:shd w:val="clear" w:color="auto" w:fill="FFFFFF"/>
        <w:spacing w:before="100" w:beforeAutospacing="1" w:after="100" w:afterAutospacing="1" w:line="240" w:lineRule="auto"/>
        <w:ind w:left="150" w:right="150"/>
        <w:rPr>
          <w:ins w:id="1280" w:author="Unknown"/>
          <w:rFonts w:ascii="Arial" w:eastAsia="Times New Roman" w:hAnsi="Arial" w:cs="Arial"/>
          <w:color w:val="000000" w:themeColor="text1"/>
          <w:sz w:val="24"/>
          <w:szCs w:val="24"/>
        </w:rPr>
      </w:pPr>
      <w:ins w:id="1281" w:author="Unknown">
        <w:r w:rsidRPr="00ED215B">
          <w:rPr>
            <w:rFonts w:ascii="Arial" w:eastAsia="Times New Roman" w:hAnsi="Arial" w:cs="Arial"/>
            <w:color w:val="000000" w:themeColor="text1"/>
            <w:sz w:val="24"/>
            <w:szCs w:val="24"/>
          </w:rPr>
          <w:t xml:space="preserve">In the lifecycle class you can use the following annotations. The annotated methods will be called by the framework depending on the life cycle of your application. </w:t>
        </w:r>
      </w:ins>
    </w:p>
    <w:p w:rsidR="00ED215B" w:rsidRPr="00ED215B" w:rsidRDefault="00ED215B" w:rsidP="00ED215B">
      <w:pPr>
        <w:shd w:val="clear" w:color="auto" w:fill="FFFFFF"/>
        <w:spacing w:before="100" w:beforeAutospacing="1" w:after="100" w:afterAutospacing="1" w:line="240" w:lineRule="auto"/>
        <w:ind w:left="150" w:right="150"/>
        <w:rPr>
          <w:ins w:id="1282" w:author="Unknown"/>
          <w:rFonts w:ascii="Arial" w:eastAsia="Times New Roman" w:hAnsi="Arial" w:cs="Arial"/>
          <w:color w:val="000000" w:themeColor="text1"/>
          <w:sz w:val="24"/>
          <w:szCs w:val="24"/>
        </w:rPr>
      </w:pPr>
      <w:bookmarkStart w:id="1283" w:name="d1138e2760"/>
      <w:bookmarkEnd w:id="1283"/>
      <w:proofErr w:type="gramStart"/>
      <w:ins w:id="1284" w:author="Unknown">
        <w:r w:rsidRPr="00ED215B">
          <w:rPr>
            <w:rFonts w:ascii="Arial" w:eastAsia="Times New Roman" w:hAnsi="Arial" w:cs="Arial"/>
            <w:b/>
            <w:bCs/>
            <w:color w:val="000000" w:themeColor="text1"/>
            <w:sz w:val="24"/>
            <w:szCs w:val="24"/>
          </w:rPr>
          <w:t>Table 9.</w:t>
        </w:r>
        <w:proofErr w:type="gramEnd"/>
        <w:r w:rsidRPr="00ED215B">
          <w:rPr>
            <w:rFonts w:ascii="Arial" w:eastAsia="Times New Roman" w:hAnsi="Arial" w:cs="Arial"/>
            <w:b/>
            <w:bCs/>
            <w:color w:val="000000" w:themeColor="text1"/>
            <w:sz w:val="24"/>
            <w:szCs w:val="24"/>
          </w:rPr>
          <w:t> Life Cycle Annotations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2288"/>
        <w:gridCol w:w="10972"/>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Annotation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PostContextCreate</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Is called after the Application’s </w:t>
            </w:r>
            <w:proofErr w:type="spellStart"/>
            <w:r w:rsidRPr="00ED215B">
              <w:rPr>
                <w:rFonts w:ascii="Courier New" w:eastAsia="Times New Roman" w:hAnsi="Courier New" w:cs="Courier New"/>
                <w:color w:val="000000" w:themeColor="text1"/>
                <w:sz w:val="25"/>
                <w:szCs w:val="25"/>
              </w:rPr>
              <w:t>IEclipseContext</w:t>
            </w:r>
            <w:proofErr w:type="spellEnd"/>
            <w:r w:rsidRPr="00ED215B">
              <w:rPr>
                <w:rFonts w:ascii="Arial" w:eastAsia="Times New Roman" w:hAnsi="Arial" w:cs="Arial"/>
                <w:color w:val="000000" w:themeColor="text1"/>
                <w:sz w:val="21"/>
                <w:szCs w:val="21"/>
              </w:rPr>
              <w:t xml:space="preserve"> is created, can be used to add objects, services, etc. to the context. This context is created for the </w:t>
            </w:r>
            <w:proofErr w:type="spellStart"/>
            <w:r w:rsidRPr="00ED215B">
              <w:rPr>
                <w:rFonts w:ascii="Courier New" w:eastAsia="Times New Roman" w:hAnsi="Courier New" w:cs="Courier New"/>
                <w:color w:val="000000" w:themeColor="text1"/>
                <w:sz w:val="25"/>
                <w:szCs w:val="25"/>
              </w:rPr>
              <w:t>MApplication</w:t>
            </w:r>
            <w:proofErr w:type="spellEnd"/>
            <w:r w:rsidRPr="00ED215B">
              <w:rPr>
                <w:rFonts w:ascii="Arial" w:eastAsia="Times New Roman" w:hAnsi="Arial" w:cs="Arial"/>
                <w:color w:val="000000" w:themeColor="text1"/>
                <w:sz w:val="21"/>
                <w:szCs w:val="21"/>
              </w:rPr>
              <w:t xml:space="preserve"> class.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ProcessAdditions</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Is called directly before the model is passed to the renderer, can be used to add additional elements to the model.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ProcessRemovals</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Same as @</w:t>
            </w:r>
            <w:proofErr w:type="spellStart"/>
            <w:r w:rsidRPr="00ED215B">
              <w:rPr>
                <w:rFonts w:ascii="Arial" w:eastAsia="Times New Roman" w:hAnsi="Arial" w:cs="Arial"/>
                <w:color w:val="000000" w:themeColor="text1"/>
                <w:sz w:val="21"/>
                <w:szCs w:val="21"/>
              </w:rPr>
              <w:t>ProcessAdditions</w:t>
            </w:r>
            <w:proofErr w:type="spellEnd"/>
            <w:r w:rsidRPr="00ED215B">
              <w:rPr>
                <w:rFonts w:ascii="Arial" w:eastAsia="Times New Roman" w:hAnsi="Arial" w:cs="Arial"/>
                <w:color w:val="000000" w:themeColor="text1"/>
                <w:sz w:val="21"/>
                <w:szCs w:val="21"/>
              </w:rPr>
              <w:t xml:space="preserve"> but for removals.</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w:t>
            </w:r>
            <w:proofErr w:type="spellStart"/>
            <w:r w:rsidRPr="00ED215B">
              <w:rPr>
                <w:rFonts w:ascii="Arial" w:eastAsia="Times New Roman" w:hAnsi="Arial" w:cs="Arial"/>
                <w:color w:val="000000" w:themeColor="text1"/>
                <w:sz w:val="21"/>
                <w:szCs w:val="21"/>
              </w:rPr>
              <w:t>PreSave</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Is called before the application model is saved. You can modify the model before it is persisted. </w:t>
            </w:r>
          </w:p>
        </w:tc>
      </w:tr>
    </w:tbl>
    <w:p w:rsidR="00ED215B" w:rsidRPr="00ED215B" w:rsidRDefault="00ED215B" w:rsidP="00ED215B">
      <w:pPr>
        <w:shd w:val="clear" w:color="auto" w:fill="FFFFFF"/>
        <w:spacing w:before="100" w:beforeAutospacing="1" w:after="100" w:afterAutospacing="1" w:line="240" w:lineRule="auto"/>
        <w:ind w:left="150" w:right="150"/>
        <w:rPr>
          <w:ins w:id="1285"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286" w:author="Unknown"/>
          <w:rFonts w:ascii="Arial" w:eastAsia="Times New Roman" w:hAnsi="Arial" w:cs="Arial"/>
          <w:color w:val="000000" w:themeColor="text1"/>
          <w:sz w:val="24"/>
          <w:szCs w:val="24"/>
        </w:rPr>
      </w:pPr>
      <w:ins w:id="1287" w:author="Unknown">
        <w:r w:rsidRPr="00ED215B">
          <w:rPr>
            <w:rFonts w:ascii="Arial" w:eastAsia="Times New Roman" w:hAnsi="Arial" w:cs="Arial"/>
            <w:color w:val="000000" w:themeColor="text1"/>
            <w:sz w:val="24"/>
            <w:szCs w:val="24"/>
          </w:rPr>
          <w:lastRenderedPageBreak/>
          <w:t xml:space="preserve">The following example shows how to register a lifecycle class in your </w:t>
        </w:r>
        <w:r w:rsidRPr="00ED215B">
          <w:rPr>
            <w:rFonts w:ascii="Courier New" w:eastAsia="Times New Roman" w:hAnsi="Courier New" w:cs="Courier New"/>
            <w:i/>
            <w:iCs/>
            <w:color w:val="000000" w:themeColor="text1"/>
            <w:sz w:val="20"/>
          </w:rPr>
          <w:t>plugin.xml</w:t>
        </w:r>
        <w:r w:rsidRPr="00ED215B">
          <w:rPr>
            <w:rFonts w:ascii="Arial" w:eastAsia="Times New Roman" w:hAnsi="Arial" w:cs="Arial"/>
            <w:color w:val="000000" w:themeColor="text1"/>
            <w:sz w:val="24"/>
            <w:szCs w:val="24"/>
          </w:rPr>
          <w:t xml:space="preserve"> file.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88" w:author="Unknown"/>
          <w:rFonts w:ascii="Lucida Console" w:eastAsia="Times New Roman" w:hAnsi="Lucida Console" w:cs="Courier New"/>
          <w:color w:val="000000" w:themeColor="text1"/>
          <w:sz w:val="19"/>
          <w:szCs w:val="19"/>
        </w:rPr>
      </w:pPr>
      <w:proofErr w:type="gramStart"/>
      <w:ins w:id="1289" w:author="Unknown">
        <w:r w:rsidRPr="00ED215B">
          <w:rPr>
            <w:rFonts w:ascii="Lucida Console" w:eastAsia="Times New Roman" w:hAnsi="Lucida Console" w:cs="Courier New"/>
            <w:color w:val="000000" w:themeColor="text1"/>
            <w:sz w:val="19"/>
            <w:szCs w:val="19"/>
          </w:rPr>
          <w:t>&lt;?xml</w:t>
        </w:r>
        <w:proofErr w:type="gramEnd"/>
        <w:r w:rsidRPr="00ED215B">
          <w:rPr>
            <w:rFonts w:ascii="Lucida Console" w:eastAsia="Times New Roman" w:hAnsi="Lucida Console" w:cs="Courier New"/>
            <w:color w:val="000000" w:themeColor="text1"/>
            <w:sz w:val="19"/>
            <w:szCs w:val="19"/>
          </w:rPr>
          <w:t xml:space="preserve"> version=</w:t>
        </w:r>
        <w:r w:rsidRPr="00ED215B">
          <w:rPr>
            <w:rFonts w:ascii="Lucida Console" w:eastAsia="Times New Roman" w:hAnsi="Lucida Console" w:cs="Courier New"/>
            <w:color w:val="000000" w:themeColor="text1"/>
            <w:sz w:val="19"/>
          </w:rPr>
          <w:t>"1.0"</w:t>
        </w:r>
        <w:r w:rsidRPr="00ED215B">
          <w:rPr>
            <w:rFonts w:ascii="Lucida Console" w:eastAsia="Times New Roman" w:hAnsi="Lucida Console" w:cs="Courier New"/>
            <w:color w:val="000000" w:themeColor="text1"/>
            <w:sz w:val="19"/>
            <w:szCs w:val="19"/>
          </w:rPr>
          <w:t xml:space="preserve"> encoding=</w:t>
        </w:r>
        <w:r w:rsidRPr="00ED215B">
          <w:rPr>
            <w:rFonts w:ascii="Lucida Console" w:eastAsia="Times New Roman" w:hAnsi="Lucida Console" w:cs="Courier New"/>
            <w:color w:val="000000" w:themeColor="text1"/>
            <w:sz w:val="19"/>
          </w:rPr>
          <w:t>"UTF-8"</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90" w:author="Unknown"/>
          <w:rFonts w:ascii="Lucida Console" w:eastAsia="Times New Roman" w:hAnsi="Lucida Console" w:cs="Courier New"/>
          <w:color w:val="000000" w:themeColor="text1"/>
          <w:sz w:val="19"/>
          <w:szCs w:val="19"/>
        </w:rPr>
      </w:pPr>
      <w:ins w:id="1291" w:author="Unknown">
        <w:r w:rsidRPr="00ED215B">
          <w:rPr>
            <w:rFonts w:ascii="Lucida Console" w:eastAsia="Times New Roman" w:hAnsi="Lucida Console" w:cs="Courier New"/>
            <w:color w:val="000000" w:themeColor="text1"/>
            <w:sz w:val="19"/>
            <w:szCs w:val="19"/>
          </w:rPr>
          <w:t>&lt;</w:t>
        </w:r>
        <w:proofErr w:type="spellStart"/>
        <w:proofErr w:type="gramStart"/>
        <w:r w:rsidRPr="00ED215B">
          <w:rPr>
            <w:rFonts w:ascii="Lucida Console" w:eastAsia="Times New Roman" w:hAnsi="Lucida Console" w:cs="Courier New"/>
            <w:color w:val="000000" w:themeColor="text1"/>
            <w:sz w:val="19"/>
            <w:szCs w:val="19"/>
          </w:rPr>
          <w:t>plugin</w:t>
        </w:r>
        <w:proofErr w:type="spellEnd"/>
        <w:proofErr w:type="gramEnd"/>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92"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93" w:author="Unknown"/>
          <w:rFonts w:ascii="Lucida Console" w:eastAsia="Times New Roman" w:hAnsi="Lucida Console" w:cs="Courier New"/>
          <w:color w:val="000000" w:themeColor="text1"/>
          <w:sz w:val="19"/>
          <w:szCs w:val="19"/>
        </w:rPr>
      </w:pPr>
      <w:ins w:id="1294" w:author="Unknown">
        <w:r w:rsidRPr="00ED215B">
          <w:rPr>
            <w:rFonts w:ascii="Lucida Console" w:eastAsia="Times New Roman" w:hAnsi="Lucida Console" w:cs="Courier New"/>
            <w:color w:val="000000" w:themeColor="text1"/>
            <w:sz w:val="19"/>
            <w:szCs w:val="19"/>
          </w:rPr>
          <w:t xml:space="preserve">   &lt;extension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95" w:author="Unknown"/>
          <w:rFonts w:ascii="Lucida Console" w:eastAsia="Times New Roman" w:hAnsi="Lucida Console" w:cs="Courier New"/>
          <w:color w:val="000000" w:themeColor="text1"/>
          <w:sz w:val="19"/>
          <w:szCs w:val="19"/>
        </w:rPr>
      </w:pPr>
      <w:ins w:id="1296"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id</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"product"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97" w:author="Unknown"/>
          <w:rFonts w:ascii="Lucida Console" w:eastAsia="Times New Roman" w:hAnsi="Lucida Console" w:cs="Courier New"/>
          <w:color w:val="000000" w:themeColor="text1"/>
          <w:sz w:val="19"/>
          <w:szCs w:val="19"/>
        </w:rPr>
      </w:pPr>
      <w:ins w:id="1298"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point</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org.eclipse.core.runtime.products</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299" w:author="Unknown"/>
          <w:rFonts w:ascii="Lucida Console" w:eastAsia="Times New Roman" w:hAnsi="Lucida Console" w:cs="Courier New"/>
          <w:color w:val="000000" w:themeColor="text1"/>
          <w:sz w:val="19"/>
          <w:szCs w:val="19"/>
        </w:rPr>
      </w:pPr>
      <w:ins w:id="1300" w:author="Unknown">
        <w:r w:rsidRPr="00ED215B">
          <w:rPr>
            <w:rFonts w:ascii="Lucida Console" w:eastAsia="Times New Roman" w:hAnsi="Lucida Console" w:cs="Courier New"/>
            <w:color w:val="000000" w:themeColor="text1"/>
            <w:sz w:val="19"/>
            <w:szCs w:val="19"/>
          </w:rPr>
          <w:t xml:space="preserve">      &lt;product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01" w:author="Unknown"/>
          <w:rFonts w:ascii="Lucida Console" w:eastAsia="Times New Roman" w:hAnsi="Lucida Console" w:cs="Courier New"/>
          <w:color w:val="000000" w:themeColor="text1"/>
          <w:sz w:val="19"/>
          <w:szCs w:val="19"/>
        </w:rPr>
      </w:pPr>
      <w:ins w:id="1302"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name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"testing"</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03" w:author="Unknown"/>
          <w:rFonts w:ascii="Lucida Console" w:eastAsia="Times New Roman" w:hAnsi="Lucida Console" w:cs="Courier New"/>
          <w:color w:val="000000" w:themeColor="text1"/>
          <w:sz w:val="19"/>
          <w:szCs w:val="19"/>
        </w:rPr>
      </w:pPr>
      <w:ins w:id="1304"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application</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"org.eclipse.e4.ui.workbench.swt.E4Application"</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05" w:author="Unknown"/>
          <w:rFonts w:ascii="Lucida Console" w:eastAsia="Times New Roman" w:hAnsi="Lucida Console" w:cs="Courier New"/>
          <w:color w:val="000000" w:themeColor="text1"/>
          <w:sz w:val="19"/>
          <w:szCs w:val="19"/>
        </w:rPr>
      </w:pPr>
      <w:ins w:id="1306" w:author="Unknown">
        <w:r w:rsidRPr="00ED215B">
          <w:rPr>
            <w:rFonts w:ascii="Lucida Console" w:eastAsia="Times New Roman" w:hAnsi="Lucida Console" w:cs="Courier New"/>
            <w:color w:val="000000" w:themeColor="text1"/>
            <w:sz w:val="19"/>
            <w:szCs w:val="19"/>
          </w:rPr>
          <w:t xml:space="preserve">         &lt;property</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07" w:author="Unknown"/>
          <w:rFonts w:ascii="Lucida Console" w:eastAsia="Times New Roman" w:hAnsi="Lucida Console" w:cs="Courier New"/>
          <w:color w:val="000000" w:themeColor="text1"/>
          <w:sz w:val="19"/>
          <w:szCs w:val="19"/>
        </w:rPr>
      </w:pPr>
      <w:ins w:id="1308"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name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appName</w:t>
        </w:r>
        <w:proofErr w:type="spellEnd"/>
        <w:r w:rsidRPr="00ED215B">
          <w:rPr>
            <w:rFonts w:ascii="Lucida Console" w:eastAsia="Times New Roman" w:hAnsi="Lucida Console" w:cs="Courier New"/>
            <w:color w:val="000000" w:themeColor="text1"/>
            <w:sz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09" w:author="Unknown"/>
          <w:rFonts w:ascii="Lucida Console" w:eastAsia="Times New Roman" w:hAnsi="Lucida Console" w:cs="Courier New"/>
          <w:color w:val="000000" w:themeColor="text1"/>
          <w:sz w:val="19"/>
          <w:szCs w:val="19"/>
        </w:rPr>
      </w:pPr>
      <w:ins w:id="1310"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value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"testing"</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11" w:author="Unknown"/>
          <w:rFonts w:ascii="Lucida Console" w:eastAsia="Times New Roman" w:hAnsi="Lucida Console" w:cs="Courier New"/>
          <w:color w:val="000000" w:themeColor="text1"/>
          <w:sz w:val="19"/>
          <w:szCs w:val="19"/>
        </w:rPr>
      </w:pPr>
      <w:ins w:id="1312" w:author="Unknown">
        <w:r w:rsidRPr="00ED215B">
          <w:rPr>
            <w:rFonts w:ascii="Lucida Console" w:eastAsia="Times New Roman" w:hAnsi="Lucida Console" w:cs="Courier New"/>
            <w:color w:val="000000" w:themeColor="text1"/>
            <w:sz w:val="19"/>
            <w:szCs w:val="19"/>
          </w:rPr>
          <w:t xml:space="preserve">         &lt;/property&gt;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13" w:author="Unknown"/>
          <w:rFonts w:ascii="Lucida Console" w:eastAsia="Times New Roman" w:hAnsi="Lucida Console" w:cs="Courier New"/>
          <w:color w:val="000000" w:themeColor="text1"/>
          <w:sz w:val="19"/>
          <w:szCs w:val="19"/>
        </w:rPr>
      </w:pPr>
      <w:ins w:id="1314" w:author="Unknown">
        <w:r w:rsidRPr="00ED215B">
          <w:rPr>
            <w:rFonts w:ascii="Lucida Console" w:eastAsia="Times New Roman" w:hAnsi="Lucida Console" w:cs="Courier New"/>
            <w:color w:val="000000" w:themeColor="text1"/>
            <w:sz w:val="19"/>
            <w:szCs w:val="19"/>
          </w:rPr>
          <w:t xml:space="preserve">         &lt;property</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15" w:author="Unknown"/>
          <w:rFonts w:ascii="Lucida Console" w:eastAsia="Times New Roman" w:hAnsi="Lucida Console" w:cs="Courier New"/>
          <w:color w:val="000000" w:themeColor="text1"/>
          <w:sz w:val="19"/>
          <w:szCs w:val="19"/>
        </w:rPr>
      </w:pPr>
      <w:ins w:id="1316"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name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applicationXMI</w:t>
        </w:r>
        <w:proofErr w:type="spellEnd"/>
        <w:r w:rsidRPr="00ED215B">
          <w:rPr>
            <w:rFonts w:ascii="Lucida Console" w:eastAsia="Times New Roman" w:hAnsi="Lucida Console" w:cs="Courier New"/>
            <w:color w:val="000000" w:themeColor="text1"/>
            <w:sz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17" w:author="Unknown"/>
          <w:rFonts w:ascii="Lucida Console" w:eastAsia="Times New Roman" w:hAnsi="Lucida Console" w:cs="Courier New"/>
          <w:color w:val="000000" w:themeColor="text1"/>
          <w:sz w:val="19"/>
          <w:szCs w:val="19"/>
        </w:rPr>
      </w:pPr>
      <w:ins w:id="1318"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value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"testing/Application.e4xmi"</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19" w:author="Unknown"/>
          <w:rFonts w:ascii="Lucida Console" w:eastAsia="Times New Roman" w:hAnsi="Lucida Console" w:cs="Courier New"/>
          <w:color w:val="000000" w:themeColor="text1"/>
          <w:sz w:val="19"/>
          <w:szCs w:val="19"/>
        </w:rPr>
      </w:pPr>
      <w:ins w:id="1320" w:author="Unknown">
        <w:r w:rsidRPr="00ED215B">
          <w:rPr>
            <w:rFonts w:ascii="Lucida Console" w:eastAsia="Times New Roman" w:hAnsi="Lucida Console" w:cs="Courier New"/>
            <w:color w:val="000000" w:themeColor="text1"/>
            <w:sz w:val="19"/>
            <w:szCs w:val="19"/>
          </w:rPr>
          <w:t xml:space="preserve">         &lt;/property&gt;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21" w:author="Unknown"/>
          <w:rFonts w:ascii="Lucida Console" w:eastAsia="Times New Roman" w:hAnsi="Lucida Console" w:cs="Courier New"/>
          <w:color w:val="000000" w:themeColor="text1"/>
          <w:sz w:val="19"/>
          <w:szCs w:val="19"/>
        </w:rPr>
      </w:pPr>
      <w:ins w:id="1322" w:author="Unknown">
        <w:r w:rsidRPr="00ED215B">
          <w:rPr>
            <w:rFonts w:ascii="Lucida Console" w:eastAsia="Times New Roman" w:hAnsi="Lucida Console" w:cs="Courier New"/>
            <w:color w:val="000000" w:themeColor="text1"/>
            <w:sz w:val="19"/>
            <w:szCs w:val="19"/>
          </w:rPr>
          <w:t xml:space="preserve">         &lt;property</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23" w:author="Unknown"/>
          <w:rFonts w:ascii="Lucida Console" w:eastAsia="Times New Roman" w:hAnsi="Lucida Console" w:cs="Courier New"/>
          <w:color w:val="000000" w:themeColor="text1"/>
          <w:sz w:val="19"/>
          <w:szCs w:val="19"/>
        </w:rPr>
      </w:pPr>
      <w:ins w:id="1324"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name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applicationCSS</w:t>
        </w:r>
        <w:proofErr w:type="spellEnd"/>
        <w:r w:rsidRPr="00ED215B">
          <w:rPr>
            <w:rFonts w:ascii="Lucida Console" w:eastAsia="Times New Roman" w:hAnsi="Lucida Console" w:cs="Courier New"/>
            <w:color w:val="000000" w:themeColor="text1"/>
            <w:sz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25" w:author="Unknown"/>
          <w:rFonts w:ascii="Lucida Console" w:eastAsia="Times New Roman" w:hAnsi="Lucida Console" w:cs="Courier New"/>
          <w:color w:val="000000" w:themeColor="text1"/>
          <w:sz w:val="19"/>
          <w:szCs w:val="19"/>
        </w:rPr>
      </w:pPr>
      <w:ins w:id="1326" w:author="Unknown">
        <w:r w:rsidRPr="00ED215B">
          <w:rPr>
            <w:rFonts w:ascii="Lucida Console" w:eastAsia="Times New Roman" w:hAnsi="Lucida Console" w:cs="Courier New"/>
            <w:color w:val="000000" w:themeColor="text1"/>
            <w:sz w:val="19"/>
            <w:szCs w:val="19"/>
          </w:rPr>
          <w:t xml:space="preserve">           value=</w:t>
        </w:r>
        <w:r w:rsidRPr="00ED215B">
          <w:rPr>
            <w:rFonts w:ascii="Lucida Console" w:eastAsia="Times New Roman" w:hAnsi="Lucida Console" w:cs="Courier New"/>
            <w:color w:val="000000" w:themeColor="text1"/>
            <w:sz w:val="19"/>
          </w:rPr>
          <w:t>"platform:/</w:t>
        </w:r>
        <w:proofErr w:type="spellStart"/>
        <w:r w:rsidRPr="00ED215B">
          <w:rPr>
            <w:rFonts w:ascii="Lucida Console" w:eastAsia="Times New Roman" w:hAnsi="Lucida Console" w:cs="Courier New"/>
            <w:color w:val="000000" w:themeColor="text1"/>
            <w:sz w:val="19"/>
          </w:rPr>
          <w:t>plugin</w:t>
        </w:r>
        <w:proofErr w:type="spellEnd"/>
        <w:r w:rsidRPr="00ED215B">
          <w:rPr>
            <w:rFonts w:ascii="Lucida Console" w:eastAsia="Times New Roman" w:hAnsi="Lucida Console" w:cs="Courier New"/>
            <w:color w:val="000000" w:themeColor="text1"/>
            <w:sz w:val="19"/>
          </w:rPr>
          <w:t>/testing/</w:t>
        </w:r>
        <w:proofErr w:type="spellStart"/>
        <w:r w:rsidRPr="00ED215B">
          <w:rPr>
            <w:rFonts w:ascii="Lucida Console" w:eastAsia="Times New Roman" w:hAnsi="Lucida Console" w:cs="Courier New"/>
            <w:color w:val="000000" w:themeColor="text1"/>
            <w:sz w:val="19"/>
          </w:rPr>
          <w:t>css</w:t>
        </w:r>
        <w:proofErr w:type="spellEnd"/>
        <w:r w:rsidRPr="00ED215B">
          <w:rPr>
            <w:rFonts w:ascii="Lucida Console" w:eastAsia="Times New Roman" w:hAnsi="Lucida Console" w:cs="Courier New"/>
            <w:color w:val="000000" w:themeColor="text1"/>
            <w:sz w:val="19"/>
          </w:rPr>
          <w:t>/default.css"</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27" w:author="Unknown"/>
          <w:rFonts w:ascii="Lucida Console" w:eastAsia="Times New Roman" w:hAnsi="Lucida Console" w:cs="Courier New"/>
          <w:color w:val="000000" w:themeColor="text1"/>
          <w:sz w:val="19"/>
          <w:szCs w:val="19"/>
        </w:rPr>
      </w:pPr>
      <w:ins w:id="1328" w:author="Unknown">
        <w:r w:rsidRPr="00ED215B">
          <w:rPr>
            <w:rFonts w:ascii="Lucida Console" w:eastAsia="Times New Roman" w:hAnsi="Lucida Console" w:cs="Courier New"/>
            <w:color w:val="000000" w:themeColor="text1"/>
            <w:sz w:val="19"/>
            <w:szCs w:val="19"/>
          </w:rPr>
          <w:t xml:space="preserve">         &lt;/property&gt;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29" w:author="Unknown"/>
          <w:rFonts w:ascii="Lucida Console" w:eastAsia="Times New Roman" w:hAnsi="Lucida Console" w:cs="Courier New"/>
          <w:color w:val="000000" w:themeColor="text1"/>
          <w:sz w:val="19"/>
          <w:szCs w:val="19"/>
        </w:rPr>
      </w:pPr>
      <w:ins w:id="1330" w:author="Unknown">
        <w:r w:rsidRPr="00ED215B">
          <w:rPr>
            <w:rFonts w:ascii="Lucida Console" w:eastAsia="Times New Roman" w:hAnsi="Lucida Console" w:cs="Courier New"/>
            <w:color w:val="000000" w:themeColor="text1"/>
            <w:sz w:val="19"/>
            <w:szCs w:val="19"/>
          </w:rPr>
          <w:lastRenderedPageBreak/>
          <w:t xml:space="preserve">         &lt;property</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31" w:author="Unknown"/>
          <w:rFonts w:ascii="Lucida Console" w:eastAsia="Times New Roman" w:hAnsi="Lucida Console" w:cs="Courier New"/>
          <w:color w:val="000000" w:themeColor="text1"/>
          <w:sz w:val="19"/>
          <w:szCs w:val="19"/>
        </w:rPr>
      </w:pPr>
      <w:ins w:id="1332"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name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lifeCycleURI</w:t>
        </w:r>
        <w:proofErr w:type="spellEnd"/>
        <w:r w:rsidRPr="00ED215B">
          <w:rPr>
            <w:rFonts w:ascii="Lucida Console" w:eastAsia="Times New Roman" w:hAnsi="Lucida Console" w:cs="Courier New"/>
            <w:color w:val="000000" w:themeColor="text1"/>
            <w:sz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33" w:author="Unknown"/>
          <w:rFonts w:ascii="Lucida Console" w:eastAsia="Times New Roman" w:hAnsi="Lucida Console" w:cs="Courier New"/>
          <w:color w:val="000000" w:themeColor="text1"/>
          <w:sz w:val="19"/>
          <w:szCs w:val="19"/>
        </w:rPr>
      </w:pPr>
      <w:ins w:id="1334" w:author="Unknown">
        <w:r w:rsidRPr="00ED215B">
          <w:rPr>
            <w:rFonts w:ascii="Lucida Console" w:eastAsia="Times New Roman" w:hAnsi="Lucida Console" w:cs="Courier New"/>
            <w:color w:val="000000" w:themeColor="text1"/>
            <w:sz w:val="19"/>
            <w:szCs w:val="19"/>
          </w:rPr>
          <w:t xml:space="preserve">           value=</w:t>
        </w:r>
        <w:r w:rsidRPr="00ED215B">
          <w:rPr>
            <w:rFonts w:ascii="Lucida Console" w:eastAsia="Times New Roman" w:hAnsi="Lucida Console" w:cs="Courier New"/>
            <w:color w:val="000000" w:themeColor="text1"/>
            <w:sz w:val="19"/>
          </w:rPr>
          <w:t>"bundleclass://testing/testing.LifeCycleManager"</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35" w:author="Unknown"/>
          <w:rFonts w:ascii="Lucida Console" w:eastAsia="Times New Roman" w:hAnsi="Lucida Console" w:cs="Courier New"/>
          <w:color w:val="000000" w:themeColor="text1"/>
          <w:sz w:val="19"/>
          <w:szCs w:val="19"/>
        </w:rPr>
      </w:pPr>
      <w:ins w:id="1336" w:author="Unknown">
        <w:r w:rsidRPr="00ED215B">
          <w:rPr>
            <w:rFonts w:ascii="Lucida Console" w:eastAsia="Times New Roman" w:hAnsi="Lucida Console" w:cs="Courier New"/>
            <w:color w:val="000000" w:themeColor="text1"/>
            <w:sz w:val="19"/>
            <w:szCs w:val="19"/>
          </w:rPr>
          <w:t xml:space="preserve">         &lt;/property&gt;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37" w:author="Unknown"/>
          <w:rFonts w:ascii="Lucida Console" w:eastAsia="Times New Roman" w:hAnsi="Lucida Console" w:cs="Courier New"/>
          <w:color w:val="000000" w:themeColor="text1"/>
          <w:sz w:val="19"/>
          <w:szCs w:val="19"/>
        </w:rPr>
      </w:pPr>
      <w:ins w:id="1338" w:author="Unknown">
        <w:r w:rsidRPr="00ED215B">
          <w:rPr>
            <w:rFonts w:ascii="Lucida Console" w:eastAsia="Times New Roman" w:hAnsi="Lucida Console" w:cs="Courier New"/>
            <w:color w:val="000000" w:themeColor="text1"/>
            <w:sz w:val="19"/>
            <w:szCs w:val="19"/>
          </w:rPr>
          <w:t xml:space="preserve">      &lt;/product&gt;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39" w:author="Unknown"/>
          <w:rFonts w:ascii="Lucida Console" w:eastAsia="Times New Roman" w:hAnsi="Lucida Console" w:cs="Courier New"/>
          <w:color w:val="000000" w:themeColor="text1"/>
          <w:sz w:val="19"/>
          <w:szCs w:val="19"/>
        </w:rPr>
      </w:pPr>
      <w:ins w:id="1340" w:author="Unknown">
        <w:r w:rsidRPr="00ED215B">
          <w:rPr>
            <w:rFonts w:ascii="Lucida Console" w:eastAsia="Times New Roman" w:hAnsi="Lucida Console" w:cs="Courier New"/>
            <w:color w:val="000000" w:themeColor="text1"/>
            <w:sz w:val="19"/>
            <w:szCs w:val="19"/>
          </w:rPr>
          <w:t xml:space="preserve">   &lt;/extension&gt;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4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42" w:author="Unknown"/>
          <w:rFonts w:ascii="Lucida Console" w:eastAsia="Times New Roman" w:hAnsi="Lucida Console" w:cs="Courier New"/>
          <w:color w:val="000000" w:themeColor="text1"/>
          <w:sz w:val="19"/>
          <w:szCs w:val="19"/>
        </w:rPr>
      </w:pPr>
      <w:ins w:id="1343" w:author="Unknown">
        <w:r w:rsidRPr="00ED215B">
          <w:rPr>
            <w:rFonts w:ascii="Lucida Console" w:eastAsia="Times New Roman" w:hAnsi="Lucida Console" w:cs="Courier New"/>
            <w:color w:val="000000" w:themeColor="text1"/>
            <w:sz w:val="19"/>
            <w:szCs w:val="19"/>
          </w:rPr>
          <w:t>&lt;/</w:t>
        </w:r>
        <w:proofErr w:type="spellStart"/>
        <w:r w:rsidRPr="00ED215B">
          <w:rPr>
            <w:rFonts w:ascii="Lucida Console" w:eastAsia="Times New Roman" w:hAnsi="Lucida Console" w:cs="Courier New"/>
            <w:color w:val="000000" w:themeColor="text1"/>
            <w:sz w:val="19"/>
            <w:szCs w:val="19"/>
          </w:rPr>
          <w:t>plugin</w:t>
        </w:r>
        <w:proofErr w:type="spellEnd"/>
        <w:r w:rsidRPr="00ED215B">
          <w:rPr>
            <w:rFonts w:ascii="Lucida Console" w:eastAsia="Times New Roman" w:hAnsi="Lucida Console" w:cs="Courier New"/>
            <w:color w:val="000000" w:themeColor="text1"/>
            <w:sz w:val="19"/>
            <w:szCs w:val="19"/>
          </w:rPr>
          <w:t xml:space="preserve">&gt; </w:t>
        </w:r>
      </w:ins>
    </w:p>
    <w:p w:rsidR="00ED215B" w:rsidRPr="00ED215B" w:rsidRDefault="00ED215B" w:rsidP="00ED215B">
      <w:pPr>
        <w:shd w:val="clear" w:color="auto" w:fill="FFFFFF"/>
        <w:spacing w:before="100" w:beforeAutospacing="1" w:after="100" w:afterAutospacing="1" w:line="240" w:lineRule="auto"/>
        <w:ind w:left="150" w:right="150"/>
        <w:rPr>
          <w:ins w:id="1344" w:author="Unknown"/>
          <w:rFonts w:ascii="Arial" w:eastAsia="Times New Roman" w:hAnsi="Arial" w:cs="Arial"/>
          <w:color w:val="000000" w:themeColor="text1"/>
          <w:sz w:val="24"/>
          <w:szCs w:val="24"/>
        </w:rPr>
      </w:pPr>
      <w:ins w:id="1345" w:author="Unknown">
        <w:r w:rsidRPr="00ED215B">
          <w:rPr>
            <w:rFonts w:ascii="Arial" w:eastAsia="Times New Roman" w:hAnsi="Arial" w:cs="Arial"/>
            <w:color w:val="000000" w:themeColor="text1"/>
            <w:sz w:val="24"/>
            <w:szCs w:val="24"/>
          </w:rPr>
          <w:t xml:space="preserve">The following coding for the lifecycle class will display a shell.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46" w:author="Unknown"/>
          <w:rFonts w:ascii="Lucida Console" w:eastAsia="Times New Roman" w:hAnsi="Lucida Console" w:cs="Courier New"/>
          <w:color w:val="000000" w:themeColor="text1"/>
          <w:sz w:val="19"/>
          <w:szCs w:val="19"/>
        </w:rPr>
      </w:pPr>
      <w:proofErr w:type="gramStart"/>
      <w:ins w:id="1347"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testing;</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48"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49" w:author="Unknown"/>
          <w:rFonts w:ascii="Lucida Console" w:eastAsia="Times New Roman" w:hAnsi="Lucida Console" w:cs="Courier New"/>
          <w:color w:val="000000" w:themeColor="text1"/>
          <w:sz w:val="19"/>
          <w:szCs w:val="19"/>
        </w:rPr>
      </w:pPr>
      <w:proofErr w:type="gramStart"/>
      <w:ins w:id="1350"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org.eclipse.e4.core.services.events.IEventBroker;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51" w:author="Unknown"/>
          <w:rFonts w:ascii="Lucida Console" w:eastAsia="Times New Roman" w:hAnsi="Lucida Console" w:cs="Courier New"/>
          <w:color w:val="000000" w:themeColor="text1"/>
          <w:sz w:val="19"/>
          <w:szCs w:val="19"/>
        </w:rPr>
      </w:pPr>
      <w:proofErr w:type="gramStart"/>
      <w:ins w:id="1352"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org.eclipse.e4.ui.workbench.UIEvents;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53" w:author="Unknown"/>
          <w:rFonts w:ascii="Lucida Console" w:eastAsia="Times New Roman" w:hAnsi="Lucida Console" w:cs="Courier New"/>
          <w:color w:val="000000" w:themeColor="text1"/>
          <w:sz w:val="19"/>
          <w:szCs w:val="19"/>
        </w:rPr>
      </w:pPr>
      <w:proofErr w:type="gramStart"/>
      <w:ins w:id="1354"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org.eclipse.e4.ui.workbench.lifecycle.PostContextCreate;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55" w:author="Unknown"/>
          <w:rFonts w:ascii="Lucida Console" w:eastAsia="Times New Roman" w:hAnsi="Lucida Console" w:cs="Courier New"/>
          <w:color w:val="000000" w:themeColor="text1"/>
          <w:sz w:val="19"/>
          <w:szCs w:val="19"/>
        </w:rPr>
      </w:pPr>
      <w:proofErr w:type="gramStart"/>
      <w:ins w:id="1356"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org.eclipse.swt.SWT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57" w:author="Unknown"/>
          <w:rFonts w:ascii="Lucida Console" w:eastAsia="Times New Roman" w:hAnsi="Lucida Console" w:cs="Courier New"/>
          <w:color w:val="000000" w:themeColor="text1"/>
          <w:sz w:val="19"/>
          <w:szCs w:val="19"/>
        </w:rPr>
      </w:pPr>
      <w:proofErr w:type="gramStart"/>
      <w:ins w:id="1358"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org.eclipse.swt.widgets.Shell</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59" w:author="Unknown"/>
          <w:rFonts w:ascii="Lucida Console" w:eastAsia="Times New Roman" w:hAnsi="Lucida Console" w:cs="Courier New"/>
          <w:color w:val="000000" w:themeColor="text1"/>
          <w:sz w:val="19"/>
          <w:szCs w:val="19"/>
        </w:rPr>
      </w:pPr>
      <w:proofErr w:type="gramStart"/>
      <w:ins w:id="1360"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org.osgi.service.event.Event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61" w:author="Unknown"/>
          <w:rFonts w:ascii="Lucida Console" w:eastAsia="Times New Roman" w:hAnsi="Lucida Console" w:cs="Courier New"/>
          <w:color w:val="000000" w:themeColor="text1"/>
          <w:sz w:val="19"/>
          <w:szCs w:val="19"/>
        </w:rPr>
      </w:pPr>
      <w:proofErr w:type="gramStart"/>
      <w:ins w:id="1362"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org.osgi.service.event.EventHandler</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63"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64" w:author="Unknown"/>
          <w:rFonts w:ascii="Lucida Console" w:eastAsia="Times New Roman" w:hAnsi="Lucida Console" w:cs="Courier New"/>
          <w:color w:val="000000" w:themeColor="text1"/>
          <w:sz w:val="19"/>
          <w:szCs w:val="19"/>
        </w:rPr>
      </w:pPr>
      <w:proofErr w:type="gramStart"/>
      <w:ins w:id="1365"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LifeCycleManager</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66" w:author="Unknown"/>
          <w:rFonts w:ascii="Lucida Console" w:eastAsia="Times New Roman" w:hAnsi="Lucida Console" w:cs="Courier New"/>
          <w:color w:val="000000" w:themeColor="text1"/>
          <w:sz w:val="19"/>
          <w:szCs w:val="19"/>
        </w:rPr>
      </w:pPr>
      <w:ins w:id="1367"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w:t>
        </w:r>
        <w:proofErr w:type="spellStart"/>
        <w:r w:rsidRPr="00ED215B">
          <w:rPr>
            <w:rFonts w:ascii="Lucida Console" w:eastAsia="Times New Roman" w:hAnsi="Lucida Console" w:cs="Courier New"/>
            <w:i/>
            <w:iCs/>
            <w:color w:val="000000" w:themeColor="text1"/>
            <w:sz w:val="19"/>
          </w:rPr>
          <w:t>PostContextCreate</w:t>
        </w:r>
        <w:proofErr w:type="spellEnd"/>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68" w:author="Unknown"/>
          <w:rFonts w:ascii="Lucida Console" w:eastAsia="Times New Roman" w:hAnsi="Lucida Console" w:cs="Courier New"/>
          <w:color w:val="000000" w:themeColor="text1"/>
          <w:sz w:val="19"/>
          <w:szCs w:val="19"/>
        </w:rPr>
      </w:pPr>
      <w:ins w:id="1369" w:author="Unknown">
        <w:r w:rsidRPr="00ED215B">
          <w:rPr>
            <w:rFonts w:ascii="Lucida Console" w:eastAsia="Times New Roman" w:hAnsi="Lucida Console" w:cs="Courier New"/>
            <w:color w:val="000000" w:themeColor="text1"/>
            <w:sz w:val="19"/>
            <w:szCs w:val="19"/>
          </w:rPr>
          <w:lastRenderedPageBreak/>
          <w:t xml:space="preserve">  </w:t>
        </w:r>
        <w:proofErr w:type="gramStart"/>
        <w:r w:rsidRPr="00ED215B">
          <w:rPr>
            <w:rFonts w:ascii="Lucida Console" w:eastAsia="Times New Roman" w:hAnsi="Lucida Console" w:cs="Courier New"/>
            <w:b/>
            <w:bCs/>
            <w:color w:val="000000" w:themeColor="text1"/>
            <w:sz w:val="19"/>
          </w:rPr>
          <w:t>void</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postContextCreate</w:t>
        </w:r>
        <w:proofErr w:type="spellEnd"/>
        <w:r w:rsidRPr="00ED215B">
          <w:rPr>
            <w:rFonts w:ascii="Lucida Console" w:eastAsia="Times New Roman" w:hAnsi="Lucida Console" w:cs="Courier New"/>
            <w:color w:val="000000" w:themeColor="text1"/>
            <w:sz w:val="19"/>
            <w:szCs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70" w:author="Unknown"/>
          <w:rFonts w:ascii="Lucida Console" w:eastAsia="Times New Roman" w:hAnsi="Lucida Console" w:cs="Courier New"/>
          <w:color w:val="000000" w:themeColor="text1"/>
          <w:sz w:val="19"/>
          <w:szCs w:val="19"/>
        </w:rPr>
      </w:pPr>
      <w:ins w:id="1371"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final</w:t>
        </w:r>
        <w:proofErr w:type="gramEnd"/>
        <w:r w:rsidRPr="00ED215B">
          <w:rPr>
            <w:rFonts w:ascii="Lucida Console" w:eastAsia="Times New Roman" w:hAnsi="Lucida Console" w:cs="Courier New"/>
            <w:color w:val="000000" w:themeColor="text1"/>
            <w:sz w:val="19"/>
            <w:szCs w:val="19"/>
          </w:rPr>
          <w:t xml:space="preserve"> Shell </w:t>
        </w:r>
        <w:proofErr w:type="spellStart"/>
        <w:r w:rsidRPr="00ED215B">
          <w:rPr>
            <w:rFonts w:ascii="Lucida Console" w:eastAsia="Times New Roman" w:hAnsi="Lucida Console" w:cs="Courier New"/>
            <w:color w:val="000000" w:themeColor="text1"/>
            <w:sz w:val="19"/>
            <w:szCs w:val="19"/>
          </w:rPr>
          <w:t>shell</w:t>
        </w:r>
        <w:proofErr w:type="spellEnd"/>
        <w:r w:rsidRPr="00ED215B">
          <w:rPr>
            <w:rFonts w:ascii="Lucida Console" w:eastAsia="Times New Roman" w:hAnsi="Lucida Console" w:cs="Courier New"/>
            <w:color w:val="000000" w:themeColor="text1"/>
            <w:sz w:val="19"/>
            <w:szCs w:val="19"/>
          </w:rPr>
          <w:t xml:space="preserve"> = </w:t>
        </w:r>
        <w:r w:rsidRPr="00ED215B">
          <w:rPr>
            <w:rFonts w:ascii="Lucida Console" w:eastAsia="Times New Roman" w:hAnsi="Lucida Console" w:cs="Courier New"/>
            <w:b/>
            <w:bCs/>
            <w:color w:val="000000" w:themeColor="text1"/>
            <w:sz w:val="19"/>
          </w:rPr>
          <w:t>new</w:t>
        </w:r>
        <w:r w:rsidRPr="00ED215B">
          <w:rPr>
            <w:rFonts w:ascii="Lucida Console" w:eastAsia="Times New Roman" w:hAnsi="Lucida Console" w:cs="Courier New"/>
            <w:color w:val="000000" w:themeColor="text1"/>
            <w:sz w:val="19"/>
            <w:szCs w:val="19"/>
          </w:rPr>
          <w:t xml:space="preserve"> Shell(SWT.TOOL | SWT.NO_TRIM);</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72" w:author="Unknown"/>
          <w:rFonts w:ascii="Lucida Console" w:eastAsia="Times New Roman" w:hAnsi="Lucida Console" w:cs="Courier New"/>
          <w:color w:val="000000" w:themeColor="text1"/>
          <w:sz w:val="19"/>
          <w:szCs w:val="19"/>
        </w:rPr>
      </w:pPr>
      <w:ins w:id="1373"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shell.open</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74" w:author="Unknown"/>
          <w:rFonts w:ascii="Lucida Console" w:eastAsia="Times New Roman" w:hAnsi="Lucida Console" w:cs="Courier New"/>
          <w:color w:val="000000" w:themeColor="text1"/>
          <w:sz w:val="19"/>
          <w:szCs w:val="19"/>
        </w:rPr>
      </w:pPr>
      <w:ins w:id="1375"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76"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77" w:author="Unknown"/>
          <w:rFonts w:ascii="Lucida Console" w:eastAsia="Times New Roman" w:hAnsi="Lucida Console" w:cs="Courier New"/>
          <w:color w:val="000000" w:themeColor="text1"/>
          <w:sz w:val="19"/>
          <w:szCs w:val="19"/>
        </w:rPr>
      </w:pPr>
      <w:ins w:id="1378"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300" w:after="0" w:line="240" w:lineRule="auto"/>
        <w:outlineLvl w:val="1"/>
        <w:rPr>
          <w:ins w:id="1379" w:author="Unknown"/>
          <w:rFonts w:ascii="Arial" w:eastAsia="Times New Roman" w:hAnsi="Arial" w:cs="Arial"/>
          <w:b/>
          <w:bCs/>
          <w:color w:val="000000" w:themeColor="text1"/>
          <w:sz w:val="45"/>
          <w:szCs w:val="45"/>
        </w:rPr>
      </w:pPr>
      <w:bookmarkStart w:id="1380" w:name="tutorial_di"/>
      <w:bookmarkEnd w:id="1380"/>
      <w:ins w:id="1381" w:author="Unknown">
        <w:r w:rsidRPr="00ED215B">
          <w:rPr>
            <w:rFonts w:ascii="Arial" w:eastAsia="Times New Roman" w:hAnsi="Arial" w:cs="Arial"/>
            <w:b/>
            <w:bCs/>
            <w:color w:val="000000" w:themeColor="text1"/>
            <w:sz w:val="45"/>
            <w:szCs w:val="45"/>
          </w:rPr>
          <w:t xml:space="preserve">18. Tutorial: Using dependency injection </w:t>
        </w:r>
      </w:ins>
    </w:p>
    <w:p w:rsidR="00ED215B" w:rsidRPr="00ED215B" w:rsidRDefault="00ED215B" w:rsidP="00ED215B">
      <w:pPr>
        <w:shd w:val="clear" w:color="auto" w:fill="FFFFFF"/>
        <w:spacing w:after="0" w:line="240" w:lineRule="auto"/>
        <w:outlineLvl w:val="2"/>
        <w:rPr>
          <w:ins w:id="1382" w:author="Unknown"/>
          <w:rFonts w:ascii="Arial" w:eastAsia="Times New Roman" w:hAnsi="Arial" w:cs="Arial"/>
          <w:b/>
          <w:bCs/>
          <w:color w:val="000000" w:themeColor="text1"/>
          <w:sz w:val="30"/>
          <w:szCs w:val="30"/>
        </w:rPr>
      </w:pPr>
      <w:bookmarkStart w:id="1383" w:name="tutorial_di1"/>
      <w:bookmarkEnd w:id="1383"/>
      <w:ins w:id="1384" w:author="Unknown">
        <w:r w:rsidRPr="00ED215B">
          <w:rPr>
            <w:rFonts w:ascii="Arial" w:eastAsia="Times New Roman" w:hAnsi="Arial" w:cs="Arial"/>
            <w:b/>
            <w:bCs/>
            <w:color w:val="000000" w:themeColor="text1"/>
            <w:sz w:val="30"/>
            <w:szCs w:val="30"/>
          </w:rPr>
          <w:t xml:space="preserve">18.1. Getting a Composite </w:t>
        </w:r>
      </w:ins>
    </w:p>
    <w:p w:rsidR="00ED215B" w:rsidRPr="00ED215B" w:rsidRDefault="00ED215B" w:rsidP="00ED215B">
      <w:pPr>
        <w:shd w:val="clear" w:color="auto" w:fill="FFFFFF"/>
        <w:spacing w:before="100" w:beforeAutospacing="1" w:after="100" w:afterAutospacing="1" w:line="240" w:lineRule="auto"/>
        <w:ind w:left="150" w:right="150"/>
        <w:rPr>
          <w:ins w:id="1385" w:author="Unknown"/>
          <w:rFonts w:ascii="Arial" w:eastAsia="Times New Roman" w:hAnsi="Arial" w:cs="Arial"/>
          <w:color w:val="000000" w:themeColor="text1"/>
          <w:sz w:val="24"/>
          <w:szCs w:val="24"/>
        </w:rPr>
      </w:pPr>
      <w:ins w:id="1386" w:author="Unknown">
        <w:r w:rsidRPr="00ED215B">
          <w:rPr>
            <w:rFonts w:ascii="Arial" w:eastAsia="Times New Roman" w:hAnsi="Arial" w:cs="Arial"/>
            <w:color w:val="000000" w:themeColor="text1"/>
            <w:sz w:val="24"/>
            <w:szCs w:val="24"/>
          </w:rPr>
          <w:t xml:space="preserve">In the following tutorial we extend our classes to use dependency injection. </w:t>
        </w:r>
      </w:ins>
    </w:p>
    <w:p w:rsidR="00ED215B" w:rsidRPr="00ED215B" w:rsidRDefault="00ED215B" w:rsidP="00ED215B">
      <w:pPr>
        <w:shd w:val="clear" w:color="auto" w:fill="FFFFFF"/>
        <w:spacing w:before="100" w:beforeAutospacing="1" w:after="100" w:afterAutospacing="1" w:line="240" w:lineRule="auto"/>
        <w:ind w:left="150" w:right="150"/>
        <w:rPr>
          <w:ins w:id="1387" w:author="Unknown"/>
          <w:rFonts w:ascii="Arial" w:eastAsia="Times New Roman" w:hAnsi="Arial" w:cs="Arial"/>
          <w:color w:val="000000" w:themeColor="text1"/>
          <w:sz w:val="24"/>
          <w:szCs w:val="24"/>
        </w:rPr>
      </w:pPr>
      <w:ins w:id="1388" w:author="Unknown">
        <w:r w:rsidRPr="00ED215B">
          <w:rPr>
            <w:rFonts w:ascii="Arial" w:eastAsia="Times New Roman" w:hAnsi="Arial" w:cs="Arial"/>
            <w:color w:val="000000" w:themeColor="text1"/>
            <w:sz w:val="24"/>
            <w:szCs w:val="24"/>
          </w:rPr>
          <w:t xml:space="preserve">Change the </w:t>
        </w:r>
        <w:proofErr w:type="spellStart"/>
        <w:r w:rsidRPr="00ED215B">
          <w:rPr>
            <w:rFonts w:ascii="Courier New" w:eastAsia="Times New Roman" w:hAnsi="Courier New" w:cs="Courier New"/>
            <w:color w:val="000000" w:themeColor="text1"/>
            <w:sz w:val="29"/>
          </w:rPr>
          <w:t>TodoOverviewPart</w:t>
        </w:r>
        <w:proofErr w:type="spellEnd"/>
        <w:r w:rsidRPr="00ED215B">
          <w:rPr>
            <w:rFonts w:ascii="Arial" w:eastAsia="Times New Roman" w:hAnsi="Arial" w:cs="Arial"/>
            <w:color w:val="000000" w:themeColor="text1"/>
            <w:sz w:val="24"/>
            <w:szCs w:val="24"/>
          </w:rPr>
          <w:t xml:space="preserve"> class to the following: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89" w:author="Unknown"/>
          <w:rFonts w:ascii="Lucida Console" w:eastAsia="Times New Roman" w:hAnsi="Lucida Console" w:cs="Courier New"/>
          <w:color w:val="000000" w:themeColor="text1"/>
          <w:sz w:val="19"/>
          <w:szCs w:val="19"/>
        </w:rPr>
      </w:pPr>
      <w:proofErr w:type="gramStart"/>
      <w:ins w:id="1390"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com.example.e4.rcp.todo.parts;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9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92" w:author="Unknown"/>
          <w:rFonts w:ascii="Lucida Console" w:eastAsia="Times New Roman" w:hAnsi="Lucida Console" w:cs="Courier New"/>
          <w:color w:val="000000" w:themeColor="text1"/>
          <w:sz w:val="19"/>
          <w:szCs w:val="19"/>
        </w:rPr>
      </w:pPr>
      <w:proofErr w:type="gramStart"/>
      <w:ins w:id="1393"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javax.inject.Inject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94"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95" w:author="Unknown"/>
          <w:rFonts w:ascii="Lucida Console" w:eastAsia="Times New Roman" w:hAnsi="Lucida Console" w:cs="Courier New"/>
          <w:color w:val="000000" w:themeColor="text1"/>
          <w:sz w:val="19"/>
          <w:szCs w:val="19"/>
        </w:rPr>
      </w:pPr>
      <w:proofErr w:type="gramStart"/>
      <w:ins w:id="1396"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org.eclipse.swt.widgets.Composite</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97"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398" w:author="Unknown"/>
          <w:rFonts w:ascii="Lucida Console" w:eastAsia="Times New Roman" w:hAnsi="Lucida Console" w:cs="Courier New"/>
          <w:color w:val="000000" w:themeColor="text1"/>
          <w:sz w:val="19"/>
          <w:szCs w:val="19"/>
        </w:rPr>
      </w:pPr>
      <w:proofErr w:type="gramStart"/>
      <w:ins w:id="1399"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TodoOverviewPart</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00" w:author="Unknown"/>
          <w:rFonts w:ascii="Lucida Console" w:eastAsia="Times New Roman" w:hAnsi="Lucida Console" w:cs="Courier New"/>
          <w:color w:val="000000" w:themeColor="text1"/>
          <w:sz w:val="19"/>
          <w:szCs w:val="19"/>
        </w:rPr>
      </w:pPr>
      <w:ins w:id="1401"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02" w:author="Unknown"/>
          <w:rFonts w:ascii="Lucida Console" w:eastAsia="Times New Roman" w:hAnsi="Lucida Console" w:cs="Courier New"/>
          <w:color w:val="000000" w:themeColor="text1"/>
          <w:sz w:val="19"/>
          <w:szCs w:val="19"/>
        </w:rPr>
      </w:pPr>
      <w:ins w:id="1403"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@Inject</w:t>
        </w:r>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04" w:author="Unknown"/>
          <w:rFonts w:ascii="Lucida Console" w:eastAsia="Times New Roman" w:hAnsi="Lucida Console" w:cs="Courier New"/>
          <w:color w:val="000000" w:themeColor="text1"/>
          <w:sz w:val="19"/>
          <w:szCs w:val="19"/>
        </w:rPr>
      </w:pPr>
      <w:ins w:id="1405" w:author="Unknown">
        <w:r w:rsidRPr="00ED215B">
          <w:rPr>
            <w:rFonts w:ascii="Lucida Console" w:eastAsia="Times New Roman" w:hAnsi="Lucida Console" w:cs="Courier New"/>
            <w:color w:val="000000" w:themeColor="text1"/>
            <w:sz w:val="19"/>
            <w:szCs w:val="19"/>
          </w:rPr>
          <w:lastRenderedPageBreak/>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TodoOverviewPart</w:t>
        </w:r>
        <w:proofErr w:type="spellEnd"/>
        <w:r w:rsidRPr="00ED215B">
          <w:rPr>
            <w:rFonts w:ascii="Lucida Console" w:eastAsia="Times New Roman" w:hAnsi="Lucida Console" w:cs="Courier New"/>
            <w:color w:val="000000" w:themeColor="text1"/>
            <w:sz w:val="19"/>
            <w:szCs w:val="19"/>
          </w:rPr>
          <w:t>(Composite parent)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06" w:author="Unknown"/>
          <w:rFonts w:ascii="Lucida Console" w:eastAsia="Times New Roman" w:hAnsi="Lucida Console" w:cs="Courier New"/>
          <w:color w:val="000000" w:themeColor="text1"/>
          <w:sz w:val="19"/>
          <w:szCs w:val="19"/>
        </w:rPr>
      </w:pPr>
      <w:ins w:id="1407"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08" w:author="Unknown"/>
          <w:rFonts w:ascii="Lucida Console" w:eastAsia="Times New Roman" w:hAnsi="Lucida Console" w:cs="Courier New"/>
          <w:color w:val="000000" w:themeColor="text1"/>
          <w:sz w:val="19"/>
          <w:szCs w:val="19"/>
        </w:rPr>
      </w:pPr>
      <w:ins w:id="1409"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Assuming</w:t>
        </w:r>
        <w:proofErr w:type="gramEnd"/>
        <w:r w:rsidRPr="00ED215B">
          <w:rPr>
            <w:rFonts w:ascii="Lucida Console" w:eastAsia="Times New Roman" w:hAnsi="Lucida Console" w:cs="Courier New"/>
            <w:i/>
            <w:iCs/>
            <w:color w:val="000000" w:themeColor="text1"/>
            <w:sz w:val="19"/>
          </w:rPr>
          <w:t xml:space="preserve"> that dependency injection works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10" w:author="Unknown"/>
          <w:rFonts w:ascii="Lucida Console" w:eastAsia="Times New Roman" w:hAnsi="Lucida Console" w:cs="Courier New"/>
          <w:color w:val="000000" w:themeColor="text1"/>
          <w:sz w:val="19"/>
          <w:szCs w:val="19"/>
        </w:rPr>
      </w:pPr>
      <w:ins w:id="1411"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parent will never be null</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12" w:author="Unknown"/>
          <w:rFonts w:ascii="Lucida Console" w:eastAsia="Times New Roman" w:hAnsi="Lucida Console" w:cs="Courier New"/>
          <w:color w:val="000000" w:themeColor="text1"/>
          <w:sz w:val="19"/>
          <w:szCs w:val="19"/>
        </w:rPr>
      </w:pPr>
      <w:ins w:id="1413"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System.out.println</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Woh</w:t>
        </w:r>
        <w:proofErr w:type="spellEnd"/>
        <w:r w:rsidRPr="00ED215B">
          <w:rPr>
            <w:rFonts w:ascii="Lucida Console" w:eastAsia="Times New Roman" w:hAnsi="Lucida Console" w:cs="Courier New"/>
            <w:color w:val="000000" w:themeColor="text1"/>
            <w:sz w:val="19"/>
          </w:rPr>
          <w:t>! Got Composite via DI."</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14" w:author="Unknown"/>
          <w:rFonts w:ascii="Lucida Console" w:eastAsia="Times New Roman" w:hAnsi="Lucida Console" w:cs="Courier New"/>
          <w:color w:val="000000" w:themeColor="text1"/>
          <w:sz w:val="19"/>
          <w:szCs w:val="19"/>
        </w:rPr>
      </w:pPr>
      <w:ins w:id="1415"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16" w:author="Unknown"/>
          <w:rFonts w:ascii="Lucida Console" w:eastAsia="Times New Roman" w:hAnsi="Lucida Console" w:cs="Courier New"/>
          <w:color w:val="000000" w:themeColor="text1"/>
          <w:sz w:val="19"/>
          <w:szCs w:val="19"/>
        </w:rPr>
      </w:pPr>
      <w:ins w:id="1417"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Does it have a </w:t>
        </w:r>
        <w:proofErr w:type="spellStart"/>
        <w:r w:rsidRPr="00ED215B">
          <w:rPr>
            <w:rFonts w:ascii="Lucida Console" w:eastAsia="Times New Roman" w:hAnsi="Lucida Console" w:cs="Courier New"/>
            <w:i/>
            <w:iCs/>
            <w:color w:val="000000" w:themeColor="text1"/>
            <w:sz w:val="19"/>
          </w:rPr>
          <w:t>layou</w:t>
        </w:r>
        <w:proofErr w:type="spellEnd"/>
        <w:r w:rsidRPr="00ED215B">
          <w:rPr>
            <w:rFonts w:ascii="Lucida Console" w:eastAsia="Times New Roman" w:hAnsi="Lucida Console" w:cs="Courier New"/>
            <w:i/>
            <w:iCs/>
            <w:color w:val="000000" w:themeColor="text1"/>
            <w:sz w:val="19"/>
          </w:rPr>
          <w:t xml:space="preserve"> manager?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18" w:author="Unknown"/>
          <w:rFonts w:ascii="Lucida Console" w:eastAsia="Times New Roman" w:hAnsi="Lucida Console" w:cs="Courier New"/>
          <w:color w:val="000000" w:themeColor="text1"/>
          <w:sz w:val="19"/>
          <w:szCs w:val="19"/>
        </w:rPr>
      </w:pPr>
      <w:ins w:id="1419"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System.out.println</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"Layout: "</w:t>
        </w:r>
        <w:r w:rsidRPr="00ED215B">
          <w:rPr>
            <w:rFonts w:ascii="Lucida Console" w:eastAsia="Times New Roman" w:hAnsi="Lucida Console" w:cs="Courier New"/>
            <w:color w:val="000000" w:themeColor="text1"/>
            <w:sz w:val="19"/>
            <w:szCs w:val="19"/>
          </w:rPr>
          <w:t xml:space="preserve"> + </w:t>
        </w:r>
        <w:proofErr w:type="spellStart"/>
        <w:r w:rsidRPr="00ED215B">
          <w:rPr>
            <w:rFonts w:ascii="Lucida Console" w:eastAsia="Times New Roman" w:hAnsi="Lucida Console" w:cs="Courier New"/>
            <w:color w:val="000000" w:themeColor="text1"/>
            <w:sz w:val="19"/>
            <w:szCs w:val="19"/>
          </w:rPr>
          <w:t>parent.getLayout</w:t>
        </w:r>
        <w:proofErr w:type="spellEnd"/>
        <w:r w:rsidRPr="00ED215B">
          <w:rPr>
            <w:rFonts w:ascii="Lucida Console" w:eastAsia="Times New Roman" w:hAnsi="Lucida Console" w:cs="Courier New"/>
            <w:color w:val="000000" w:themeColor="text1"/>
            <w:sz w:val="19"/>
            <w:szCs w:val="19"/>
          </w:rPr>
          <w:t>().</w:t>
        </w:r>
        <w:proofErr w:type="spellStart"/>
        <w:r w:rsidRPr="00ED215B">
          <w:rPr>
            <w:rFonts w:ascii="Lucida Console" w:eastAsia="Times New Roman" w:hAnsi="Lucida Console" w:cs="Courier New"/>
            <w:color w:val="000000" w:themeColor="text1"/>
            <w:sz w:val="19"/>
            <w:szCs w:val="19"/>
          </w:rPr>
          <w:t>getClass</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20" w:author="Unknown"/>
          <w:rFonts w:ascii="Lucida Console" w:eastAsia="Times New Roman" w:hAnsi="Lucida Console" w:cs="Courier New"/>
          <w:color w:val="000000" w:themeColor="text1"/>
          <w:sz w:val="19"/>
          <w:szCs w:val="19"/>
        </w:rPr>
      </w:pPr>
      <w:ins w:id="1421"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22" w:author="Unknown"/>
          <w:rFonts w:ascii="Lucida Console" w:eastAsia="Times New Roman" w:hAnsi="Lucida Console" w:cs="Courier New"/>
          <w:color w:val="000000" w:themeColor="text1"/>
          <w:sz w:val="19"/>
          <w:szCs w:val="19"/>
        </w:rPr>
      </w:pPr>
      <w:ins w:id="1423"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after="0" w:line="240" w:lineRule="auto"/>
        <w:outlineLvl w:val="2"/>
        <w:rPr>
          <w:ins w:id="1424" w:author="Unknown"/>
          <w:rFonts w:ascii="Arial" w:eastAsia="Times New Roman" w:hAnsi="Arial" w:cs="Arial"/>
          <w:b/>
          <w:bCs/>
          <w:color w:val="000000" w:themeColor="text1"/>
          <w:sz w:val="30"/>
          <w:szCs w:val="30"/>
        </w:rPr>
      </w:pPr>
      <w:bookmarkStart w:id="1425" w:name="tutorial_di2"/>
      <w:bookmarkEnd w:id="1425"/>
      <w:ins w:id="1426" w:author="Unknown">
        <w:r w:rsidRPr="00ED215B">
          <w:rPr>
            <w:rFonts w:ascii="Arial" w:eastAsia="Times New Roman" w:hAnsi="Arial" w:cs="Arial"/>
            <w:b/>
            <w:bCs/>
            <w:color w:val="000000" w:themeColor="text1"/>
            <w:sz w:val="30"/>
            <w:szCs w:val="30"/>
          </w:rPr>
          <w:t xml:space="preserve">18.2. Validation </w:t>
        </w:r>
      </w:ins>
    </w:p>
    <w:p w:rsidR="00ED215B" w:rsidRPr="00ED215B" w:rsidRDefault="00ED215B" w:rsidP="00ED215B">
      <w:pPr>
        <w:shd w:val="clear" w:color="auto" w:fill="FFFFFF"/>
        <w:spacing w:before="100" w:beforeAutospacing="1" w:after="100" w:afterAutospacing="1" w:line="240" w:lineRule="auto"/>
        <w:ind w:left="150" w:right="150"/>
        <w:rPr>
          <w:ins w:id="1427" w:author="Unknown"/>
          <w:rFonts w:ascii="Arial" w:eastAsia="Times New Roman" w:hAnsi="Arial" w:cs="Arial"/>
          <w:color w:val="000000" w:themeColor="text1"/>
          <w:sz w:val="24"/>
          <w:szCs w:val="24"/>
        </w:rPr>
      </w:pPr>
      <w:ins w:id="1428" w:author="Unknown">
        <w:r w:rsidRPr="00ED215B">
          <w:rPr>
            <w:rFonts w:ascii="Arial" w:eastAsia="Times New Roman" w:hAnsi="Arial" w:cs="Arial"/>
            <w:color w:val="000000" w:themeColor="text1"/>
            <w:sz w:val="24"/>
            <w:szCs w:val="24"/>
          </w:rPr>
          <w:t xml:space="preserve">Run your application and check in the </w:t>
        </w:r>
        <w:r w:rsidRPr="00ED215B">
          <w:rPr>
            <w:rFonts w:ascii="Arial" w:eastAsia="Times New Roman" w:hAnsi="Arial" w:cs="Arial"/>
            <w:i/>
            <w:iCs/>
            <w:color w:val="000000" w:themeColor="text1"/>
            <w:sz w:val="24"/>
            <w:szCs w:val="24"/>
          </w:rPr>
          <w:t>Console</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of your Eclipse IDE to see if the </w:t>
        </w:r>
        <w:r w:rsidRPr="00ED215B">
          <w:rPr>
            <w:rFonts w:ascii="Courier New" w:eastAsia="Times New Roman" w:hAnsi="Courier New" w:cs="Courier New"/>
            <w:i/>
            <w:iCs/>
            <w:color w:val="000000" w:themeColor="text1"/>
            <w:sz w:val="20"/>
          </w:rPr>
          <w:t>Composite</w:t>
        </w:r>
        <w:r w:rsidRPr="00ED215B">
          <w:rPr>
            <w:rFonts w:ascii="Arial" w:eastAsia="Times New Roman" w:hAnsi="Arial" w:cs="Arial"/>
            <w:color w:val="000000" w:themeColor="text1"/>
            <w:sz w:val="24"/>
            <w:szCs w:val="24"/>
          </w:rPr>
          <w:t xml:space="preserve"> parameter was injected. Note down the layout class which the </w:t>
        </w:r>
        <w:r w:rsidRPr="00ED215B">
          <w:rPr>
            <w:rFonts w:ascii="Courier New" w:eastAsia="Times New Roman" w:hAnsi="Courier New" w:cs="Courier New"/>
            <w:color w:val="000000" w:themeColor="text1"/>
            <w:sz w:val="29"/>
          </w:rPr>
          <w:t>Composite</w:t>
        </w:r>
        <w:r w:rsidRPr="00ED215B">
          <w:rPr>
            <w:rFonts w:ascii="Arial" w:eastAsia="Times New Roman" w:hAnsi="Arial" w:cs="Arial"/>
            <w:color w:val="000000" w:themeColor="text1"/>
            <w:sz w:val="24"/>
            <w:szCs w:val="24"/>
          </w:rPr>
          <w:t xml:space="preserve"> has assigned to, if it is not </w:t>
        </w:r>
        <w:r w:rsidRPr="00ED215B">
          <w:rPr>
            <w:rFonts w:ascii="Courier New" w:eastAsia="Times New Roman" w:hAnsi="Courier New" w:cs="Courier New"/>
            <w:color w:val="000000" w:themeColor="text1"/>
            <w:sz w:val="29"/>
          </w:rPr>
          <w:t>null</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300" w:after="0" w:line="240" w:lineRule="auto"/>
        <w:outlineLvl w:val="1"/>
        <w:rPr>
          <w:ins w:id="1429" w:author="Unknown"/>
          <w:rFonts w:ascii="Arial" w:eastAsia="Times New Roman" w:hAnsi="Arial" w:cs="Arial"/>
          <w:b/>
          <w:bCs/>
          <w:color w:val="000000" w:themeColor="text1"/>
          <w:sz w:val="45"/>
          <w:szCs w:val="45"/>
        </w:rPr>
      </w:pPr>
      <w:bookmarkStart w:id="1430" w:name="tutorial_api"/>
      <w:bookmarkEnd w:id="1430"/>
      <w:ins w:id="1431" w:author="Unknown">
        <w:r w:rsidRPr="00ED215B">
          <w:rPr>
            <w:rFonts w:ascii="Arial" w:eastAsia="Times New Roman" w:hAnsi="Arial" w:cs="Arial"/>
            <w:b/>
            <w:bCs/>
            <w:color w:val="000000" w:themeColor="text1"/>
            <w:sz w:val="45"/>
            <w:szCs w:val="45"/>
          </w:rPr>
          <w:t xml:space="preserve">19. Exercise: Define Part Lifecycle </w:t>
        </w:r>
      </w:ins>
    </w:p>
    <w:p w:rsidR="00ED215B" w:rsidRPr="00ED215B" w:rsidRDefault="00ED215B" w:rsidP="00ED215B">
      <w:pPr>
        <w:shd w:val="clear" w:color="auto" w:fill="FFFFFF"/>
        <w:spacing w:after="0" w:line="240" w:lineRule="auto"/>
        <w:outlineLvl w:val="2"/>
        <w:rPr>
          <w:ins w:id="1432" w:author="Unknown"/>
          <w:rFonts w:ascii="Arial" w:eastAsia="Times New Roman" w:hAnsi="Arial" w:cs="Arial"/>
          <w:b/>
          <w:bCs/>
          <w:color w:val="000000" w:themeColor="text1"/>
          <w:sz w:val="30"/>
          <w:szCs w:val="30"/>
        </w:rPr>
      </w:pPr>
      <w:bookmarkStart w:id="1433" w:name="tutorial_api0"/>
      <w:bookmarkEnd w:id="1433"/>
      <w:ins w:id="1434" w:author="Unknown">
        <w:r w:rsidRPr="00ED215B">
          <w:rPr>
            <w:rFonts w:ascii="Arial" w:eastAsia="Times New Roman" w:hAnsi="Arial" w:cs="Arial"/>
            <w:b/>
            <w:bCs/>
            <w:color w:val="000000" w:themeColor="text1"/>
            <w:sz w:val="30"/>
            <w:szCs w:val="30"/>
          </w:rPr>
          <w:t xml:space="preserve">19.1. Overview </w:t>
        </w:r>
      </w:ins>
    </w:p>
    <w:p w:rsidR="00ED215B" w:rsidRPr="00ED215B" w:rsidRDefault="00ED215B" w:rsidP="00ED215B">
      <w:pPr>
        <w:shd w:val="clear" w:color="auto" w:fill="FFFFFF"/>
        <w:spacing w:before="100" w:beforeAutospacing="1" w:after="100" w:afterAutospacing="1" w:line="240" w:lineRule="auto"/>
        <w:ind w:left="150" w:right="150"/>
        <w:rPr>
          <w:ins w:id="1435" w:author="Unknown"/>
          <w:rFonts w:ascii="Arial" w:eastAsia="Times New Roman" w:hAnsi="Arial" w:cs="Arial"/>
          <w:color w:val="000000" w:themeColor="text1"/>
          <w:sz w:val="24"/>
          <w:szCs w:val="24"/>
        </w:rPr>
      </w:pPr>
      <w:ins w:id="1436" w:author="Unknown">
        <w:r w:rsidRPr="00ED215B">
          <w:rPr>
            <w:rFonts w:ascii="Arial" w:eastAsia="Times New Roman" w:hAnsi="Arial" w:cs="Arial"/>
            <w:color w:val="000000" w:themeColor="text1"/>
            <w:sz w:val="24"/>
            <w:szCs w:val="24"/>
          </w:rPr>
          <w:t xml:space="preserve">Although the user interface of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can be created in the constructor, it is recommended that the user interface should instead be created in a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PostConstruct</w:t>
        </w:r>
        <w:proofErr w:type="spellEnd"/>
        <w:r w:rsidRPr="00ED215B">
          <w:rPr>
            <w:rFonts w:ascii="Arial" w:eastAsia="Times New Roman" w:hAnsi="Arial" w:cs="Arial"/>
            <w:color w:val="000000" w:themeColor="text1"/>
            <w:sz w:val="24"/>
            <w:szCs w:val="24"/>
          </w:rPr>
          <w:t xml:space="preserve"> method. When the constructor is fired, no marked fields or methods will have been injected, which can lead to subtle errors. </w:t>
        </w:r>
      </w:ins>
    </w:p>
    <w:p w:rsidR="00ED215B" w:rsidRPr="00ED215B" w:rsidRDefault="00ED215B" w:rsidP="00ED215B">
      <w:pPr>
        <w:shd w:val="clear" w:color="auto" w:fill="FFFFFF"/>
        <w:spacing w:before="100" w:beforeAutospacing="1" w:after="100" w:afterAutospacing="1" w:line="240" w:lineRule="auto"/>
        <w:ind w:left="150" w:right="150"/>
        <w:rPr>
          <w:ins w:id="1437" w:author="Unknown"/>
          <w:rFonts w:ascii="Arial" w:eastAsia="Times New Roman" w:hAnsi="Arial" w:cs="Arial"/>
          <w:color w:val="000000" w:themeColor="text1"/>
          <w:sz w:val="24"/>
          <w:szCs w:val="24"/>
        </w:rPr>
      </w:pPr>
      <w:ins w:id="1438" w:author="Unknown">
        <w:r w:rsidRPr="00ED215B">
          <w:rPr>
            <w:rFonts w:ascii="Arial" w:eastAsia="Times New Roman" w:hAnsi="Arial" w:cs="Arial"/>
            <w:color w:val="000000" w:themeColor="text1"/>
            <w:sz w:val="24"/>
            <w:szCs w:val="24"/>
          </w:rPr>
          <w:t xml:space="preserve">Realizing the user interface of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in a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PostConstruct</w:t>
        </w:r>
        <w:proofErr w:type="spellEnd"/>
        <w:r w:rsidRPr="00ED215B">
          <w:rPr>
            <w:rFonts w:ascii="Arial" w:eastAsia="Times New Roman" w:hAnsi="Arial" w:cs="Arial"/>
            <w:color w:val="000000" w:themeColor="text1"/>
            <w:sz w:val="24"/>
            <w:szCs w:val="24"/>
          </w:rPr>
          <w:t xml:space="preserve"> requires that </w:t>
        </w:r>
        <w:r w:rsidRPr="00ED215B">
          <w:rPr>
            <w:rFonts w:ascii="Courier New" w:eastAsia="Times New Roman" w:hAnsi="Courier New" w:cs="Courier New"/>
            <w:color w:val="000000" w:themeColor="text1"/>
            <w:sz w:val="29"/>
          </w:rPr>
          <w:t>@Inject</w:t>
        </w:r>
        <w:r w:rsidRPr="00ED215B">
          <w:rPr>
            <w:rFonts w:ascii="Arial" w:eastAsia="Times New Roman" w:hAnsi="Arial" w:cs="Arial"/>
            <w:color w:val="000000" w:themeColor="text1"/>
            <w:sz w:val="24"/>
            <w:szCs w:val="24"/>
          </w:rPr>
          <w:t xml:space="preserve"> methods be aware that the user interface might not yet be created. </w:t>
        </w:r>
      </w:ins>
    </w:p>
    <w:p w:rsidR="00ED215B" w:rsidRPr="00ED215B" w:rsidRDefault="00ED215B" w:rsidP="00ED215B">
      <w:pPr>
        <w:shd w:val="clear" w:color="auto" w:fill="FFFFFF"/>
        <w:spacing w:before="100" w:beforeAutospacing="1" w:after="100" w:afterAutospacing="1" w:line="240" w:lineRule="auto"/>
        <w:ind w:left="150" w:right="150"/>
        <w:rPr>
          <w:ins w:id="1439" w:author="Unknown"/>
          <w:rFonts w:ascii="Arial" w:eastAsia="Times New Roman" w:hAnsi="Arial" w:cs="Arial"/>
          <w:color w:val="000000" w:themeColor="text1"/>
          <w:sz w:val="24"/>
          <w:szCs w:val="24"/>
        </w:rPr>
      </w:pPr>
      <w:ins w:id="1440" w:author="Unknown">
        <w:r w:rsidRPr="00ED215B">
          <w:rPr>
            <w:rFonts w:ascii="Arial" w:eastAsia="Times New Roman" w:hAnsi="Arial" w:cs="Arial"/>
            <w:color w:val="000000" w:themeColor="text1"/>
            <w:sz w:val="24"/>
            <w:szCs w:val="24"/>
          </w:rPr>
          <w:lastRenderedPageBreak/>
          <w:t xml:space="preserve">In the following tutorial we use the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PostConstruct</w:t>
        </w:r>
        <w:proofErr w:type="spellEnd"/>
        <w:r w:rsidRPr="00ED215B">
          <w:rPr>
            <w:rFonts w:ascii="Arial" w:eastAsia="Times New Roman" w:hAnsi="Arial" w:cs="Arial"/>
            <w:color w:val="000000" w:themeColor="text1"/>
            <w:sz w:val="24"/>
            <w:szCs w:val="24"/>
          </w:rPr>
          <w:t xml:space="preserve"> and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PreDestroy</w:t>
        </w:r>
        <w:proofErr w:type="spellEnd"/>
        <w:r w:rsidRPr="00ED215B">
          <w:rPr>
            <w:rFonts w:ascii="Arial" w:eastAsia="Times New Roman" w:hAnsi="Arial" w:cs="Arial"/>
            <w:color w:val="000000" w:themeColor="text1"/>
            <w:sz w:val="24"/>
            <w:szCs w:val="24"/>
          </w:rPr>
          <w:t xml:space="preserve"> annotations in our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outlineLvl w:val="2"/>
        <w:rPr>
          <w:ins w:id="1441" w:author="Unknown"/>
          <w:rFonts w:ascii="Arial" w:eastAsia="Times New Roman" w:hAnsi="Arial" w:cs="Arial"/>
          <w:b/>
          <w:bCs/>
          <w:color w:val="000000" w:themeColor="text1"/>
          <w:sz w:val="30"/>
          <w:szCs w:val="30"/>
        </w:rPr>
      </w:pPr>
      <w:bookmarkStart w:id="1442" w:name="tutorial_api1"/>
      <w:bookmarkEnd w:id="1442"/>
      <w:ins w:id="1443" w:author="Unknown">
        <w:r w:rsidRPr="00ED215B">
          <w:rPr>
            <w:rFonts w:ascii="Arial" w:eastAsia="Times New Roman" w:hAnsi="Arial" w:cs="Arial"/>
            <w:b/>
            <w:bCs/>
            <w:color w:val="000000" w:themeColor="text1"/>
            <w:sz w:val="30"/>
            <w:szCs w:val="30"/>
          </w:rPr>
          <w:t>19.2. Using @</w:t>
        </w:r>
        <w:proofErr w:type="spellStart"/>
        <w:r w:rsidRPr="00ED215B">
          <w:rPr>
            <w:rFonts w:ascii="Arial" w:eastAsia="Times New Roman" w:hAnsi="Arial" w:cs="Arial"/>
            <w:b/>
            <w:bCs/>
            <w:color w:val="000000" w:themeColor="text1"/>
            <w:sz w:val="30"/>
            <w:szCs w:val="30"/>
          </w:rPr>
          <w:t>PostConstruct</w:t>
        </w:r>
        <w:proofErr w:type="spellEnd"/>
        <w:r w:rsidRPr="00ED215B">
          <w:rPr>
            <w:rFonts w:ascii="Arial" w:eastAsia="Times New Roman" w:hAnsi="Arial" w:cs="Arial"/>
            <w:b/>
            <w:bCs/>
            <w:color w:val="000000" w:themeColor="text1"/>
            <w:sz w:val="30"/>
            <w:szCs w:val="30"/>
          </w:rPr>
          <w:t xml:space="preserve"> and @</w:t>
        </w:r>
        <w:proofErr w:type="spellStart"/>
        <w:r w:rsidRPr="00ED215B">
          <w:rPr>
            <w:rFonts w:ascii="Arial" w:eastAsia="Times New Roman" w:hAnsi="Arial" w:cs="Arial"/>
            <w:b/>
            <w:bCs/>
            <w:color w:val="000000" w:themeColor="text1"/>
            <w:sz w:val="30"/>
            <w:szCs w:val="30"/>
          </w:rPr>
          <w:t>PreDestroy</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444" w:author="Unknown"/>
          <w:rFonts w:ascii="Arial" w:eastAsia="Times New Roman" w:hAnsi="Arial" w:cs="Arial"/>
          <w:color w:val="000000" w:themeColor="text1"/>
          <w:sz w:val="24"/>
          <w:szCs w:val="24"/>
        </w:rPr>
      </w:pPr>
      <w:ins w:id="1445" w:author="Unknown">
        <w:r w:rsidRPr="00ED215B">
          <w:rPr>
            <w:rFonts w:ascii="Arial" w:eastAsia="Times New Roman" w:hAnsi="Arial" w:cs="Arial"/>
            <w:color w:val="000000" w:themeColor="text1"/>
            <w:sz w:val="24"/>
            <w:szCs w:val="24"/>
          </w:rPr>
          <w:t xml:space="preserve">Add the following method to your </w:t>
        </w:r>
        <w:proofErr w:type="spellStart"/>
        <w:r w:rsidRPr="00ED215B">
          <w:rPr>
            <w:rFonts w:ascii="Courier New" w:eastAsia="Times New Roman" w:hAnsi="Courier New" w:cs="Courier New"/>
            <w:color w:val="000000" w:themeColor="text1"/>
            <w:sz w:val="29"/>
          </w:rPr>
          <w:t>TodoOverviewPart</w:t>
        </w:r>
        <w:proofErr w:type="spellEnd"/>
        <w:r w:rsidRPr="00ED215B">
          <w:rPr>
            <w:rFonts w:ascii="Arial" w:eastAsia="Times New Roman" w:hAnsi="Arial" w:cs="Arial"/>
            <w:color w:val="000000" w:themeColor="text1"/>
            <w:sz w:val="24"/>
            <w:szCs w:val="24"/>
          </w:rPr>
          <w:t xml:space="preserve">, </w:t>
        </w:r>
        <w:proofErr w:type="spellStart"/>
        <w:r w:rsidRPr="00ED215B">
          <w:rPr>
            <w:rFonts w:ascii="Courier New" w:eastAsia="Times New Roman" w:hAnsi="Courier New" w:cs="Courier New"/>
            <w:color w:val="000000" w:themeColor="text1"/>
            <w:sz w:val="29"/>
          </w:rPr>
          <w:t>TodoDetailsPart</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Courier New" w:eastAsia="Times New Roman" w:hAnsi="Courier New" w:cs="Courier New"/>
            <w:color w:val="000000" w:themeColor="text1"/>
            <w:sz w:val="29"/>
          </w:rPr>
          <w:t>PlaygroundPart</w:t>
        </w:r>
        <w:proofErr w:type="spellEnd"/>
        <w:r w:rsidRPr="00ED215B">
          <w:rPr>
            <w:rFonts w:ascii="Arial" w:eastAsia="Times New Roman" w:hAnsi="Arial" w:cs="Arial"/>
            <w:color w:val="000000" w:themeColor="text1"/>
            <w:sz w:val="24"/>
            <w:szCs w:val="24"/>
          </w:rPr>
          <w:t xml:space="preserve"> classes.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46" w:author="Unknown"/>
          <w:rFonts w:ascii="Lucida Console" w:eastAsia="Times New Roman" w:hAnsi="Lucida Console" w:cs="Courier New"/>
          <w:color w:val="000000" w:themeColor="text1"/>
          <w:sz w:val="19"/>
          <w:szCs w:val="19"/>
        </w:rPr>
      </w:pPr>
      <w:ins w:id="1447" w:author="Unknown">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Declare</w:t>
        </w:r>
        <w:proofErr w:type="gramEnd"/>
        <w:r w:rsidRPr="00ED215B">
          <w:rPr>
            <w:rFonts w:ascii="Lucida Console" w:eastAsia="Times New Roman" w:hAnsi="Lucida Console" w:cs="Courier New"/>
            <w:i/>
            <w:iCs/>
            <w:color w:val="000000" w:themeColor="text1"/>
            <w:sz w:val="19"/>
          </w:rPr>
          <w:t xml:space="preserve"> a field label, required for @Focus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48" w:author="Unknown"/>
          <w:rFonts w:ascii="Lucida Console" w:eastAsia="Times New Roman" w:hAnsi="Lucida Console" w:cs="Courier New"/>
          <w:color w:val="000000" w:themeColor="text1"/>
          <w:sz w:val="19"/>
          <w:szCs w:val="19"/>
        </w:rPr>
      </w:pPr>
      <w:ins w:id="1449" w:author="Unknown">
        <w:r w:rsidRPr="00ED215B">
          <w:rPr>
            <w:rFonts w:ascii="Lucida Console" w:eastAsia="Times New Roman" w:hAnsi="Lucida Console" w:cs="Courier New"/>
            <w:color w:val="000000" w:themeColor="text1"/>
            <w:sz w:val="19"/>
            <w:szCs w:val="19"/>
          </w:rPr>
          <w:t xml:space="preserve">Label </w:t>
        </w:r>
        <w:proofErr w:type="spellStart"/>
        <w:r w:rsidRPr="00ED215B">
          <w:rPr>
            <w:rFonts w:ascii="Lucida Console" w:eastAsia="Times New Roman" w:hAnsi="Lucida Console" w:cs="Courier New"/>
            <w:color w:val="000000" w:themeColor="text1"/>
            <w:sz w:val="19"/>
            <w:szCs w:val="19"/>
          </w:rPr>
          <w:t>label</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50"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51" w:author="Unknown"/>
          <w:rFonts w:ascii="Lucida Console" w:eastAsia="Times New Roman" w:hAnsi="Lucida Console" w:cs="Courier New"/>
          <w:color w:val="000000" w:themeColor="text1"/>
          <w:sz w:val="19"/>
          <w:szCs w:val="19"/>
        </w:rPr>
      </w:pPr>
      <w:proofErr w:type="gramStart"/>
      <w:ins w:id="1452"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createControls</w:t>
        </w:r>
        <w:proofErr w:type="spellEnd"/>
        <w:r w:rsidRPr="00ED215B">
          <w:rPr>
            <w:rFonts w:ascii="Lucida Console" w:eastAsia="Times New Roman" w:hAnsi="Lucida Console" w:cs="Courier New"/>
            <w:color w:val="000000" w:themeColor="text1"/>
            <w:sz w:val="19"/>
            <w:szCs w:val="19"/>
          </w:rPr>
          <w:t>(Composite parent)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53" w:author="Unknown"/>
          <w:rFonts w:ascii="Lucida Console" w:eastAsia="Times New Roman" w:hAnsi="Lucida Console" w:cs="Courier New"/>
          <w:color w:val="000000" w:themeColor="text1"/>
          <w:sz w:val="19"/>
          <w:szCs w:val="19"/>
        </w:rPr>
      </w:pPr>
      <w:ins w:id="1454"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label</w:t>
        </w:r>
        <w:proofErr w:type="gramEnd"/>
        <w:r w:rsidRPr="00ED215B">
          <w:rPr>
            <w:rFonts w:ascii="Lucida Console" w:eastAsia="Times New Roman" w:hAnsi="Lucida Console" w:cs="Courier New"/>
            <w:color w:val="000000" w:themeColor="text1"/>
            <w:sz w:val="19"/>
            <w:szCs w:val="19"/>
          </w:rPr>
          <w:t xml:space="preserve"> = </w:t>
        </w:r>
        <w:r w:rsidRPr="00ED215B">
          <w:rPr>
            <w:rFonts w:ascii="Lucida Console" w:eastAsia="Times New Roman" w:hAnsi="Lucida Console" w:cs="Courier New"/>
            <w:b/>
            <w:bCs/>
            <w:color w:val="000000" w:themeColor="text1"/>
            <w:sz w:val="19"/>
          </w:rPr>
          <w:t>new</w:t>
        </w:r>
        <w:r w:rsidRPr="00ED215B">
          <w:rPr>
            <w:rFonts w:ascii="Lucida Console" w:eastAsia="Times New Roman" w:hAnsi="Lucida Console" w:cs="Courier New"/>
            <w:color w:val="000000" w:themeColor="text1"/>
            <w:sz w:val="19"/>
            <w:szCs w:val="19"/>
          </w:rPr>
          <w:t xml:space="preserve"> Label(</w:t>
        </w:r>
        <w:proofErr w:type="spellStart"/>
        <w:r w:rsidRPr="00ED215B">
          <w:rPr>
            <w:rFonts w:ascii="Lucida Console" w:eastAsia="Times New Roman" w:hAnsi="Lucida Console" w:cs="Courier New"/>
            <w:color w:val="000000" w:themeColor="text1"/>
            <w:sz w:val="19"/>
            <w:szCs w:val="19"/>
          </w:rPr>
          <w:t>parent,SWT.NONE</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55" w:author="Unknown"/>
          <w:rFonts w:ascii="Lucida Console" w:eastAsia="Times New Roman" w:hAnsi="Lucida Console" w:cs="Courier New"/>
          <w:color w:val="000000" w:themeColor="text1"/>
          <w:sz w:val="19"/>
          <w:szCs w:val="19"/>
        </w:rPr>
      </w:pPr>
      <w:ins w:id="1456"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label.setText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"A text...."</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57" w:author="Unknown"/>
          <w:rFonts w:ascii="Lucida Console" w:eastAsia="Times New Roman" w:hAnsi="Lucida Console" w:cs="Courier New"/>
          <w:color w:val="000000" w:themeColor="text1"/>
          <w:sz w:val="19"/>
          <w:szCs w:val="19"/>
        </w:rPr>
      </w:pPr>
      <w:ins w:id="1458"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459" w:author="Unknown"/>
          <w:rFonts w:ascii="Arial" w:eastAsia="Times New Roman" w:hAnsi="Arial" w:cs="Arial"/>
          <w:color w:val="000000" w:themeColor="text1"/>
          <w:sz w:val="24"/>
          <w:szCs w:val="24"/>
        </w:rPr>
      </w:pPr>
      <w:ins w:id="1460" w:author="Unknown">
        <w:r w:rsidRPr="00ED215B">
          <w:rPr>
            <w:rFonts w:ascii="Arial" w:eastAsia="Times New Roman" w:hAnsi="Arial" w:cs="Arial"/>
            <w:color w:val="000000" w:themeColor="text1"/>
            <w:sz w:val="24"/>
            <w:szCs w:val="24"/>
          </w:rPr>
          <w:t xml:space="preserve">Annotate the method with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PostContruct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461" w:author="Unknown"/>
          <w:rFonts w:ascii="Arial" w:eastAsia="Times New Roman" w:hAnsi="Arial" w:cs="Arial"/>
          <w:color w:val="000000" w:themeColor="text1"/>
          <w:sz w:val="24"/>
          <w:szCs w:val="24"/>
        </w:rPr>
      </w:pPr>
      <w:ins w:id="1462" w:author="Unknown">
        <w:r w:rsidRPr="00ED215B">
          <w:rPr>
            <w:rFonts w:ascii="Arial" w:eastAsia="Times New Roman" w:hAnsi="Arial" w:cs="Arial"/>
            <w:color w:val="000000" w:themeColor="text1"/>
            <w:sz w:val="24"/>
            <w:szCs w:val="24"/>
          </w:rPr>
          <w:t xml:space="preserve">Create an empty </w:t>
        </w:r>
        <w:r w:rsidRPr="00ED215B">
          <w:rPr>
            <w:rFonts w:ascii="Courier New" w:eastAsia="Times New Roman" w:hAnsi="Courier New" w:cs="Courier New"/>
            <w:color w:val="000000" w:themeColor="text1"/>
            <w:sz w:val="29"/>
          </w:rPr>
          <w:t xml:space="preserve">public void </w:t>
        </w:r>
        <w:proofErr w:type="gramStart"/>
        <w:r w:rsidRPr="00ED215B">
          <w:rPr>
            <w:rFonts w:ascii="Courier New" w:eastAsia="Times New Roman" w:hAnsi="Courier New" w:cs="Courier New"/>
            <w:color w:val="000000" w:themeColor="text1"/>
            <w:sz w:val="29"/>
          </w:rPr>
          <w:t>dispose(</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and annotate it with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PreDestroy</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463" w:author="Unknown"/>
          <w:rFonts w:ascii="Arial" w:eastAsia="Times New Roman" w:hAnsi="Arial" w:cs="Arial"/>
          <w:color w:val="000000" w:themeColor="text1"/>
          <w:sz w:val="24"/>
          <w:szCs w:val="24"/>
        </w:rPr>
      </w:pPr>
      <w:ins w:id="1464" w:author="Unknown">
        <w:r w:rsidRPr="00ED215B">
          <w:rPr>
            <w:rFonts w:ascii="Arial" w:eastAsia="Times New Roman" w:hAnsi="Arial" w:cs="Arial"/>
            <w:color w:val="000000" w:themeColor="text1"/>
            <w:sz w:val="24"/>
            <w:szCs w:val="24"/>
          </w:rPr>
          <w:t xml:space="preserve">Remove all constructors from your classes. </w:t>
        </w:r>
      </w:ins>
    </w:p>
    <w:p w:rsidR="00ED215B" w:rsidRPr="00ED215B" w:rsidRDefault="00ED215B" w:rsidP="00ED215B">
      <w:pPr>
        <w:shd w:val="clear" w:color="auto" w:fill="FFFFFF"/>
        <w:spacing w:after="0" w:line="240" w:lineRule="auto"/>
        <w:outlineLvl w:val="2"/>
        <w:rPr>
          <w:ins w:id="1465" w:author="Unknown"/>
          <w:rFonts w:ascii="Arial" w:eastAsia="Times New Roman" w:hAnsi="Arial" w:cs="Arial"/>
          <w:b/>
          <w:bCs/>
          <w:color w:val="000000" w:themeColor="text1"/>
          <w:sz w:val="30"/>
          <w:szCs w:val="30"/>
        </w:rPr>
      </w:pPr>
      <w:bookmarkStart w:id="1466" w:name="tutorial_focus"/>
      <w:bookmarkEnd w:id="1466"/>
      <w:ins w:id="1467" w:author="Unknown">
        <w:r w:rsidRPr="00ED215B">
          <w:rPr>
            <w:rFonts w:ascii="Arial" w:eastAsia="Times New Roman" w:hAnsi="Arial" w:cs="Arial"/>
            <w:b/>
            <w:bCs/>
            <w:color w:val="000000" w:themeColor="text1"/>
            <w:sz w:val="30"/>
            <w:szCs w:val="30"/>
          </w:rPr>
          <w:t xml:space="preserve">19.3. @Focus </w:t>
        </w:r>
      </w:ins>
    </w:p>
    <w:p w:rsidR="00ED215B" w:rsidRPr="00ED215B" w:rsidRDefault="00ED215B" w:rsidP="00ED215B">
      <w:pPr>
        <w:shd w:val="clear" w:color="auto" w:fill="FFFFFF"/>
        <w:spacing w:before="100" w:beforeAutospacing="1" w:after="100" w:afterAutospacing="1" w:line="240" w:lineRule="auto"/>
        <w:ind w:left="150" w:right="150"/>
        <w:rPr>
          <w:ins w:id="1468" w:author="Unknown"/>
          <w:rFonts w:ascii="Arial" w:eastAsia="Times New Roman" w:hAnsi="Arial" w:cs="Arial"/>
          <w:color w:val="000000" w:themeColor="text1"/>
          <w:sz w:val="24"/>
          <w:szCs w:val="24"/>
        </w:rPr>
      </w:pPr>
      <w:ins w:id="1469" w:author="Unknown">
        <w:r w:rsidRPr="00ED215B">
          <w:rPr>
            <w:rFonts w:ascii="Arial" w:eastAsia="Times New Roman" w:hAnsi="Arial" w:cs="Arial"/>
            <w:color w:val="000000" w:themeColor="text1"/>
            <w:sz w:val="24"/>
            <w:szCs w:val="24"/>
          </w:rPr>
          <w:t xml:space="preserve">Implement a </w:t>
        </w:r>
        <w:r w:rsidRPr="00ED215B">
          <w:rPr>
            <w:rFonts w:ascii="Courier New" w:eastAsia="Times New Roman" w:hAnsi="Courier New" w:cs="Courier New"/>
            <w:color w:val="000000" w:themeColor="text1"/>
            <w:sz w:val="29"/>
          </w:rPr>
          <w:t>@Focus</w:t>
        </w:r>
        <w:r w:rsidRPr="00ED215B">
          <w:rPr>
            <w:rFonts w:ascii="Arial" w:eastAsia="Times New Roman" w:hAnsi="Arial" w:cs="Arial"/>
            <w:color w:val="000000" w:themeColor="text1"/>
            <w:sz w:val="24"/>
            <w:szCs w:val="24"/>
          </w:rPr>
          <w:t xml:space="preserve"> method in each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Setting the focus to one of SWT controls is mandatory otherwise the Eclipse services do not work reliably.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70" w:author="Unknown"/>
          <w:rFonts w:ascii="Lucida Console" w:eastAsia="Times New Roman" w:hAnsi="Lucida Console" w:cs="Courier New"/>
          <w:color w:val="000000" w:themeColor="text1"/>
          <w:sz w:val="19"/>
          <w:szCs w:val="19"/>
        </w:rPr>
      </w:pPr>
      <w:ins w:id="1471" w:author="Unknown">
        <w:r w:rsidRPr="00ED215B">
          <w:rPr>
            <w:rFonts w:ascii="Lucida Console" w:eastAsia="Times New Roman" w:hAnsi="Lucida Console" w:cs="Courier New"/>
            <w:i/>
            <w:iCs/>
            <w:color w:val="000000" w:themeColor="text1"/>
            <w:sz w:val="19"/>
          </w:rPr>
          <w:t>@Focus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72" w:author="Unknown"/>
          <w:rFonts w:ascii="Lucida Console" w:eastAsia="Times New Roman" w:hAnsi="Lucida Console" w:cs="Courier New"/>
          <w:color w:val="000000" w:themeColor="text1"/>
          <w:sz w:val="19"/>
          <w:szCs w:val="19"/>
        </w:rPr>
      </w:pPr>
      <w:proofErr w:type="gramStart"/>
      <w:ins w:id="1473" w:author="Unknown">
        <w:r w:rsidRPr="00ED215B">
          <w:rPr>
            <w:rFonts w:ascii="Lucida Console" w:eastAsia="Times New Roman" w:hAnsi="Lucida Console" w:cs="Courier New"/>
            <w:b/>
            <w:bCs/>
            <w:color w:val="000000" w:themeColor="text1"/>
            <w:sz w:val="19"/>
          </w:rPr>
          <w:lastRenderedPageBreak/>
          <w:t>private</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setFocus</w:t>
        </w:r>
        <w:proofErr w:type="spellEnd"/>
        <w:r w:rsidRPr="00ED215B">
          <w:rPr>
            <w:rFonts w:ascii="Lucida Console" w:eastAsia="Times New Roman" w:hAnsi="Lucida Console" w:cs="Courier New"/>
            <w:color w:val="000000" w:themeColor="text1"/>
            <w:sz w:val="19"/>
            <w:szCs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74" w:author="Unknown"/>
          <w:rFonts w:ascii="Lucida Console" w:eastAsia="Times New Roman" w:hAnsi="Lucida Console" w:cs="Courier New"/>
          <w:color w:val="000000" w:themeColor="text1"/>
          <w:sz w:val="19"/>
          <w:szCs w:val="19"/>
        </w:rPr>
      </w:pPr>
      <w:ins w:id="1475"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label.setFocus</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476" w:author="Unknown"/>
          <w:rFonts w:ascii="Lucida Console" w:eastAsia="Times New Roman" w:hAnsi="Lucida Console" w:cs="Courier New"/>
          <w:color w:val="000000" w:themeColor="text1"/>
          <w:sz w:val="19"/>
          <w:szCs w:val="19"/>
        </w:rPr>
      </w:pPr>
      <w:ins w:id="1477"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after="0" w:line="240" w:lineRule="auto"/>
        <w:outlineLvl w:val="2"/>
        <w:rPr>
          <w:ins w:id="1478" w:author="Unknown"/>
          <w:rFonts w:ascii="Arial" w:eastAsia="Times New Roman" w:hAnsi="Arial" w:cs="Arial"/>
          <w:b/>
          <w:bCs/>
          <w:color w:val="000000" w:themeColor="text1"/>
          <w:sz w:val="30"/>
          <w:szCs w:val="30"/>
        </w:rPr>
      </w:pPr>
      <w:bookmarkStart w:id="1479" w:name="tutorial_api2"/>
      <w:bookmarkEnd w:id="1479"/>
      <w:ins w:id="1480" w:author="Unknown">
        <w:r w:rsidRPr="00ED215B">
          <w:rPr>
            <w:rFonts w:ascii="Arial" w:eastAsia="Times New Roman" w:hAnsi="Arial" w:cs="Arial"/>
            <w:b/>
            <w:bCs/>
            <w:color w:val="000000" w:themeColor="text1"/>
            <w:sz w:val="30"/>
            <w:szCs w:val="30"/>
          </w:rPr>
          <w:t xml:space="preserve">19.4. Validate </w:t>
        </w:r>
      </w:ins>
    </w:p>
    <w:p w:rsidR="00ED215B" w:rsidRPr="00ED215B" w:rsidRDefault="00ED215B" w:rsidP="00ED215B">
      <w:pPr>
        <w:shd w:val="clear" w:color="auto" w:fill="FFFFFF"/>
        <w:spacing w:before="100" w:beforeAutospacing="1" w:after="100" w:afterAutospacing="1" w:line="240" w:lineRule="auto"/>
        <w:ind w:left="150" w:right="150"/>
        <w:rPr>
          <w:ins w:id="1481" w:author="Unknown"/>
          <w:rFonts w:ascii="Arial" w:eastAsia="Times New Roman" w:hAnsi="Arial" w:cs="Arial"/>
          <w:color w:val="000000" w:themeColor="text1"/>
          <w:sz w:val="24"/>
          <w:szCs w:val="24"/>
        </w:rPr>
      </w:pPr>
      <w:ins w:id="1482" w:author="Unknown">
        <w:r w:rsidRPr="00ED215B">
          <w:rPr>
            <w:rFonts w:ascii="Arial" w:eastAsia="Times New Roman" w:hAnsi="Arial" w:cs="Arial"/>
            <w:color w:val="000000" w:themeColor="text1"/>
            <w:sz w:val="24"/>
            <w:szCs w:val="24"/>
          </w:rPr>
          <w:t xml:space="preserve">Run your application and validate that the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PostContruct</w:t>
        </w:r>
        <w:proofErr w:type="spellEnd"/>
        <w:r w:rsidRPr="00ED215B">
          <w:rPr>
            <w:rFonts w:ascii="Arial" w:eastAsia="Times New Roman" w:hAnsi="Arial" w:cs="Arial"/>
            <w:color w:val="000000" w:themeColor="text1"/>
            <w:sz w:val="24"/>
            <w:szCs w:val="24"/>
          </w:rPr>
          <w:t xml:space="preserve"> method is called. Use either debugging or a </w:t>
        </w:r>
        <w:proofErr w:type="spellStart"/>
        <w:proofErr w:type="gramStart"/>
        <w:r w:rsidRPr="00ED215B">
          <w:rPr>
            <w:rFonts w:ascii="Courier New" w:eastAsia="Times New Roman" w:hAnsi="Courier New" w:cs="Courier New"/>
            <w:color w:val="000000" w:themeColor="text1"/>
            <w:sz w:val="29"/>
          </w:rPr>
          <w:t>System.out.println</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statement. Every Part needs to assign focus to one of its </w:t>
        </w:r>
        <w:proofErr w:type="gramStart"/>
        <w:r w:rsidRPr="00ED215B">
          <w:rPr>
            <w:rFonts w:ascii="Arial" w:eastAsia="Times New Roman" w:hAnsi="Arial" w:cs="Arial"/>
            <w:color w:val="000000" w:themeColor="text1"/>
            <w:sz w:val="24"/>
            <w:szCs w:val="24"/>
          </w:rPr>
          <w:t>controls,</w:t>
        </w:r>
        <w:proofErr w:type="gramEnd"/>
        <w:r w:rsidRPr="00ED215B">
          <w:rPr>
            <w:rFonts w:ascii="Arial" w:eastAsia="Times New Roman" w:hAnsi="Arial" w:cs="Arial"/>
            <w:color w:val="000000" w:themeColor="text1"/>
            <w:sz w:val="24"/>
            <w:szCs w:val="24"/>
          </w:rPr>
          <w:t xml:space="preserve"> otherwise certain services will not work. Therefore we added a SWT label to be the focus control. Even though a label cannot take focus, it triggers the </w:t>
        </w:r>
        <w:r w:rsidRPr="00ED215B">
          <w:rPr>
            <w:rFonts w:ascii="Courier New" w:eastAsia="Times New Roman" w:hAnsi="Courier New" w:cs="Courier New"/>
            <w:color w:val="000000" w:themeColor="text1"/>
            <w:sz w:val="29"/>
          </w:rPr>
          <w:t>SWT.ACTIVATE</w:t>
        </w:r>
        <w:r w:rsidRPr="00ED215B">
          <w:rPr>
            <w:rFonts w:ascii="Arial" w:eastAsia="Times New Roman" w:hAnsi="Arial" w:cs="Arial"/>
            <w:color w:val="000000" w:themeColor="text1"/>
            <w:sz w:val="24"/>
            <w:szCs w:val="24"/>
          </w:rPr>
          <w:t xml:space="preserve"> event, which is sufficient for the Eclipse services to work correctly. </w:t>
        </w:r>
      </w:ins>
    </w:p>
    <w:p w:rsidR="00ED215B" w:rsidRPr="00ED215B" w:rsidRDefault="00ED215B" w:rsidP="00ED215B">
      <w:pPr>
        <w:shd w:val="clear" w:color="auto" w:fill="FFFFFF"/>
        <w:spacing w:before="100" w:beforeAutospacing="1" w:after="100" w:afterAutospacing="1" w:line="240" w:lineRule="auto"/>
        <w:ind w:left="150" w:right="150"/>
        <w:rPr>
          <w:ins w:id="1483" w:author="Unknown"/>
          <w:rFonts w:ascii="Arial" w:eastAsia="Times New Roman" w:hAnsi="Arial" w:cs="Arial"/>
          <w:color w:val="000000" w:themeColor="text1"/>
          <w:sz w:val="24"/>
          <w:szCs w:val="24"/>
        </w:rPr>
      </w:pPr>
      <w:ins w:id="1484" w:author="Unknown">
        <w:r w:rsidRPr="00ED215B">
          <w:rPr>
            <w:rFonts w:ascii="Arial" w:eastAsia="Times New Roman" w:hAnsi="Arial" w:cs="Arial"/>
            <w:color w:val="000000" w:themeColor="text1"/>
            <w:sz w:val="24"/>
            <w:szCs w:val="24"/>
          </w:rPr>
          <w:t xml:space="preserve">If you are familiar with SWT, add a few more controls to your user interface. </w:t>
        </w:r>
      </w:ins>
    </w:p>
    <w:p w:rsidR="00ED215B" w:rsidRPr="00ED215B" w:rsidRDefault="00ED215B" w:rsidP="00ED215B">
      <w:pPr>
        <w:shd w:val="clear" w:color="auto" w:fill="FFFFFF"/>
        <w:spacing w:before="300" w:after="0" w:line="240" w:lineRule="auto"/>
        <w:outlineLvl w:val="1"/>
        <w:rPr>
          <w:ins w:id="1485" w:author="Unknown"/>
          <w:rFonts w:ascii="Arial" w:eastAsia="Times New Roman" w:hAnsi="Arial" w:cs="Arial"/>
          <w:b/>
          <w:bCs/>
          <w:color w:val="000000" w:themeColor="text1"/>
          <w:sz w:val="45"/>
          <w:szCs w:val="45"/>
        </w:rPr>
      </w:pPr>
      <w:bookmarkStart w:id="1486" w:name="commands"/>
      <w:bookmarkEnd w:id="1486"/>
      <w:ins w:id="1487" w:author="Unknown">
        <w:r w:rsidRPr="00ED215B">
          <w:rPr>
            <w:rFonts w:ascii="Arial" w:eastAsia="Times New Roman" w:hAnsi="Arial" w:cs="Arial"/>
            <w:b/>
            <w:bCs/>
            <w:color w:val="000000" w:themeColor="text1"/>
            <w:sz w:val="45"/>
            <w:szCs w:val="45"/>
          </w:rPr>
          <w:t xml:space="preserve">20. Commands, Handlers, Menus, Toolbars and </w:t>
        </w:r>
        <w:proofErr w:type="spellStart"/>
        <w:r w:rsidRPr="00ED215B">
          <w:rPr>
            <w:rFonts w:ascii="Arial" w:eastAsia="Times New Roman" w:hAnsi="Arial" w:cs="Arial"/>
            <w:b/>
            <w:bCs/>
            <w:color w:val="000000" w:themeColor="text1"/>
            <w:sz w:val="45"/>
            <w:szCs w:val="45"/>
          </w:rPr>
          <w:t>Popups</w:t>
        </w:r>
        <w:proofErr w:type="spellEnd"/>
        <w:r w:rsidRPr="00ED215B">
          <w:rPr>
            <w:rFonts w:ascii="Arial" w:eastAsia="Times New Roman" w:hAnsi="Arial" w:cs="Arial"/>
            <w:b/>
            <w:bCs/>
            <w:color w:val="000000" w:themeColor="text1"/>
            <w:sz w:val="45"/>
            <w:szCs w:val="45"/>
          </w:rPr>
          <w:t xml:space="preserve"> </w:t>
        </w:r>
      </w:ins>
    </w:p>
    <w:p w:rsidR="00ED215B" w:rsidRPr="00ED215B" w:rsidRDefault="00ED215B" w:rsidP="00ED215B">
      <w:pPr>
        <w:shd w:val="clear" w:color="auto" w:fill="FFFFFF"/>
        <w:spacing w:after="0" w:line="240" w:lineRule="auto"/>
        <w:outlineLvl w:val="2"/>
        <w:rPr>
          <w:ins w:id="1488" w:author="Unknown"/>
          <w:rFonts w:ascii="Arial" w:eastAsia="Times New Roman" w:hAnsi="Arial" w:cs="Arial"/>
          <w:b/>
          <w:bCs/>
          <w:color w:val="000000" w:themeColor="text1"/>
          <w:sz w:val="30"/>
          <w:szCs w:val="30"/>
        </w:rPr>
      </w:pPr>
      <w:bookmarkStart w:id="1489" w:name="commands_overview"/>
      <w:bookmarkEnd w:id="1489"/>
      <w:ins w:id="1490" w:author="Unknown">
        <w:r w:rsidRPr="00ED215B">
          <w:rPr>
            <w:rFonts w:ascii="Arial" w:eastAsia="Times New Roman" w:hAnsi="Arial" w:cs="Arial"/>
            <w:b/>
            <w:bCs/>
            <w:color w:val="000000" w:themeColor="text1"/>
            <w:sz w:val="30"/>
            <w:szCs w:val="30"/>
          </w:rPr>
          <w:t xml:space="preserve">20.1. Overview </w:t>
        </w:r>
      </w:ins>
    </w:p>
    <w:p w:rsidR="00ED215B" w:rsidRPr="00ED215B" w:rsidRDefault="00ED215B" w:rsidP="00ED215B">
      <w:pPr>
        <w:shd w:val="clear" w:color="auto" w:fill="FFFFFF"/>
        <w:spacing w:before="100" w:beforeAutospacing="1" w:after="100" w:afterAutospacing="1" w:line="240" w:lineRule="auto"/>
        <w:ind w:left="150" w:right="150"/>
        <w:rPr>
          <w:ins w:id="1491" w:author="Unknown"/>
          <w:rFonts w:ascii="Arial" w:eastAsia="Times New Roman" w:hAnsi="Arial" w:cs="Arial"/>
          <w:color w:val="000000" w:themeColor="text1"/>
          <w:sz w:val="24"/>
          <w:szCs w:val="24"/>
        </w:rPr>
      </w:pPr>
      <w:ins w:id="1492" w:author="Unknown">
        <w:r w:rsidRPr="00ED215B">
          <w:rPr>
            <w:rFonts w:ascii="Arial" w:eastAsia="Times New Roman" w:hAnsi="Arial" w:cs="Arial"/>
            <w:color w:val="000000" w:themeColor="text1"/>
            <w:sz w:val="24"/>
            <w:szCs w:val="24"/>
          </w:rPr>
          <w:t xml:space="preserve">The Eclipse application model can contain commands and handlers. </w:t>
        </w:r>
      </w:ins>
    </w:p>
    <w:p w:rsidR="00ED215B" w:rsidRPr="00ED215B" w:rsidRDefault="00ED215B" w:rsidP="00ED215B">
      <w:pPr>
        <w:shd w:val="clear" w:color="auto" w:fill="FFFFFF"/>
        <w:spacing w:before="100" w:beforeAutospacing="1" w:after="100" w:afterAutospacing="1" w:line="240" w:lineRule="auto"/>
        <w:ind w:left="150" w:right="150"/>
        <w:rPr>
          <w:ins w:id="1493" w:author="Unknown"/>
          <w:rFonts w:ascii="Arial" w:eastAsia="Times New Roman" w:hAnsi="Arial" w:cs="Arial"/>
          <w:color w:val="000000" w:themeColor="text1"/>
          <w:sz w:val="24"/>
          <w:szCs w:val="24"/>
        </w:rPr>
      </w:pPr>
      <w:ins w:id="1494" w:author="Unknown">
        <w:r w:rsidRPr="00ED215B">
          <w:rPr>
            <w:rFonts w:ascii="Arial" w:eastAsia="Times New Roman" w:hAnsi="Arial" w:cs="Arial"/>
            <w:color w:val="000000" w:themeColor="text1"/>
            <w:sz w:val="24"/>
            <w:szCs w:val="24"/>
          </w:rPr>
          <w:t xml:space="preserve">A command in Eclipse is a declarative description of an abstract action which can be performed, for example </w:t>
        </w:r>
        <w:r w:rsidRPr="00ED215B">
          <w:rPr>
            <w:rFonts w:ascii="Arial" w:eastAsia="Times New Roman" w:hAnsi="Arial" w:cs="Arial"/>
            <w:i/>
            <w:iCs/>
            <w:color w:val="000000" w:themeColor="text1"/>
            <w:sz w:val="24"/>
            <w:szCs w:val="24"/>
          </w:rPr>
          <w:t>save</w:t>
        </w:r>
        <w:r w:rsidRPr="00ED215B">
          <w:rPr>
            <w:rFonts w:ascii="Arial" w:eastAsia="Times New Roman" w:hAnsi="Arial" w:cs="Arial"/>
            <w:color w:val="000000" w:themeColor="text1"/>
            <w:sz w:val="24"/>
            <w:szCs w:val="24"/>
          </w:rPr>
          <w:t xml:space="preserve">, </w:t>
        </w:r>
        <w:r w:rsidRPr="00ED215B">
          <w:rPr>
            <w:rFonts w:ascii="Arial" w:eastAsia="Times New Roman" w:hAnsi="Arial" w:cs="Arial"/>
            <w:i/>
            <w:iCs/>
            <w:color w:val="000000" w:themeColor="text1"/>
            <w:sz w:val="24"/>
            <w:szCs w:val="24"/>
          </w:rPr>
          <w:t>edit</w:t>
        </w:r>
        <w:r w:rsidRPr="00ED215B">
          <w:rPr>
            <w:rFonts w:ascii="Arial" w:eastAsia="Times New Roman" w:hAnsi="Arial" w:cs="Arial"/>
            <w:color w:val="000000" w:themeColor="text1"/>
            <w:sz w:val="24"/>
            <w:szCs w:val="24"/>
          </w:rPr>
          <w:t xml:space="preserve"> or </w:t>
        </w:r>
        <w:r w:rsidRPr="00ED215B">
          <w:rPr>
            <w:rFonts w:ascii="Arial" w:eastAsia="Times New Roman" w:hAnsi="Arial" w:cs="Arial"/>
            <w:i/>
            <w:iCs/>
            <w:color w:val="000000" w:themeColor="text1"/>
            <w:sz w:val="24"/>
            <w:szCs w:val="24"/>
          </w:rPr>
          <w:t>copy</w:t>
        </w:r>
        <w:r w:rsidRPr="00ED215B">
          <w:rPr>
            <w:rFonts w:ascii="Arial" w:eastAsia="Times New Roman" w:hAnsi="Arial" w:cs="Arial"/>
            <w:color w:val="000000" w:themeColor="text1"/>
            <w:sz w:val="24"/>
            <w:szCs w:val="24"/>
          </w:rPr>
          <w:t xml:space="preserve">. A command is independent from its implementation details. </w:t>
        </w:r>
      </w:ins>
    </w:p>
    <w:p w:rsidR="00ED215B" w:rsidRPr="00ED215B" w:rsidRDefault="00ED215B" w:rsidP="00ED215B">
      <w:pPr>
        <w:shd w:val="clear" w:color="auto" w:fill="FFFFFF"/>
        <w:spacing w:before="100" w:beforeAutospacing="1" w:after="100" w:afterAutospacing="1" w:line="240" w:lineRule="auto"/>
        <w:ind w:left="150" w:right="150"/>
        <w:rPr>
          <w:ins w:id="1495" w:author="Unknown"/>
          <w:rFonts w:ascii="Arial" w:eastAsia="Times New Roman" w:hAnsi="Arial" w:cs="Arial"/>
          <w:color w:val="000000" w:themeColor="text1"/>
          <w:sz w:val="24"/>
          <w:szCs w:val="24"/>
        </w:rPr>
      </w:pPr>
      <w:ins w:id="1496" w:author="Unknown">
        <w:r w:rsidRPr="00ED215B">
          <w:rPr>
            <w:rFonts w:ascii="Arial" w:eastAsia="Times New Roman" w:hAnsi="Arial" w:cs="Arial"/>
            <w:color w:val="000000" w:themeColor="text1"/>
            <w:sz w:val="24"/>
            <w:szCs w:val="24"/>
          </w:rPr>
          <w:t xml:space="preserve">The behavior of a command is defined via a handler. A handler defines a class via the </w:t>
        </w:r>
        <w:proofErr w:type="spellStart"/>
        <w:r w:rsidRPr="00ED215B">
          <w:rPr>
            <w:rFonts w:ascii="Courier New" w:eastAsia="Times New Roman" w:hAnsi="Courier New" w:cs="Courier New"/>
            <w:color w:val="000000" w:themeColor="text1"/>
            <w:sz w:val="29"/>
          </w:rPr>
          <w:t>contributionURI</w:t>
        </w:r>
        <w:proofErr w:type="spellEnd"/>
        <w:r w:rsidRPr="00ED215B">
          <w:rPr>
            <w:rFonts w:ascii="Arial" w:eastAsia="Times New Roman" w:hAnsi="Arial" w:cs="Arial"/>
            <w:color w:val="000000" w:themeColor="text1"/>
            <w:sz w:val="24"/>
            <w:szCs w:val="24"/>
          </w:rPr>
          <w:t xml:space="preserve"> attribute of the handler. This attribute is displayed as "Class URI" in the model editor. The handler can be global to the application, or scoped to a window or even a part. </w:t>
        </w:r>
      </w:ins>
    </w:p>
    <w:p w:rsidR="00ED215B" w:rsidRPr="00ED215B" w:rsidRDefault="00ED215B" w:rsidP="00ED215B">
      <w:pPr>
        <w:shd w:val="clear" w:color="auto" w:fill="FFFFFF"/>
        <w:spacing w:before="100" w:beforeAutospacing="1" w:after="100" w:afterAutospacing="1" w:line="240" w:lineRule="auto"/>
        <w:ind w:left="150" w:right="150"/>
        <w:rPr>
          <w:ins w:id="1497" w:author="Unknown"/>
          <w:rFonts w:ascii="Arial" w:eastAsia="Times New Roman" w:hAnsi="Arial" w:cs="Arial"/>
          <w:color w:val="000000" w:themeColor="text1"/>
          <w:sz w:val="24"/>
          <w:szCs w:val="24"/>
        </w:rPr>
      </w:pPr>
      <w:ins w:id="1498" w:author="Unknown">
        <w:r w:rsidRPr="00ED215B">
          <w:rPr>
            <w:rFonts w:ascii="Arial" w:eastAsia="Times New Roman" w:hAnsi="Arial" w:cs="Arial"/>
            <w:color w:val="000000" w:themeColor="text1"/>
            <w:sz w:val="24"/>
            <w:szCs w:val="24"/>
          </w:rPr>
          <w:t xml:space="preserve">This class uses the </w:t>
        </w:r>
        <w:r w:rsidRPr="00ED215B">
          <w:rPr>
            <w:rFonts w:ascii="Courier New" w:eastAsia="Times New Roman" w:hAnsi="Courier New" w:cs="Courier New"/>
            <w:color w:val="000000" w:themeColor="text1"/>
            <w:sz w:val="29"/>
          </w:rPr>
          <w:t>@Execute</w:t>
        </w:r>
        <w:r w:rsidRPr="00ED215B">
          <w:rPr>
            <w:rFonts w:ascii="Arial" w:eastAsia="Times New Roman" w:hAnsi="Arial" w:cs="Arial"/>
            <w:color w:val="000000" w:themeColor="text1"/>
            <w:sz w:val="24"/>
            <w:szCs w:val="24"/>
          </w:rPr>
          <w:t xml:space="preserve"> annotation to define which method is called once the handler is executed. The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CanExecute</w:t>
        </w:r>
        <w:proofErr w:type="spellEnd"/>
        <w:r w:rsidRPr="00ED215B">
          <w:rPr>
            <w:rFonts w:ascii="Arial" w:eastAsia="Times New Roman" w:hAnsi="Arial" w:cs="Arial"/>
            <w:color w:val="000000" w:themeColor="text1"/>
            <w:sz w:val="24"/>
            <w:szCs w:val="24"/>
          </w:rPr>
          <w:t xml:space="preserve"> annotation defines the method which evaluates if the handler is currently active. If the handler can always execute, it does not need to supply a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CanExecute</w:t>
        </w:r>
        <w:proofErr w:type="spellEnd"/>
        <w:r w:rsidRPr="00ED215B">
          <w:rPr>
            <w:rFonts w:ascii="Arial" w:eastAsia="Times New Roman" w:hAnsi="Arial" w:cs="Arial"/>
            <w:color w:val="000000" w:themeColor="text1"/>
            <w:sz w:val="24"/>
            <w:szCs w:val="24"/>
          </w:rPr>
          <w:t xml:space="preserve"> method. </w:t>
        </w:r>
      </w:ins>
    </w:p>
    <w:p w:rsidR="00ED215B" w:rsidRPr="00ED215B" w:rsidRDefault="00ED215B" w:rsidP="00ED215B">
      <w:pPr>
        <w:shd w:val="clear" w:color="auto" w:fill="FFFFFF"/>
        <w:spacing w:before="100" w:beforeAutospacing="1" w:after="100" w:afterAutospacing="1" w:line="240" w:lineRule="auto"/>
        <w:ind w:left="150" w:right="150"/>
        <w:rPr>
          <w:ins w:id="1499" w:author="Unknown"/>
          <w:rFonts w:ascii="Arial" w:eastAsia="Times New Roman" w:hAnsi="Arial" w:cs="Arial"/>
          <w:color w:val="000000" w:themeColor="text1"/>
          <w:sz w:val="24"/>
          <w:szCs w:val="24"/>
        </w:rPr>
      </w:pPr>
      <w:ins w:id="1500" w:author="Unknown">
        <w:r w:rsidRPr="00ED215B">
          <w:rPr>
            <w:rFonts w:ascii="Courier New" w:eastAsia="Times New Roman" w:hAnsi="Courier New" w:cs="Courier New"/>
            <w:color w:val="000000" w:themeColor="text1"/>
            <w:sz w:val="29"/>
          </w:rPr>
          <w:lastRenderedPageBreak/>
          <w:t>@</w:t>
        </w:r>
        <w:proofErr w:type="spellStart"/>
        <w:r w:rsidRPr="00ED215B">
          <w:rPr>
            <w:rFonts w:ascii="Courier New" w:eastAsia="Times New Roman" w:hAnsi="Courier New" w:cs="Courier New"/>
            <w:color w:val="000000" w:themeColor="text1"/>
            <w:sz w:val="29"/>
          </w:rPr>
          <w:t>CanExecute</w:t>
        </w:r>
        <w:proofErr w:type="spellEnd"/>
        <w:r w:rsidRPr="00ED215B">
          <w:rPr>
            <w:rFonts w:ascii="Arial" w:eastAsia="Times New Roman" w:hAnsi="Arial" w:cs="Arial"/>
            <w:color w:val="000000" w:themeColor="text1"/>
            <w:sz w:val="24"/>
            <w:szCs w:val="24"/>
          </w:rPr>
          <w:t xml:space="preserve"> is called by the framework if the </w:t>
        </w:r>
        <w:r w:rsidRPr="00ED215B">
          <w:rPr>
            <w:rFonts w:ascii="Courier New" w:eastAsia="Times New Roman" w:hAnsi="Courier New" w:cs="Courier New"/>
            <w:color w:val="000000" w:themeColor="text1"/>
            <w:sz w:val="29"/>
          </w:rPr>
          <w:t>SWT.SHOW</w:t>
        </w:r>
        <w:r w:rsidRPr="00ED215B">
          <w:rPr>
            <w:rFonts w:ascii="Arial" w:eastAsia="Times New Roman" w:hAnsi="Arial" w:cs="Arial"/>
            <w:color w:val="000000" w:themeColor="text1"/>
            <w:sz w:val="24"/>
            <w:szCs w:val="24"/>
          </w:rPr>
          <w:t xml:space="preserve"> event happens. This event is for example triggered if a new Part is displayed. Also if you add items to the toolbar, a timer is automatically registered by the Eclipse framework which, as of the time of this writing, executes every 400 Milliseconds. This timer will check the @</w:t>
        </w:r>
        <w:proofErr w:type="spellStart"/>
        <w:r w:rsidRPr="00ED215B">
          <w:rPr>
            <w:rFonts w:ascii="Arial" w:eastAsia="Times New Roman" w:hAnsi="Arial" w:cs="Arial"/>
            <w:color w:val="000000" w:themeColor="text1"/>
            <w:sz w:val="24"/>
            <w:szCs w:val="24"/>
          </w:rPr>
          <w:t>CanExecute</w:t>
        </w:r>
        <w:proofErr w:type="spellEnd"/>
        <w:r w:rsidRPr="00ED215B">
          <w:rPr>
            <w:rFonts w:ascii="Arial" w:eastAsia="Times New Roman" w:hAnsi="Arial" w:cs="Arial"/>
            <w:color w:val="000000" w:themeColor="text1"/>
            <w:sz w:val="24"/>
            <w:szCs w:val="24"/>
          </w:rPr>
          <w:t xml:space="preserve"> to enable or disable the related toolbar entry. </w:t>
        </w:r>
      </w:ins>
    </w:p>
    <w:p w:rsidR="00ED215B" w:rsidRPr="00ED215B" w:rsidRDefault="00ED215B" w:rsidP="00ED215B">
      <w:pPr>
        <w:shd w:val="clear" w:color="auto" w:fill="FFFFFF"/>
        <w:spacing w:before="100" w:beforeAutospacing="1" w:after="100" w:afterAutospacing="1" w:line="240" w:lineRule="auto"/>
        <w:ind w:left="150" w:right="150"/>
        <w:rPr>
          <w:ins w:id="1501" w:author="Unknown"/>
          <w:rFonts w:ascii="Arial" w:eastAsia="Times New Roman" w:hAnsi="Arial" w:cs="Arial"/>
          <w:color w:val="000000" w:themeColor="text1"/>
          <w:sz w:val="24"/>
          <w:szCs w:val="24"/>
        </w:rPr>
      </w:pPr>
      <w:ins w:id="1502" w:author="Unknown">
        <w:r w:rsidRPr="00ED215B">
          <w:rPr>
            <w:rFonts w:ascii="Arial" w:eastAsia="Times New Roman" w:hAnsi="Arial" w:cs="Arial"/>
            <w:color w:val="000000" w:themeColor="text1"/>
            <w:sz w:val="24"/>
            <w:szCs w:val="24"/>
          </w:rPr>
          <w:t xml:space="preserve">In the handler class you can determine the command ID if the command was triggered via the user interface. Determining the ID is not possible, if it was triggered via the command service (limitation). The following code snippet shows how to get the command ID.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03" w:author="Unknown"/>
          <w:rFonts w:ascii="Lucida Console" w:eastAsia="Times New Roman" w:hAnsi="Lucida Console" w:cs="Courier New"/>
          <w:color w:val="000000" w:themeColor="text1"/>
          <w:sz w:val="19"/>
          <w:szCs w:val="19"/>
        </w:rPr>
      </w:pPr>
      <w:ins w:id="1504" w:author="Unknown">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05" w:author="Unknown"/>
          <w:rFonts w:ascii="Lucida Console" w:eastAsia="Times New Roman" w:hAnsi="Lucida Console" w:cs="Courier New"/>
          <w:color w:val="000000" w:themeColor="text1"/>
          <w:sz w:val="19"/>
          <w:szCs w:val="19"/>
        </w:rPr>
      </w:pPr>
      <w:proofErr w:type="gramStart"/>
      <w:ins w:id="1506"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w:t>
        </w:r>
        <w:proofErr w:type="spellStart"/>
        <w:r w:rsidRPr="00ED215B">
          <w:rPr>
            <w:rFonts w:ascii="Lucida Console" w:eastAsia="Times New Roman" w:hAnsi="Lucida Console" w:cs="Courier New"/>
            <w:color w:val="000000" w:themeColor="text1"/>
            <w:sz w:val="19"/>
            <w:szCs w:val="19"/>
          </w:rPr>
          <w:t>MHandledItem</w:t>
        </w:r>
        <w:proofErr w:type="spellEnd"/>
        <w:r w:rsidRPr="00ED215B">
          <w:rPr>
            <w:rFonts w:ascii="Lucida Console" w:eastAsia="Times New Roman" w:hAnsi="Lucida Console" w:cs="Courier New"/>
            <w:color w:val="000000" w:themeColor="text1"/>
            <w:sz w:val="19"/>
            <w:szCs w:val="19"/>
          </w:rPr>
          <w:t xml:space="preserve"> item)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07" w:author="Unknown"/>
          <w:rFonts w:ascii="Lucida Console" w:eastAsia="Times New Roman" w:hAnsi="Lucida Console" w:cs="Courier New"/>
          <w:color w:val="000000" w:themeColor="text1"/>
          <w:sz w:val="19"/>
          <w:szCs w:val="19"/>
        </w:rPr>
      </w:pPr>
      <w:ins w:id="1508"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MCommand</w:t>
        </w:r>
        <w:proofErr w:type="spellEnd"/>
        <w:r w:rsidRPr="00ED215B">
          <w:rPr>
            <w:rFonts w:ascii="Lucida Console" w:eastAsia="Times New Roman" w:hAnsi="Lucida Console" w:cs="Courier New"/>
            <w:color w:val="000000" w:themeColor="text1"/>
            <w:sz w:val="19"/>
            <w:szCs w:val="19"/>
          </w:rPr>
          <w:t xml:space="preserve"> command = </w:t>
        </w:r>
        <w:proofErr w:type="spellStart"/>
        <w:proofErr w:type="gramStart"/>
        <w:r w:rsidRPr="00ED215B">
          <w:rPr>
            <w:rFonts w:ascii="Lucida Console" w:eastAsia="Times New Roman" w:hAnsi="Lucida Console" w:cs="Courier New"/>
            <w:color w:val="000000" w:themeColor="text1"/>
            <w:sz w:val="19"/>
            <w:szCs w:val="19"/>
          </w:rPr>
          <w:t>item.getCommand</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09" w:author="Unknown"/>
          <w:rFonts w:ascii="Lucida Console" w:eastAsia="Times New Roman" w:hAnsi="Lucida Console" w:cs="Courier New"/>
          <w:color w:val="000000" w:themeColor="text1"/>
          <w:sz w:val="19"/>
          <w:szCs w:val="19"/>
        </w:rPr>
      </w:pPr>
      <w:ins w:id="1510"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Prints out the </w:t>
        </w:r>
        <w:proofErr w:type="spellStart"/>
        <w:r w:rsidRPr="00ED215B">
          <w:rPr>
            <w:rFonts w:ascii="Lucida Console" w:eastAsia="Times New Roman" w:hAnsi="Lucida Console" w:cs="Courier New"/>
            <w:i/>
            <w:iCs/>
            <w:color w:val="000000" w:themeColor="text1"/>
            <w:sz w:val="19"/>
          </w:rPr>
          <w:t>commmand</w:t>
        </w:r>
        <w:proofErr w:type="spellEnd"/>
        <w:r w:rsidRPr="00ED215B">
          <w:rPr>
            <w:rFonts w:ascii="Lucida Console" w:eastAsia="Times New Roman" w:hAnsi="Lucida Console" w:cs="Courier New"/>
            <w:i/>
            <w:iCs/>
            <w:color w:val="000000" w:themeColor="text1"/>
            <w:sz w:val="19"/>
          </w:rPr>
          <w:t xml:space="preserve"> ID</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11" w:author="Unknown"/>
          <w:rFonts w:ascii="Lucida Console" w:eastAsia="Times New Roman" w:hAnsi="Lucida Console" w:cs="Courier New"/>
          <w:color w:val="000000" w:themeColor="text1"/>
          <w:sz w:val="19"/>
          <w:szCs w:val="19"/>
        </w:rPr>
      </w:pPr>
      <w:ins w:id="1512"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System.out.println</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command.getElementId</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13" w:author="Unknown"/>
          <w:rFonts w:ascii="Lucida Console" w:eastAsia="Times New Roman" w:hAnsi="Lucida Console" w:cs="Courier New"/>
          <w:color w:val="000000" w:themeColor="text1"/>
          <w:sz w:val="19"/>
          <w:szCs w:val="19"/>
        </w:rPr>
      </w:pPr>
      <w:ins w:id="1514"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after="0" w:line="240" w:lineRule="auto"/>
        <w:outlineLvl w:val="2"/>
        <w:rPr>
          <w:ins w:id="1515" w:author="Unknown"/>
          <w:rFonts w:ascii="Arial" w:eastAsia="Times New Roman" w:hAnsi="Arial" w:cs="Arial"/>
          <w:b/>
          <w:bCs/>
          <w:color w:val="000000" w:themeColor="text1"/>
          <w:sz w:val="30"/>
          <w:szCs w:val="30"/>
        </w:rPr>
      </w:pPr>
      <w:bookmarkStart w:id="1516" w:name="commands_defaults"/>
      <w:bookmarkEnd w:id="1516"/>
      <w:ins w:id="1517" w:author="Unknown">
        <w:r w:rsidRPr="00ED215B">
          <w:rPr>
            <w:rFonts w:ascii="Arial" w:eastAsia="Times New Roman" w:hAnsi="Arial" w:cs="Arial"/>
            <w:b/>
            <w:bCs/>
            <w:color w:val="000000" w:themeColor="text1"/>
            <w:sz w:val="30"/>
            <w:szCs w:val="30"/>
          </w:rPr>
          <w:t xml:space="preserve">20.2. Default commands </w:t>
        </w:r>
      </w:ins>
    </w:p>
    <w:p w:rsidR="00ED215B" w:rsidRPr="00ED215B" w:rsidRDefault="00ED215B" w:rsidP="00ED215B">
      <w:pPr>
        <w:shd w:val="clear" w:color="auto" w:fill="FFFFFF"/>
        <w:spacing w:before="100" w:beforeAutospacing="1" w:after="100" w:afterAutospacing="1" w:line="240" w:lineRule="auto"/>
        <w:ind w:left="150" w:right="150"/>
        <w:rPr>
          <w:ins w:id="1518" w:author="Unknown"/>
          <w:rFonts w:ascii="Arial" w:eastAsia="Times New Roman" w:hAnsi="Arial" w:cs="Arial"/>
          <w:color w:val="000000" w:themeColor="text1"/>
          <w:sz w:val="24"/>
          <w:szCs w:val="24"/>
        </w:rPr>
      </w:pPr>
      <w:ins w:id="1519" w:author="Unknown">
        <w:r w:rsidRPr="00ED215B">
          <w:rPr>
            <w:rFonts w:ascii="Arial" w:eastAsia="Times New Roman" w:hAnsi="Arial" w:cs="Arial"/>
            <w:color w:val="000000" w:themeColor="text1"/>
            <w:sz w:val="24"/>
            <w:szCs w:val="24"/>
          </w:rPr>
          <w:t xml:space="preserve">If you know Eclipse 3.x you are probably searching for the predefined commands which you can re-use. The Eclipse 4 platform tries to be as lean as possible. </w:t>
        </w:r>
      </w:ins>
    </w:p>
    <w:p w:rsidR="00ED215B" w:rsidRPr="00ED215B" w:rsidRDefault="00ED215B" w:rsidP="00ED215B">
      <w:pPr>
        <w:shd w:val="clear" w:color="auto" w:fill="FFFFFF"/>
        <w:spacing w:before="100" w:beforeAutospacing="1" w:after="100" w:afterAutospacing="1" w:line="240" w:lineRule="auto"/>
        <w:ind w:left="150" w:right="150"/>
        <w:rPr>
          <w:ins w:id="1520" w:author="Unknown"/>
          <w:rFonts w:ascii="Arial" w:eastAsia="Times New Roman" w:hAnsi="Arial" w:cs="Arial"/>
          <w:color w:val="000000" w:themeColor="text1"/>
          <w:sz w:val="24"/>
          <w:szCs w:val="24"/>
        </w:rPr>
      </w:pPr>
      <w:ins w:id="1521" w:author="Unknown">
        <w:r w:rsidRPr="00ED215B">
          <w:rPr>
            <w:rFonts w:ascii="Arial" w:eastAsia="Times New Roman" w:hAnsi="Arial" w:cs="Arial"/>
            <w:color w:val="000000" w:themeColor="text1"/>
            <w:sz w:val="24"/>
            <w:szCs w:val="24"/>
          </w:rPr>
          <w:t xml:space="preserve">Eclipse 4 does not include standard commands anymore. You have to define all your commands. </w:t>
        </w:r>
      </w:ins>
    </w:p>
    <w:p w:rsidR="00ED215B" w:rsidRPr="00ED215B" w:rsidRDefault="00ED215B" w:rsidP="00ED215B">
      <w:pPr>
        <w:shd w:val="clear" w:color="auto" w:fill="FFFFFF"/>
        <w:spacing w:after="0" w:line="240" w:lineRule="auto"/>
        <w:outlineLvl w:val="2"/>
        <w:rPr>
          <w:ins w:id="1522" w:author="Unknown"/>
          <w:rFonts w:ascii="Arial" w:eastAsia="Times New Roman" w:hAnsi="Arial" w:cs="Arial"/>
          <w:b/>
          <w:bCs/>
          <w:color w:val="000000" w:themeColor="text1"/>
          <w:sz w:val="30"/>
          <w:szCs w:val="30"/>
        </w:rPr>
      </w:pPr>
      <w:bookmarkStart w:id="1523" w:name="commands_menu"/>
      <w:bookmarkEnd w:id="1523"/>
      <w:ins w:id="1524" w:author="Unknown">
        <w:r w:rsidRPr="00ED215B">
          <w:rPr>
            <w:rFonts w:ascii="Arial" w:eastAsia="Times New Roman" w:hAnsi="Arial" w:cs="Arial"/>
            <w:b/>
            <w:bCs/>
            <w:color w:val="000000" w:themeColor="text1"/>
            <w:sz w:val="30"/>
            <w:szCs w:val="30"/>
          </w:rPr>
          <w:t xml:space="preserve">20.3. Menus and Toolbar </w:t>
        </w:r>
      </w:ins>
    </w:p>
    <w:p w:rsidR="00ED215B" w:rsidRPr="00ED215B" w:rsidRDefault="00ED215B" w:rsidP="00ED215B">
      <w:pPr>
        <w:shd w:val="clear" w:color="auto" w:fill="FFFFFF"/>
        <w:spacing w:before="100" w:beforeAutospacing="1" w:after="100" w:afterAutospacing="1" w:line="240" w:lineRule="auto"/>
        <w:ind w:left="150" w:right="150"/>
        <w:rPr>
          <w:ins w:id="1525" w:author="Unknown"/>
          <w:rFonts w:ascii="Arial" w:eastAsia="Times New Roman" w:hAnsi="Arial" w:cs="Arial"/>
          <w:color w:val="000000" w:themeColor="text1"/>
          <w:sz w:val="24"/>
          <w:szCs w:val="24"/>
        </w:rPr>
      </w:pPr>
      <w:ins w:id="1526" w:author="Unknown">
        <w:r w:rsidRPr="00ED215B">
          <w:rPr>
            <w:rFonts w:ascii="Arial" w:eastAsia="Times New Roman" w:hAnsi="Arial" w:cs="Arial"/>
            <w:color w:val="000000" w:themeColor="text1"/>
            <w:sz w:val="24"/>
            <w:szCs w:val="24"/>
          </w:rPr>
          <w:t xml:space="preserve">You can add menus and toolbars to the application model for the Window and for Parts. Menu and toolbars items contain references to commands. If a command is selected, the runtime will determine the relevant handlers for the command. </w:t>
        </w:r>
      </w:ins>
    </w:p>
    <w:p w:rsidR="00ED215B" w:rsidRPr="00ED215B" w:rsidRDefault="00ED215B" w:rsidP="00ED215B">
      <w:pPr>
        <w:shd w:val="clear" w:color="auto" w:fill="FFFFFF"/>
        <w:spacing w:before="100" w:beforeAutospacing="1" w:after="100" w:afterAutospacing="1" w:line="240" w:lineRule="auto"/>
        <w:ind w:left="150" w:right="150"/>
        <w:rPr>
          <w:ins w:id="1527" w:author="Unknown"/>
          <w:rFonts w:ascii="Arial" w:eastAsia="Times New Roman" w:hAnsi="Arial" w:cs="Arial"/>
          <w:color w:val="000000" w:themeColor="text1"/>
          <w:sz w:val="24"/>
          <w:szCs w:val="24"/>
        </w:rPr>
      </w:pPr>
      <w:ins w:id="1528" w:author="Unknown">
        <w:r w:rsidRPr="00ED215B">
          <w:rPr>
            <w:rFonts w:ascii="Arial" w:eastAsia="Times New Roman" w:hAnsi="Arial" w:cs="Arial"/>
            <w:color w:val="000000" w:themeColor="text1"/>
            <w:sz w:val="24"/>
            <w:szCs w:val="24"/>
          </w:rPr>
          <w:lastRenderedPageBreak/>
          <w:t xml:space="preserve">For simple cases you can also use the "Direct </w:t>
        </w:r>
        <w:proofErr w:type="spellStart"/>
        <w:r w:rsidRPr="00ED215B">
          <w:rPr>
            <w:rFonts w:ascii="Arial" w:eastAsia="Times New Roman" w:hAnsi="Arial" w:cs="Arial"/>
            <w:color w:val="000000" w:themeColor="text1"/>
            <w:sz w:val="24"/>
            <w:szCs w:val="24"/>
          </w:rPr>
          <w:t>MenuItem</w:t>
        </w:r>
        <w:proofErr w:type="spellEnd"/>
        <w:r w:rsidRPr="00ED215B">
          <w:rPr>
            <w:rFonts w:ascii="Arial" w:eastAsia="Times New Roman" w:hAnsi="Arial" w:cs="Arial"/>
            <w:color w:val="000000" w:themeColor="text1"/>
            <w:sz w:val="24"/>
            <w:szCs w:val="24"/>
          </w:rPr>
          <w:t xml:space="preserve">" or a "Direct </w:t>
        </w:r>
        <w:proofErr w:type="spellStart"/>
        <w:r w:rsidRPr="00ED215B">
          <w:rPr>
            <w:rFonts w:ascii="Arial" w:eastAsia="Times New Roman" w:hAnsi="Arial" w:cs="Arial"/>
            <w:color w:val="000000" w:themeColor="text1"/>
            <w:sz w:val="24"/>
            <w:szCs w:val="24"/>
          </w:rPr>
          <w:t>ToolItem</w:t>
        </w:r>
        <w:proofErr w:type="spellEnd"/>
        <w:r w:rsidRPr="00ED215B">
          <w:rPr>
            <w:rFonts w:ascii="Arial" w:eastAsia="Times New Roman" w:hAnsi="Arial" w:cs="Arial"/>
            <w:color w:val="000000" w:themeColor="text1"/>
            <w:sz w:val="24"/>
            <w:szCs w:val="24"/>
          </w:rPr>
          <w:t xml:space="preserve">", which allows you to define a class to be executed directly. This is useful if you just want to respond to the user clicking on a menu item or tool item. </w:t>
        </w:r>
      </w:ins>
    </w:p>
    <w:p w:rsidR="00ED215B" w:rsidRPr="00ED215B" w:rsidRDefault="00ED215B" w:rsidP="00ED215B">
      <w:pPr>
        <w:shd w:val="clear" w:color="auto" w:fill="FFFFFF"/>
        <w:spacing w:before="100" w:beforeAutospacing="1" w:after="100" w:afterAutospacing="1" w:line="240" w:lineRule="auto"/>
        <w:ind w:left="150" w:right="150"/>
        <w:rPr>
          <w:ins w:id="1529" w:author="Unknown"/>
          <w:rFonts w:ascii="Arial" w:eastAsia="Times New Roman" w:hAnsi="Arial" w:cs="Arial"/>
          <w:color w:val="000000" w:themeColor="text1"/>
          <w:sz w:val="24"/>
          <w:szCs w:val="24"/>
        </w:rPr>
      </w:pPr>
      <w:ins w:id="1530" w:author="Unknown">
        <w:r w:rsidRPr="00ED215B">
          <w:rPr>
            <w:rFonts w:ascii="Arial" w:eastAsia="Times New Roman" w:hAnsi="Arial" w:cs="Arial"/>
            <w:color w:val="000000" w:themeColor="text1"/>
            <w:sz w:val="24"/>
            <w:szCs w:val="24"/>
          </w:rPr>
          <w:t xml:space="preserve">Using commands together with handlers gives you more flexibility, for example you can have different Handlers for different scopes (Applications or Views) and you can define key bindings for the handler's associated commands. </w:t>
        </w:r>
      </w:ins>
    </w:p>
    <w:p w:rsidR="00ED215B" w:rsidRPr="00ED215B" w:rsidRDefault="00ED215B" w:rsidP="00ED215B">
      <w:pPr>
        <w:shd w:val="clear" w:color="auto" w:fill="FFFFFF"/>
        <w:spacing w:before="100" w:beforeAutospacing="1" w:after="100" w:afterAutospacing="1" w:line="240" w:lineRule="auto"/>
        <w:ind w:left="150" w:right="150"/>
        <w:rPr>
          <w:ins w:id="1531" w:author="Unknown"/>
          <w:rFonts w:ascii="Arial" w:eastAsia="Times New Roman" w:hAnsi="Arial" w:cs="Arial"/>
          <w:color w:val="000000" w:themeColor="text1"/>
          <w:sz w:val="24"/>
          <w:szCs w:val="24"/>
        </w:rPr>
      </w:pPr>
      <w:ins w:id="1532" w:author="Unknown">
        <w:r w:rsidRPr="00ED215B">
          <w:rPr>
            <w:rFonts w:ascii="Arial" w:eastAsia="Times New Roman" w:hAnsi="Arial" w:cs="Arial"/>
            <w:color w:val="000000" w:themeColor="text1"/>
            <w:sz w:val="24"/>
            <w:szCs w:val="24"/>
          </w:rPr>
          <w:t xml:space="preserve">Toolbars in the application are encapsulated in the application model via the </w:t>
        </w:r>
        <w:proofErr w:type="spellStart"/>
        <w:r w:rsidRPr="00ED215B">
          <w:rPr>
            <w:rFonts w:ascii="Arial" w:eastAsia="Times New Roman" w:hAnsi="Arial" w:cs="Arial"/>
            <w:i/>
            <w:iCs/>
            <w:color w:val="000000" w:themeColor="text1"/>
            <w:sz w:val="24"/>
            <w:szCs w:val="24"/>
          </w:rPr>
          <w:t>trimbar</w:t>
        </w:r>
        <w:proofErr w:type="spellEnd"/>
        <w:r w:rsidRPr="00ED215B">
          <w:rPr>
            <w:rFonts w:ascii="Arial" w:eastAsia="Times New Roman" w:hAnsi="Arial" w:cs="Arial"/>
            <w:color w:val="000000" w:themeColor="text1"/>
            <w:sz w:val="24"/>
            <w:szCs w:val="24"/>
          </w:rPr>
          <w:t xml:space="preserve"> model element. A </w:t>
        </w:r>
        <w:proofErr w:type="spellStart"/>
        <w:r w:rsidRPr="00ED215B">
          <w:rPr>
            <w:rFonts w:ascii="Arial" w:eastAsia="Times New Roman" w:hAnsi="Arial" w:cs="Arial"/>
            <w:color w:val="000000" w:themeColor="text1"/>
            <w:sz w:val="24"/>
            <w:szCs w:val="24"/>
          </w:rPr>
          <w:t>trimbar</w:t>
        </w:r>
        <w:proofErr w:type="spellEnd"/>
        <w:r w:rsidRPr="00ED215B">
          <w:rPr>
            <w:rFonts w:ascii="Arial" w:eastAsia="Times New Roman" w:hAnsi="Arial" w:cs="Arial"/>
            <w:color w:val="000000" w:themeColor="text1"/>
            <w:sz w:val="24"/>
            <w:szCs w:val="24"/>
          </w:rPr>
          <w:t xml:space="preserve"> can be defined for Windows. Via its attribute you define if the </w:t>
        </w:r>
        <w:proofErr w:type="spellStart"/>
        <w:r w:rsidRPr="00ED215B">
          <w:rPr>
            <w:rFonts w:ascii="Arial" w:eastAsia="Times New Roman" w:hAnsi="Arial" w:cs="Arial"/>
            <w:color w:val="000000" w:themeColor="text1"/>
            <w:sz w:val="24"/>
            <w:szCs w:val="24"/>
          </w:rPr>
          <w:t>trimbar</w:t>
        </w:r>
        <w:proofErr w:type="spellEnd"/>
        <w:r w:rsidRPr="00ED215B">
          <w:rPr>
            <w:rFonts w:ascii="Arial" w:eastAsia="Times New Roman" w:hAnsi="Arial" w:cs="Arial"/>
            <w:color w:val="000000" w:themeColor="text1"/>
            <w:sz w:val="24"/>
            <w:szCs w:val="24"/>
          </w:rPr>
          <w:t xml:space="preserve"> should be placed on the top, left, right or bottom corner of the Window. </w:t>
        </w:r>
      </w:ins>
    </w:p>
    <w:p w:rsidR="00ED215B" w:rsidRPr="00ED215B" w:rsidRDefault="00ED215B" w:rsidP="00ED215B">
      <w:pPr>
        <w:shd w:val="clear" w:color="auto" w:fill="FFFFFF"/>
        <w:spacing w:before="100" w:beforeAutospacing="1" w:after="100" w:afterAutospacing="1" w:line="240" w:lineRule="auto"/>
        <w:ind w:left="150" w:right="150"/>
        <w:rPr>
          <w:ins w:id="1533" w:author="Unknown"/>
          <w:rFonts w:ascii="Arial" w:eastAsia="Times New Roman" w:hAnsi="Arial" w:cs="Arial"/>
          <w:color w:val="000000" w:themeColor="text1"/>
          <w:sz w:val="24"/>
          <w:szCs w:val="24"/>
        </w:rPr>
      </w:pPr>
      <w:ins w:id="1534" w:author="Unknown">
        <w:r w:rsidRPr="00ED215B">
          <w:rPr>
            <w:rFonts w:ascii="Arial" w:eastAsia="Times New Roman" w:hAnsi="Arial" w:cs="Arial"/>
            <w:color w:val="000000" w:themeColor="text1"/>
            <w:sz w:val="24"/>
            <w:szCs w:val="24"/>
          </w:rPr>
          <w:t xml:space="preserve">The related command is assigned to the menu and toolbar entry. Menus and toolbars support separators. Menus can have submenus. </w:t>
        </w:r>
      </w:ins>
    </w:p>
    <w:p w:rsidR="00ED215B" w:rsidRPr="00ED215B" w:rsidRDefault="00ED215B" w:rsidP="00ED215B">
      <w:pPr>
        <w:shd w:val="clear" w:color="auto" w:fill="FFFFFF"/>
        <w:spacing w:after="0" w:line="240" w:lineRule="auto"/>
        <w:outlineLvl w:val="2"/>
        <w:rPr>
          <w:ins w:id="1535" w:author="Unknown"/>
          <w:rFonts w:ascii="Arial" w:eastAsia="Times New Roman" w:hAnsi="Arial" w:cs="Arial"/>
          <w:b/>
          <w:bCs/>
          <w:color w:val="000000" w:themeColor="text1"/>
          <w:sz w:val="30"/>
          <w:szCs w:val="30"/>
        </w:rPr>
      </w:pPr>
      <w:bookmarkStart w:id="1536" w:name="commands_views"/>
      <w:bookmarkEnd w:id="1536"/>
      <w:ins w:id="1537" w:author="Unknown">
        <w:r w:rsidRPr="00ED215B">
          <w:rPr>
            <w:rFonts w:ascii="Arial" w:eastAsia="Times New Roman" w:hAnsi="Arial" w:cs="Arial"/>
            <w:b/>
            <w:bCs/>
            <w:color w:val="000000" w:themeColor="text1"/>
            <w:sz w:val="30"/>
            <w:szCs w:val="30"/>
          </w:rPr>
          <w:t xml:space="preserve">20.4. View Menus </w:t>
        </w:r>
      </w:ins>
    </w:p>
    <w:p w:rsidR="00ED215B" w:rsidRPr="00ED215B" w:rsidRDefault="00ED215B" w:rsidP="00ED215B">
      <w:pPr>
        <w:shd w:val="clear" w:color="auto" w:fill="FFFFFF"/>
        <w:spacing w:before="100" w:beforeAutospacing="1" w:after="100" w:afterAutospacing="1" w:line="240" w:lineRule="auto"/>
        <w:ind w:left="150" w:right="150"/>
        <w:rPr>
          <w:ins w:id="1538" w:author="Unknown"/>
          <w:rFonts w:ascii="Arial" w:eastAsia="Times New Roman" w:hAnsi="Arial" w:cs="Arial"/>
          <w:color w:val="000000" w:themeColor="text1"/>
          <w:sz w:val="24"/>
          <w:szCs w:val="24"/>
        </w:rPr>
      </w:pPr>
      <w:ins w:id="1539" w:author="Unknown">
        <w:r w:rsidRPr="00ED215B">
          <w:rPr>
            <w:rFonts w:ascii="Arial" w:eastAsia="Times New Roman" w:hAnsi="Arial" w:cs="Arial"/>
            <w:color w:val="000000" w:themeColor="text1"/>
            <w:sz w:val="24"/>
            <w:szCs w:val="24"/>
          </w:rPr>
          <w:t xml:space="preserve">To show a menu for a </w:t>
        </w:r>
        <w:r w:rsidRPr="00ED215B">
          <w:rPr>
            <w:rFonts w:ascii="Arial" w:eastAsia="Times New Roman" w:hAnsi="Arial" w:cs="Arial"/>
            <w:i/>
            <w:iCs/>
            <w:color w:val="000000" w:themeColor="text1"/>
            <w:sz w:val="24"/>
            <w:szCs w:val="24"/>
          </w:rPr>
          <w:t>View</w:t>
        </w:r>
        <w:r w:rsidRPr="00ED215B">
          <w:rPr>
            <w:rFonts w:ascii="Arial" w:eastAsia="Times New Roman" w:hAnsi="Arial" w:cs="Arial"/>
            <w:color w:val="000000" w:themeColor="text1"/>
            <w:sz w:val="24"/>
            <w:szCs w:val="24"/>
          </w:rPr>
          <w:t xml:space="preserve"> you have to add a tag to the corresponding entry in 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This tag must be defined before the menu children are defined and looks like the following.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40" w:author="Unknown"/>
          <w:rFonts w:ascii="Lucida Console" w:eastAsia="Times New Roman" w:hAnsi="Lucida Console" w:cs="Courier New"/>
          <w:color w:val="000000" w:themeColor="text1"/>
          <w:sz w:val="19"/>
          <w:szCs w:val="19"/>
        </w:rPr>
      </w:pPr>
      <w:ins w:id="1541" w:author="Unknown">
        <w:r w:rsidRPr="00ED215B">
          <w:rPr>
            <w:rFonts w:ascii="Lucida Console" w:eastAsia="Times New Roman" w:hAnsi="Lucida Console" w:cs="Courier New"/>
            <w:color w:val="000000" w:themeColor="text1"/>
            <w:sz w:val="19"/>
            <w:szCs w:val="19"/>
          </w:rPr>
          <w:t>&lt;</w:t>
        </w:r>
        <w:proofErr w:type="gramStart"/>
        <w:r w:rsidRPr="00ED215B">
          <w:rPr>
            <w:rFonts w:ascii="Lucida Console" w:eastAsia="Times New Roman" w:hAnsi="Lucida Console" w:cs="Courier New"/>
            <w:color w:val="000000" w:themeColor="text1"/>
            <w:sz w:val="19"/>
            <w:szCs w:val="19"/>
          </w:rPr>
          <w:t>tags&gt;</w:t>
        </w:r>
        <w:proofErr w:type="spellStart"/>
        <w:proofErr w:type="gramEnd"/>
        <w:r w:rsidRPr="00ED215B">
          <w:rPr>
            <w:rFonts w:ascii="Lucida Console" w:eastAsia="Times New Roman" w:hAnsi="Lucida Console" w:cs="Courier New"/>
            <w:color w:val="000000" w:themeColor="text1"/>
            <w:sz w:val="19"/>
            <w:szCs w:val="19"/>
          </w:rPr>
          <w:t>ViewMenu</w:t>
        </w:r>
        <w:proofErr w:type="spellEnd"/>
        <w:r w:rsidRPr="00ED215B">
          <w:rPr>
            <w:rFonts w:ascii="Lucida Console" w:eastAsia="Times New Roman" w:hAnsi="Lucida Console" w:cs="Courier New"/>
            <w:color w:val="000000" w:themeColor="text1"/>
            <w:sz w:val="19"/>
            <w:szCs w:val="19"/>
          </w:rPr>
          <w:t xml:space="preserve">&lt;/tags&gt; </w:t>
        </w:r>
      </w:ins>
    </w:p>
    <w:p w:rsidR="00ED215B" w:rsidRPr="00ED215B" w:rsidRDefault="00ED215B" w:rsidP="00ED215B">
      <w:pPr>
        <w:shd w:val="clear" w:color="auto" w:fill="FFFFFF"/>
        <w:spacing w:before="100" w:beforeAutospacing="1" w:after="100" w:afterAutospacing="1" w:line="240" w:lineRule="auto"/>
        <w:ind w:left="150" w:right="150"/>
        <w:rPr>
          <w:ins w:id="1542" w:author="Unknown"/>
          <w:rFonts w:ascii="Arial" w:eastAsia="Times New Roman" w:hAnsi="Arial" w:cs="Arial"/>
          <w:color w:val="000000" w:themeColor="text1"/>
          <w:sz w:val="24"/>
          <w:szCs w:val="24"/>
        </w:rPr>
      </w:pPr>
      <w:ins w:id="1543" w:author="Unknown">
        <w:r w:rsidRPr="00ED215B">
          <w:rPr>
            <w:rFonts w:ascii="Arial" w:eastAsia="Times New Roman" w:hAnsi="Arial" w:cs="Arial"/>
            <w:color w:val="000000" w:themeColor="text1"/>
            <w:sz w:val="24"/>
            <w:szCs w:val="24"/>
          </w:rPr>
          <w:t>Only one Menu in a Part should contain this tag.</w:t>
        </w:r>
      </w:ins>
    </w:p>
    <w:p w:rsidR="00ED215B" w:rsidRPr="00ED215B" w:rsidRDefault="00ED215B" w:rsidP="00ED215B">
      <w:pPr>
        <w:shd w:val="clear" w:color="auto" w:fill="FFFFFF"/>
        <w:spacing w:before="100" w:beforeAutospacing="1" w:after="100" w:afterAutospacing="1" w:line="240" w:lineRule="auto"/>
        <w:ind w:left="150" w:right="150"/>
        <w:rPr>
          <w:ins w:id="1544" w:author="Unknown"/>
          <w:rFonts w:ascii="Arial" w:eastAsia="Times New Roman" w:hAnsi="Arial" w:cs="Arial"/>
          <w:color w:val="000000" w:themeColor="text1"/>
          <w:sz w:val="24"/>
          <w:szCs w:val="24"/>
        </w:rPr>
      </w:pPr>
      <w:ins w:id="1545" w:author="Unknown">
        <w:r w:rsidRPr="00ED215B">
          <w:rPr>
            <w:rFonts w:ascii="Arial" w:eastAsia="Times New Roman" w:hAnsi="Arial" w:cs="Arial"/>
            <w:color w:val="000000" w:themeColor="text1"/>
            <w:sz w:val="24"/>
            <w:szCs w:val="24"/>
          </w:rPr>
          <w:t xml:space="preserve">To add such a View menu entry, select the entry </w:t>
        </w:r>
        <w:r w:rsidRPr="00ED215B">
          <w:rPr>
            <w:rFonts w:ascii="Arial" w:eastAsia="Times New Roman" w:hAnsi="Arial" w:cs="Arial"/>
            <w:i/>
            <w:iCs/>
            <w:color w:val="000000" w:themeColor="text1"/>
            <w:sz w:val="24"/>
            <w:szCs w:val="24"/>
          </w:rPr>
          <w:t>Menu</w:t>
        </w:r>
        <w:r w:rsidRPr="00ED215B">
          <w:rPr>
            <w:rFonts w:ascii="Arial" w:eastAsia="Times New Roman" w:hAnsi="Arial" w:cs="Arial"/>
            <w:color w:val="000000" w:themeColor="text1"/>
            <w:sz w:val="24"/>
            <w:szCs w:val="24"/>
          </w:rPr>
          <w:t xml:space="preserve"> under our Part, select </w:t>
        </w:r>
        <w:proofErr w:type="spellStart"/>
        <w:r w:rsidRPr="00ED215B">
          <w:rPr>
            <w:rFonts w:ascii="Arial" w:eastAsia="Times New Roman" w:hAnsi="Arial" w:cs="Arial"/>
            <w:i/>
            <w:iCs/>
            <w:color w:val="000000" w:themeColor="text1"/>
            <w:sz w:val="24"/>
            <w:szCs w:val="24"/>
          </w:rPr>
          <w:t>ViewMenu</w:t>
        </w:r>
        <w:proofErr w:type="spellEnd"/>
        <w:r w:rsidRPr="00ED215B">
          <w:rPr>
            <w:rFonts w:ascii="Arial" w:eastAsia="Times New Roman" w:hAnsi="Arial" w:cs="Arial"/>
            <w:color w:val="000000" w:themeColor="text1"/>
            <w:sz w:val="24"/>
            <w:szCs w:val="24"/>
          </w:rPr>
          <w:t xml:space="preserve"> and press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w:t>
        </w:r>
      </w:ins>
    </w:p>
    <w:p w:rsidR="00ED215B" w:rsidRPr="00ED215B" w:rsidRDefault="00ED215B" w:rsidP="00ED215B">
      <w:pPr>
        <w:shd w:val="clear" w:color="auto" w:fill="FFFFFF"/>
        <w:spacing w:after="0" w:line="240" w:lineRule="auto"/>
        <w:rPr>
          <w:ins w:id="1546"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8439150" cy="5476875"/>
            <wp:effectExtent l="19050" t="0" r="0" b="0"/>
            <wp:docPr id="69" name="图片 69" descr="Adding a Vie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dding a View menu"/>
                    <pic:cNvPicPr>
                      <a:picLocks noChangeAspect="1" noChangeArrowheads="1"/>
                    </pic:cNvPicPr>
                  </pic:nvPicPr>
                  <pic:blipFill>
                    <a:blip r:embed="rId53"/>
                    <a:srcRect/>
                    <a:stretch>
                      <a:fillRect/>
                    </a:stretch>
                  </pic:blipFill>
                  <pic:spPr bwMode="auto">
                    <a:xfrm>
                      <a:off x="0" y="0"/>
                      <a:ext cx="8439150" cy="54768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1547" w:author="Unknown"/>
          <w:rFonts w:ascii="Arial" w:eastAsia="Times New Roman" w:hAnsi="Arial" w:cs="Arial"/>
          <w:b/>
          <w:bCs/>
          <w:color w:val="000000" w:themeColor="text1"/>
          <w:sz w:val="30"/>
          <w:szCs w:val="30"/>
        </w:rPr>
      </w:pPr>
      <w:bookmarkStart w:id="1548" w:name="commands_popup"/>
      <w:bookmarkEnd w:id="1548"/>
      <w:ins w:id="1549" w:author="Unknown">
        <w:r w:rsidRPr="00ED215B">
          <w:rPr>
            <w:rFonts w:ascii="Arial" w:eastAsia="Times New Roman" w:hAnsi="Arial" w:cs="Arial"/>
            <w:b/>
            <w:bCs/>
            <w:color w:val="000000" w:themeColor="text1"/>
            <w:sz w:val="30"/>
            <w:szCs w:val="30"/>
          </w:rPr>
          <w:t xml:space="preserve">20.5. Popup Menu - Context Menu </w:t>
        </w:r>
      </w:ins>
    </w:p>
    <w:p w:rsidR="00ED215B" w:rsidRPr="00ED215B" w:rsidRDefault="00ED215B" w:rsidP="00ED215B">
      <w:pPr>
        <w:shd w:val="clear" w:color="auto" w:fill="FFFFFF"/>
        <w:spacing w:before="100" w:beforeAutospacing="1" w:after="100" w:afterAutospacing="1" w:line="240" w:lineRule="auto"/>
        <w:ind w:left="150" w:right="150"/>
        <w:rPr>
          <w:ins w:id="1550" w:author="Unknown"/>
          <w:rFonts w:ascii="Arial" w:eastAsia="Times New Roman" w:hAnsi="Arial" w:cs="Arial"/>
          <w:color w:val="000000" w:themeColor="text1"/>
          <w:sz w:val="24"/>
          <w:szCs w:val="24"/>
        </w:rPr>
      </w:pPr>
      <w:ins w:id="1551" w:author="Unknown">
        <w:r w:rsidRPr="00ED215B">
          <w:rPr>
            <w:rFonts w:ascii="Arial" w:eastAsia="Times New Roman" w:hAnsi="Arial" w:cs="Arial"/>
            <w:color w:val="000000" w:themeColor="text1"/>
            <w:sz w:val="24"/>
            <w:szCs w:val="24"/>
          </w:rPr>
          <w:lastRenderedPageBreak/>
          <w:t xml:space="preserve">You can also define a popup menu for </w:t>
        </w:r>
        <w:r w:rsidRPr="00ED215B">
          <w:rPr>
            <w:rFonts w:ascii="Arial" w:eastAsia="Times New Roman" w:hAnsi="Arial" w:cs="Arial"/>
            <w:i/>
            <w:iCs/>
            <w:color w:val="000000" w:themeColor="text1"/>
            <w:sz w:val="24"/>
            <w:szCs w:val="24"/>
          </w:rPr>
          <w:t>SWT</w:t>
        </w:r>
        <w:r w:rsidRPr="00ED215B">
          <w:rPr>
            <w:rFonts w:ascii="Arial" w:eastAsia="Times New Roman" w:hAnsi="Arial" w:cs="Arial"/>
            <w:color w:val="000000" w:themeColor="text1"/>
            <w:sz w:val="24"/>
            <w:szCs w:val="24"/>
          </w:rPr>
          <w:t xml:space="preserve"> controls. For this you define a </w:t>
        </w:r>
        <w:r w:rsidRPr="00ED215B">
          <w:rPr>
            <w:rFonts w:ascii="Arial" w:eastAsia="Times New Roman" w:hAnsi="Arial" w:cs="Arial"/>
            <w:i/>
            <w:iCs/>
            <w:color w:val="000000" w:themeColor="text1"/>
            <w:sz w:val="24"/>
            <w:szCs w:val="24"/>
          </w:rPr>
          <w:t>Popup Menu</w:t>
        </w:r>
        <w:r w:rsidRPr="00ED215B">
          <w:rPr>
            <w:rFonts w:ascii="Arial" w:eastAsia="Times New Roman" w:hAnsi="Arial" w:cs="Arial"/>
            <w:color w:val="000000" w:themeColor="text1"/>
            <w:sz w:val="24"/>
            <w:szCs w:val="24"/>
          </w:rPr>
          <w:t xml:space="preserve"> for your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in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1552" w:author="Unknown"/>
          <w:rFonts w:ascii="Arial" w:eastAsia="Times New Roman" w:hAnsi="Arial" w:cs="Arial"/>
          <w:color w:val="000000" w:themeColor="text1"/>
          <w:sz w:val="24"/>
          <w:szCs w:val="24"/>
        </w:rPr>
      </w:pPr>
      <w:ins w:id="1553" w:author="Unknown">
        <w:r w:rsidRPr="00ED215B">
          <w:rPr>
            <w:rFonts w:ascii="Arial" w:eastAsia="Times New Roman" w:hAnsi="Arial" w:cs="Arial"/>
            <w:color w:val="000000" w:themeColor="text1"/>
            <w:sz w:val="24"/>
            <w:szCs w:val="24"/>
          </w:rPr>
          <w:t xml:space="preserve">You can then assign it via the </w:t>
        </w:r>
        <w:proofErr w:type="spellStart"/>
        <w:r w:rsidRPr="00ED215B">
          <w:rPr>
            <w:rFonts w:ascii="Courier New" w:eastAsia="Times New Roman" w:hAnsi="Courier New" w:cs="Courier New"/>
            <w:color w:val="000000" w:themeColor="text1"/>
            <w:sz w:val="29"/>
          </w:rPr>
          <w:t>EMenuService</w:t>
        </w:r>
        <w:proofErr w:type="spellEnd"/>
        <w:r w:rsidRPr="00ED215B">
          <w:rPr>
            <w:rFonts w:ascii="Arial" w:eastAsia="Times New Roman" w:hAnsi="Arial" w:cs="Arial"/>
            <w:color w:val="000000" w:themeColor="text1"/>
            <w:sz w:val="24"/>
            <w:szCs w:val="24"/>
          </w:rPr>
          <w:t xml:space="preserve"> class to a </w:t>
        </w:r>
        <w:r w:rsidRPr="00ED215B">
          <w:rPr>
            <w:rFonts w:ascii="Arial" w:eastAsia="Times New Roman" w:hAnsi="Arial" w:cs="Arial"/>
            <w:i/>
            <w:iCs/>
            <w:color w:val="000000" w:themeColor="text1"/>
            <w:sz w:val="24"/>
            <w:szCs w:val="24"/>
          </w:rPr>
          <w:t>SWT</w:t>
        </w:r>
        <w:r w:rsidRPr="00ED215B">
          <w:rPr>
            <w:rFonts w:ascii="Arial" w:eastAsia="Times New Roman" w:hAnsi="Arial" w:cs="Arial"/>
            <w:color w:val="000000" w:themeColor="text1"/>
            <w:sz w:val="24"/>
            <w:szCs w:val="24"/>
          </w:rPr>
          <w:t xml:space="preserve"> control. The </w:t>
        </w:r>
        <w:r w:rsidRPr="00ED215B">
          <w:rPr>
            <w:rFonts w:ascii="Courier New" w:eastAsia="Times New Roman" w:hAnsi="Courier New" w:cs="Courier New"/>
            <w:i/>
            <w:iCs/>
            <w:color w:val="000000" w:themeColor="text1"/>
            <w:sz w:val="20"/>
          </w:rPr>
          <w:t>ID</w:t>
        </w:r>
        <w:r w:rsidRPr="00ED215B">
          <w:rPr>
            <w:rFonts w:ascii="Arial" w:eastAsia="Times New Roman" w:hAnsi="Arial" w:cs="Arial"/>
            <w:color w:val="000000" w:themeColor="text1"/>
            <w:sz w:val="24"/>
            <w:szCs w:val="24"/>
          </w:rPr>
          <w:t xml:space="preserve"> parameter must be the </w:t>
        </w:r>
        <w:proofErr w:type="spellStart"/>
        <w:r w:rsidRPr="00ED215B">
          <w:rPr>
            <w:rFonts w:ascii="Courier New" w:eastAsia="Times New Roman" w:hAnsi="Courier New" w:cs="Courier New"/>
            <w:i/>
            <w:iCs/>
            <w:color w:val="000000" w:themeColor="text1"/>
            <w:sz w:val="20"/>
          </w:rPr>
          <w:t>elementId</w:t>
        </w:r>
        <w:proofErr w:type="spellEnd"/>
        <w:r w:rsidRPr="00ED215B">
          <w:rPr>
            <w:rFonts w:ascii="Arial" w:eastAsia="Times New Roman" w:hAnsi="Arial" w:cs="Arial"/>
            <w:color w:val="000000" w:themeColor="text1"/>
            <w:sz w:val="24"/>
            <w:szCs w:val="24"/>
          </w:rPr>
          <w:t xml:space="preserve"> of your </w:t>
        </w:r>
        <w:r w:rsidRPr="00ED215B">
          <w:rPr>
            <w:rFonts w:ascii="Arial" w:eastAsia="Times New Roman" w:hAnsi="Arial" w:cs="Arial"/>
            <w:i/>
            <w:iCs/>
            <w:color w:val="000000" w:themeColor="text1"/>
            <w:sz w:val="24"/>
            <w:szCs w:val="24"/>
          </w:rPr>
          <w:t>Popup Menu</w:t>
        </w:r>
        <w:r w:rsidRPr="00ED215B">
          <w:rPr>
            <w:rFonts w:ascii="Arial" w:eastAsia="Times New Roman" w:hAnsi="Arial" w:cs="Arial"/>
            <w:color w:val="000000" w:themeColor="text1"/>
            <w:sz w:val="24"/>
            <w:szCs w:val="24"/>
          </w:rPr>
          <w:t xml:space="preserve"> model element. </w:t>
        </w:r>
      </w:ins>
    </w:p>
    <w:p w:rsidR="00ED215B" w:rsidRPr="00ED215B" w:rsidRDefault="00ED215B" w:rsidP="00ED215B">
      <w:pPr>
        <w:shd w:val="clear" w:color="auto" w:fill="FFFFFF"/>
        <w:spacing w:after="0" w:line="240" w:lineRule="auto"/>
        <w:rPr>
          <w:ins w:id="155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4143375" cy="3971925"/>
            <wp:effectExtent l="19050" t="0" r="9525" b="0"/>
            <wp:docPr id="70" name="图片 70" descr="Defining a popupmenu in the appl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fining a popupmenu in the application model"/>
                    <pic:cNvPicPr>
                      <a:picLocks noChangeAspect="1" noChangeArrowheads="1"/>
                    </pic:cNvPicPr>
                  </pic:nvPicPr>
                  <pic:blipFill>
                    <a:blip r:embed="rId54"/>
                    <a:srcRect/>
                    <a:stretch>
                      <a:fillRect/>
                    </a:stretch>
                  </pic:blipFill>
                  <pic:spPr bwMode="auto">
                    <a:xfrm>
                      <a:off x="0" y="0"/>
                      <a:ext cx="4143375" cy="39719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rPr>
          <w:ins w:id="1555"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7562850" cy="6686550"/>
            <wp:effectExtent l="19050" t="0" r="0" b="0"/>
            <wp:docPr id="71" name="图片 71" descr="ID for the popup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D for the popupmenu"/>
                    <pic:cNvPicPr>
                      <a:picLocks noChangeAspect="1" noChangeArrowheads="1"/>
                    </pic:cNvPicPr>
                  </pic:nvPicPr>
                  <pic:blipFill>
                    <a:blip r:embed="rId55"/>
                    <a:srcRect/>
                    <a:stretch>
                      <a:fillRect/>
                    </a:stretch>
                  </pic:blipFill>
                  <pic:spPr bwMode="auto">
                    <a:xfrm>
                      <a:off x="0" y="0"/>
                      <a:ext cx="7562850" cy="66865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556" w:author="Unknown"/>
          <w:rFonts w:ascii="Arial" w:eastAsia="Times New Roman" w:hAnsi="Arial" w:cs="Arial"/>
          <w:color w:val="000000" w:themeColor="text1"/>
          <w:sz w:val="24"/>
          <w:szCs w:val="24"/>
        </w:rPr>
      </w:pPr>
      <w:ins w:id="1557" w:author="Unknown">
        <w:r w:rsidRPr="00ED215B">
          <w:rPr>
            <w:rFonts w:ascii="Arial" w:eastAsia="Times New Roman" w:hAnsi="Arial" w:cs="Arial"/>
            <w:color w:val="000000" w:themeColor="text1"/>
            <w:sz w:val="24"/>
            <w:szCs w:val="24"/>
          </w:rPr>
          <w:lastRenderedPageBreak/>
          <w:t xml:space="preserve">The following code shows an example for the registration.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58" w:author="Unknown"/>
          <w:rFonts w:ascii="Lucida Console" w:eastAsia="Times New Roman" w:hAnsi="Lucida Console" w:cs="Courier New"/>
          <w:color w:val="000000" w:themeColor="text1"/>
          <w:sz w:val="19"/>
          <w:szCs w:val="19"/>
        </w:rPr>
      </w:pPr>
      <w:proofErr w:type="gramStart"/>
      <w:ins w:id="1559"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com.example.e4.rcp.todo.parts;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60"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61" w:author="Unknown"/>
          <w:rFonts w:ascii="Lucida Console" w:eastAsia="Times New Roman" w:hAnsi="Lucida Console" w:cs="Courier New"/>
          <w:color w:val="000000" w:themeColor="text1"/>
          <w:sz w:val="19"/>
          <w:szCs w:val="19"/>
        </w:rPr>
      </w:pPr>
      <w:proofErr w:type="gramStart"/>
      <w:ins w:id="1562"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javax.annotation.PostConstruct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63"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64" w:author="Unknown"/>
          <w:rFonts w:ascii="Lucida Console" w:eastAsia="Times New Roman" w:hAnsi="Lucida Console" w:cs="Courier New"/>
          <w:color w:val="000000" w:themeColor="text1"/>
          <w:sz w:val="19"/>
          <w:szCs w:val="19"/>
        </w:rPr>
      </w:pPr>
      <w:proofErr w:type="gramStart"/>
      <w:ins w:id="1565"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org.eclipse.e4.ui.workbench.swt.modeling.EMenuService;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66" w:author="Unknown"/>
          <w:rFonts w:ascii="Lucida Console" w:eastAsia="Times New Roman" w:hAnsi="Lucida Console" w:cs="Courier New"/>
          <w:color w:val="000000" w:themeColor="text1"/>
          <w:sz w:val="19"/>
          <w:szCs w:val="19"/>
        </w:rPr>
      </w:pPr>
      <w:proofErr w:type="gramStart"/>
      <w:ins w:id="1567"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org.eclipse.swt.SWT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68" w:author="Unknown"/>
          <w:rFonts w:ascii="Lucida Console" w:eastAsia="Times New Roman" w:hAnsi="Lucida Console" w:cs="Courier New"/>
          <w:color w:val="000000" w:themeColor="text1"/>
          <w:sz w:val="19"/>
          <w:szCs w:val="19"/>
        </w:rPr>
      </w:pPr>
      <w:proofErr w:type="gramStart"/>
      <w:ins w:id="1569"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org.eclipse.swt.widgets.Composite</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70" w:author="Unknown"/>
          <w:rFonts w:ascii="Lucida Console" w:eastAsia="Times New Roman" w:hAnsi="Lucida Console" w:cs="Courier New"/>
          <w:color w:val="000000" w:themeColor="text1"/>
          <w:sz w:val="19"/>
          <w:szCs w:val="19"/>
        </w:rPr>
      </w:pPr>
      <w:proofErr w:type="gramStart"/>
      <w:ins w:id="1571"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org.eclipse.swt.widgets.Text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72"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73" w:author="Unknown"/>
          <w:rFonts w:ascii="Lucida Console" w:eastAsia="Times New Roman" w:hAnsi="Lucida Console" w:cs="Courier New"/>
          <w:color w:val="000000" w:themeColor="text1"/>
          <w:sz w:val="19"/>
          <w:szCs w:val="19"/>
        </w:rPr>
      </w:pPr>
      <w:proofErr w:type="gramStart"/>
      <w:ins w:id="1574"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TodoDetailsPart</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75"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76" w:author="Unknown"/>
          <w:rFonts w:ascii="Lucida Console" w:eastAsia="Times New Roman" w:hAnsi="Lucida Console" w:cs="Courier New"/>
          <w:color w:val="000000" w:themeColor="text1"/>
          <w:sz w:val="19"/>
          <w:szCs w:val="19"/>
        </w:rPr>
      </w:pPr>
      <w:ins w:id="1577"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w:t>
        </w:r>
        <w:proofErr w:type="spellStart"/>
        <w:r w:rsidRPr="00ED215B">
          <w:rPr>
            <w:rFonts w:ascii="Lucida Console" w:eastAsia="Times New Roman" w:hAnsi="Lucida Console" w:cs="Courier New"/>
            <w:i/>
            <w:iCs/>
            <w:color w:val="000000" w:themeColor="text1"/>
            <w:sz w:val="19"/>
          </w:rPr>
          <w:t>PostConstruct</w:t>
        </w:r>
        <w:proofErr w:type="spellEnd"/>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78" w:author="Unknown"/>
          <w:rFonts w:ascii="Lucida Console" w:eastAsia="Times New Roman" w:hAnsi="Lucida Console" w:cs="Courier New"/>
          <w:color w:val="000000" w:themeColor="text1"/>
          <w:sz w:val="19"/>
          <w:szCs w:val="19"/>
        </w:rPr>
      </w:pPr>
      <w:ins w:id="1579"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createUi</w:t>
        </w:r>
        <w:proofErr w:type="spellEnd"/>
        <w:r w:rsidRPr="00ED215B">
          <w:rPr>
            <w:rFonts w:ascii="Lucida Console" w:eastAsia="Times New Roman" w:hAnsi="Lucida Console" w:cs="Courier New"/>
            <w:color w:val="000000" w:themeColor="text1"/>
            <w:sz w:val="19"/>
            <w:szCs w:val="19"/>
          </w:rPr>
          <w:t xml:space="preserve">(Composite parent, </w:t>
        </w:r>
        <w:proofErr w:type="spellStart"/>
        <w:r w:rsidRPr="00ED215B">
          <w:rPr>
            <w:rFonts w:ascii="Lucida Console" w:eastAsia="Times New Roman" w:hAnsi="Lucida Console" w:cs="Courier New"/>
            <w:color w:val="000000" w:themeColor="text1"/>
            <w:sz w:val="19"/>
            <w:szCs w:val="19"/>
          </w:rPr>
          <w:t>EMenuService</w:t>
        </w:r>
        <w:proofErr w:type="spellEnd"/>
        <w:r w:rsidRPr="00ED215B">
          <w:rPr>
            <w:rFonts w:ascii="Lucida Console" w:eastAsia="Times New Roman" w:hAnsi="Lucida Console" w:cs="Courier New"/>
            <w:color w:val="000000" w:themeColor="text1"/>
            <w:sz w:val="19"/>
            <w:szCs w:val="19"/>
          </w:rPr>
          <w:t xml:space="preserve"> service)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80" w:author="Unknown"/>
          <w:rFonts w:ascii="Lucida Console" w:eastAsia="Times New Roman" w:hAnsi="Lucida Console" w:cs="Courier New"/>
          <w:color w:val="000000" w:themeColor="text1"/>
          <w:sz w:val="19"/>
          <w:szCs w:val="19"/>
        </w:rPr>
      </w:pPr>
      <w:ins w:id="1581"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final</w:t>
        </w:r>
        <w:proofErr w:type="gramEnd"/>
        <w:r w:rsidRPr="00ED215B">
          <w:rPr>
            <w:rFonts w:ascii="Lucida Console" w:eastAsia="Times New Roman" w:hAnsi="Lucida Console" w:cs="Courier New"/>
            <w:color w:val="000000" w:themeColor="text1"/>
            <w:sz w:val="19"/>
            <w:szCs w:val="19"/>
          </w:rPr>
          <w:t xml:space="preserve"> Text </w:t>
        </w:r>
        <w:proofErr w:type="spellStart"/>
        <w:r w:rsidRPr="00ED215B">
          <w:rPr>
            <w:rFonts w:ascii="Lucida Console" w:eastAsia="Times New Roman" w:hAnsi="Lucida Console" w:cs="Courier New"/>
            <w:color w:val="000000" w:themeColor="text1"/>
            <w:sz w:val="19"/>
            <w:szCs w:val="19"/>
          </w:rPr>
          <w:t>text</w:t>
        </w:r>
        <w:proofErr w:type="spellEnd"/>
        <w:r w:rsidRPr="00ED215B">
          <w:rPr>
            <w:rFonts w:ascii="Lucida Console" w:eastAsia="Times New Roman" w:hAnsi="Lucida Console" w:cs="Courier New"/>
            <w:color w:val="000000" w:themeColor="text1"/>
            <w:sz w:val="19"/>
            <w:szCs w:val="19"/>
          </w:rPr>
          <w:t xml:space="preserve"> = </w:t>
        </w:r>
        <w:r w:rsidRPr="00ED215B">
          <w:rPr>
            <w:rFonts w:ascii="Lucida Console" w:eastAsia="Times New Roman" w:hAnsi="Lucida Console" w:cs="Courier New"/>
            <w:b/>
            <w:bCs/>
            <w:color w:val="000000" w:themeColor="text1"/>
            <w:sz w:val="19"/>
          </w:rPr>
          <w:t>new</w:t>
        </w:r>
        <w:r w:rsidRPr="00ED215B">
          <w:rPr>
            <w:rFonts w:ascii="Lucida Console" w:eastAsia="Times New Roman" w:hAnsi="Lucida Console" w:cs="Courier New"/>
            <w:color w:val="000000" w:themeColor="text1"/>
            <w:sz w:val="19"/>
            <w:szCs w:val="19"/>
          </w:rPr>
          <w:t xml:space="preserve"> Text(parent, SWT.BORDER);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82" w:author="Unknown"/>
          <w:rFonts w:ascii="Lucida Console" w:eastAsia="Times New Roman" w:hAnsi="Lucida Console" w:cs="Courier New"/>
          <w:color w:val="000000" w:themeColor="text1"/>
          <w:sz w:val="19"/>
          <w:szCs w:val="19"/>
        </w:rPr>
      </w:pPr>
      <w:ins w:id="1583"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text.setText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"Hello"</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84" w:author="Unknown"/>
          <w:rFonts w:ascii="Lucida Console" w:eastAsia="Times New Roman" w:hAnsi="Lucida Console" w:cs="Courier New"/>
          <w:color w:val="000000" w:themeColor="text1"/>
          <w:sz w:val="19"/>
          <w:szCs w:val="19"/>
        </w:rPr>
      </w:pPr>
      <w:ins w:id="1585"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Make use to use the correct ID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86" w:author="Unknown"/>
          <w:rFonts w:ascii="Lucida Console" w:eastAsia="Times New Roman" w:hAnsi="Lucida Console" w:cs="Courier New"/>
          <w:color w:val="000000" w:themeColor="text1"/>
          <w:sz w:val="19"/>
          <w:szCs w:val="19"/>
        </w:rPr>
      </w:pPr>
      <w:ins w:id="1587"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from the application model</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88" w:author="Unknown"/>
          <w:rFonts w:ascii="Lucida Console" w:eastAsia="Times New Roman" w:hAnsi="Lucida Console" w:cs="Courier New"/>
          <w:color w:val="000000" w:themeColor="text1"/>
          <w:sz w:val="19"/>
          <w:szCs w:val="19"/>
        </w:rPr>
      </w:pPr>
      <w:ins w:id="1589"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menuService.registerContextMenu</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 xml:space="preserve">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90" w:author="Unknown"/>
          <w:rFonts w:ascii="Lucida Console" w:eastAsia="Times New Roman" w:hAnsi="Lucida Console" w:cs="Courier New"/>
          <w:color w:val="000000" w:themeColor="text1"/>
          <w:sz w:val="19"/>
          <w:szCs w:val="19"/>
        </w:rPr>
      </w:pPr>
      <w:ins w:id="1591"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"com.example.e4.rcp.todo.popupmenu.table"</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92" w:author="Unknown"/>
          <w:rFonts w:ascii="Lucida Console" w:eastAsia="Times New Roman" w:hAnsi="Lucida Console" w:cs="Courier New"/>
          <w:color w:val="000000" w:themeColor="text1"/>
          <w:sz w:val="19"/>
          <w:szCs w:val="19"/>
        </w:rPr>
      </w:pPr>
      <w:ins w:id="1593"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594" w:author="Unknown"/>
          <w:rFonts w:ascii="Lucida Console" w:eastAsia="Times New Roman" w:hAnsi="Lucida Console" w:cs="Courier New"/>
          <w:color w:val="000000" w:themeColor="text1"/>
          <w:sz w:val="19"/>
          <w:szCs w:val="19"/>
        </w:rPr>
      </w:pPr>
      <w:ins w:id="1595"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596" w:author="Unknown"/>
          <w:rFonts w:ascii="Arial" w:eastAsia="Times New Roman" w:hAnsi="Arial" w:cs="Arial"/>
          <w:color w:val="000000" w:themeColor="text1"/>
          <w:sz w:val="24"/>
          <w:szCs w:val="24"/>
        </w:rPr>
      </w:pPr>
      <w:ins w:id="1597" w:author="Unknown">
        <w:r w:rsidRPr="00ED215B">
          <w:rPr>
            <w:rFonts w:ascii="Arial" w:eastAsia="Times New Roman" w:hAnsi="Arial" w:cs="Arial"/>
            <w:color w:val="000000" w:themeColor="text1"/>
            <w:sz w:val="24"/>
            <w:szCs w:val="24"/>
          </w:rPr>
          <w:lastRenderedPageBreak/>
          <w:t xml:space="preserve">If you want to implement this example you also need to add a dependency to the </w:t>
        </w:r>
        <w:r w:rsidRPr="00ED215B">
          <w:rPr>
            <w:rFonts w:ascii="Courier New" w:eastAsia="Times New Roman" w:hAnsi="Courier New" w:cs="Courier New"/>
            <w:color w:val="000000" w:themeColor="text1"/>
            <w:sz w:val="29"/>
          </w:rPr>
          <w:t>org.eclipse.e4.ui.workbench.swt</w:t>
        </w:r>
        <w:r w:rsidRPr="00ED215B">
          <w:rPr>
            <w:rFonts w:ascii="Arial" w:eastAsia="Times New Roman" w:hAnsi="Arial" w:cs="Arial"/>
            <w:color w:val="000000" w:themeColor="text1"/>
            <w:sz w:val="24"/>
            <w:szCs w:val="24"/>
          </w:rPr>
          <w:t xml:space="preserve"> plug-in in your application. </w:t>
        </w:r>
      </w:ins>
    </w:p>
    <w:p w:rsidR="00ED215B" w:rsidRPr="00ED215B" w:rsidRDefault="00ED215B" w:rsidP="00ED215B">
      <w:pPr>
        <w:shd w:val="clear" w:color="auto" w:fill="FFFFFF"/>
        <w:spacing w:after="0" w:line="240" w:lineRule="auto"/>
        <w:outlineLvl w:val="2"/>
        <w:rPr>
          <w:ins w:id="1598" w:author="Unknown"/>
          <w:rFonts w:ascii="Arial" w:eastAsia="Times New Roman" w:hAnsi="Arial" w:cs="Arial"/>
          <w:b/>
          <w:bCs/>
          <w:color w:val="000000" w:themeColor="text1"/>
          <w:sz w:val="30"/>
          <w:szCs w:val="30"/>
        </w:rPr>
      </w:pPr>
      <w:bookmarkStart w:id="1599" w:name="commands_valid"/>
      <w:bookmarkEnd w:id="1599"/>
      <w:ins w:id="1600" w:author="Unknown">
        <w:r w:rsidRPr="00ED215B">
          <w:rPr>
            <w:rFonts w:ascii="Arial" w:eastAsia="Times New Roman" w:hAnsi="Arial" w:cs="Arial"/>
            <w:b/>
            <w:bCs/>
            <w:color w:val="000000" w:themeColor="text1"/>
            <w:sz w:val="30"/>
            <w:szCs w:val="30"/>
          </w:rPr>
          <w:t xml:space="preserve">20.6. Scope of handlers </w:t>
        </w:r>
      </w:ins>
    </w:p>
    <w:p w:rsidR="00ED215B" w:rsidRPr="00ED215B" w:rsidRDefault="00ED215B" w:rsidP="00ED215B">
      <w:pPr>
        <w:shd w:val="clear" w:color="auto" w:fill="FFFFFF"/>
        <w:spacing w:before="100" w:beforeAutospacing="1" w:after="100" w:afterAutospacing="1" w:line="240" w:lineRule="auto"/>
        <w:ind w:left="150" w:right="150"/>
        <w:rPr>
          <w:ins w:id="1601" w:author="Unknown"/>
          <w:rFonts w:ascii="Arial" w:eastAsia="Times New Roman" w:hAnsi="Arial" w:cs="Arial"/>
          <w:color w:val="000000" w:themeColor="text1"/>
          <w:sz w:val="24"/>
          <w:szCs w:val="24"/>
        </w:rPr>
      </w:pPr>
      <w:ins w:id="1602" w:author="Unknown">
        <w:r w:rsidRPr="00ED215B">
          <w:rPr>
            <w:rFonts w:ascii="Arial" w:eastAsia="Times New Roman" w:hAnsi="Arial" w:cs="Arial"/>
            <w:color w:val="000000" w:themeColor="text1"/>
            <w:sz w:val="24"/>
            <w:szCs w:val="24"/>
          </w:rPr>
          <w:t xml:space="preserve">Each command can have only one valid handler for a given scope. The application model allows you to define a handler for the application, for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and for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603" w:author="Unknown"/>
          <w:rFonts w:ascii="Arial" w:eastAsia="Times New Roman" w:hAnsi="Arial" w:cs="Arial"/>
          <w:color w:val="000000" w:themeColor="text1"/>
          <w:sz w:val="24"/>
          <w:szCs w:val="24"/>
        </w:rPr>
      </w:pPr>
      <w:ins w:id="1604" w:author="Unknown">
        <w:r w:rsidRPr="00ED215B">
          <w:rPr>
            <w:rFonts w:ascii="Arial" w:eastAsia="Times New Roman" w:hAnsi="Arial" w:cs="Arial"/>
            <w:color w:val="000000" w:themeColor="text1"/>
            <w:sz w:val="24"/>
            <w:szCs w:val="24"/>
          </w:rPr>
          <w:t xml:space="preserve">If more than one handler is defined for a command, Eclipse will select the handler most specific to the model element. </w:t>
        </w:r>
      </w:ins>
    </w:p>
    <w:p w:rsidR="00ED215B" w:rsidRPr="00ED215B" w:rsidRDefault="00ED215B" w:rsidP="00ED215B">
      <w:pPr>
        <w:shd w:val="clear" w:color="auto" w:fill="FFFFFF"/>
        <w:spacing w:before="100" w:beforeAutospacing="1" w:after="100" w:afterAutospacing="1" w:line="240" w:lineRule="auto"/>
        <w:ind w:left="150" w:right="150"/>
        <w:rPr>
          <w:ins w:id="1605" w:author="Unknown"/>
          <w:rFonts w:ascii="Arial" w:eastAsia="Times New Roman" w:hAnsi="Arial" w:cs="Arial"/>
          <w:color w:val="000000" w:themeColor="text1"/>
          <w:sz w:val="24"/>
          <w:szCs w:val="24"/>
        </w:rPr>
      </w:pPr>
      <w:proofErr w:type="gramStart"/>
      <w:ins w:id="1606" w:author="Unknown">
        <w:r w:rsidRPr="00ED215B">
          <w:rPr>
            <w:rFonts w:ascii="Arial" w:eastAsia="Times New Roman" w:hAnsi="Arial" w:cs="Arial"/>
            <w:color w:val="000000" w:themeColor="text1"/>
            <w:sz w:val="24"/>
            <w:szCs w:val="24"/>
          </w:rPr>
          <w:t>For example if you define a handler for the "Copy" command for your Window and if you define another "Copy" handler for your Part, the runtime will select the handlers closest to model element.</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607" w:author="Unknown"/>
          <w:rFonts w:ascii="Arial" w:eastAsia="Times New Roman" w:hAnsi="Arial" w:cs="Arial"/>
          <w:color w:val="000000" w:themeColor="text1"/>
          <w:sz w:val="24"/>
          <w:szCs w:val="24"/>
        </w:rPr>
      </w:pPr>
      <w:ins w:id="1608" w:author="Unknown">
        <w:r w:rsidRPr="00ED215B">
          <w:rPr>
            <w:rFonts w:ascii="Arial" w:eastAsia="Times New Roman" w:hAnsi="Arial" w:cs="Arial"/>
            <w:color w:val="000000" w:themeColor="text1"/>
            <w:sz w:val="24"/>
            <w:szCs w:val="24"/>
          </w:rPr>
          <w:t xml:space="preserve">Once the handler is selected, </w:t>
        </w:r>
        <w:r w:rsidRPr="00ED215B">
          <w:rPr>
            <w:rFonts w:ascii="Courier New" w:eastAsia="Times New Roman" w:hAnsi="Courier New" w:cs="Courier New"/>
            <w:color w:val="000000" w:themeColor="text1"/>
            <w:sz w:val="29"/>
          </w:rPr>
          <w:t>@</w:t>
        </w:r>
        <w:proofErr w:type="spellStart"/>
        <w:r w:rsidRPr="00ED215B">
          <w:rPr>
            <w:rFonts w:ascii="Courier New" w:eastAsia="Times New Roman" w:hAnsi="Courier New" w:cs="Courier New"/>
            <w:color w:val="000000" w:themeColor="text1"/>
            <w:sz w:val="29"/>
          </w:rPr>
          <w:t>CanExecute</w:t>
        </w:r>
        <w:proofErr w:type="spellEnd"/>
        <w:r w:rsidRPr="00ED215B">
          <w:rPr>
            <w:rFonts w:ascii="Arial" w:eastAsia="Times New Roman" w:hAnsi="Arial" w:cs="Arial"/>
            <w:color w:val="000000" w:themeColor="text1"/>
            <w:sz w:val="24"/>
            <w:szCs w:val="24"/>
          </w:rPr>
          <w:t xml:space="preserve"> is called so the handler can determine if it is able to execute in the given context. If it returns false it will disable any menu and tool items that point to that command. </w:t>
        </w:r>
      </w:ins>
    </w:p>
    <w:p w:rsidR="00ED215B" w:rsidRPr="00ED215B" w:rsidRDefault="00ED215B" w:rsidP="00ED215B">
      <w:pPr>
        <w:shd w:val="clear" w:color="auto" w:fill="FFFFFF"/>
        <w:spacing w:after="0" w:line="240" w:lineRule="auto"/>
        <w:outlineLvl w:val="2"/>
        <w:rPr>
          <w:ins w:id="1609" w:author="Unknown"/>
          <w:rFonts w:ascii="Arial" w:eastAsia="Times New Roman" w:hAnsi="Arial" w:cs="Arial"/>
          <w:b/>
          <w:bCs/>
          <w:color w:val="000000" w:themeColor="text1"/>
          <w:sz w:val="30"/>
          <w:szCs w:val="30"/>
        </w:rPr>
      </w:pPr>
      <w:bookmarkStart w:id="1610" w:name="commands_several"/>
      <w:bookmarkEnd w:id="1610"/>
      <w:ins w:id="1611" w:author="Unknown">
        <w:r w:rsidRPr="00ED215B">
          <w:rPr>
            <w:rFonts w:ascii="Arial" w:eastAsia="Times New Roman" w:hAnsi="Arial" w:cs="Arial"/>
            <w:b/>
            <w:bCs/>
            <w:color w:val="000000" w:themeColor="text1"/>
            <w:sz w:val="30"/>
            <w:szCs w:val="30"/>
          </w:rPr>
          <w:t xml:space="preserve">20.7. Several methods with @Execute </w:t>
        </w:r>
      </w:ins>
    </w:p>
    <w:p w:rsidR="00ED215B" w:rsidRPr="00ED215B" w:rsidRDefault="00ED215B" w:rsidP="00ED215B">
      <w:pPr>
        <w:shd w:val="clear" w:color="auto" w:fill="FFFFFF"/>
        <w:spacing w:before="100" w:beforeAutospacing="1" w:after="100" w:afterAutospacing="1" w:line="240" w:lineRule="auto"/>
        <w:ind w:left="150" w:right="150"/>
        <w:rPr>
          <w:ins w:id="1612" w:author="Unknown"/>
          <w:rFonts w:ascii="Arial" w:eastAsia="Times New Roman" w:hAnsi="Arial" w:cs="Arial"/>
          <w:color w:val="000000" w:themeColor="text1"/>
          <w:sz w:val="24"/>
          <w:szCs w:val="24"/>
        </w:rPr>
      </w:pPr>
      <w:ins w:id="1613" w:author="Unknown">
        <w:r w:rsidRPr="00ED215B">
          <w:rPr>
            <w:rFonts w:ascii="Arial" w:eastAsia="Times New Roman" w:hAnsi="Arial" w:cs="Arial"/>
            <w:color w:val="000000" w:themeColor="text1"/>
            <w:sz w:val="24"/>
            <w:szCs w:val="24"/>
          </w:rPr>
          <w:t xml:space="preserve">You should only annotate one methods of a handler with </w:t>
        </w:r>
        <w:r w:rsidRPr="00ED215B">
          <w:rPr>
            <w:rFonts w:ascii="Courier New" w:eastAsia="Times New Roman" w:hAnsi="Courier New" w:cs="Courier New"/>
            <w:color w:val="000000" w:themeColor="text1"/>
            <w:sz w:val="29"/>
          </w:rPr>
          <w:t>@Execute</w:t>
        </w:r>
        <w:r w:rsidRPr="00ED215B">
          <w:rPr>
            <w:rFonts w:ascii="Arial" w:eastAsia="Times New Roman" w:hAnsi="Arial" w:cs="Arial"/>
            <w:color w:val="000000" w:themeColor="text1"/>
            <w:sz w:val="24"/>
            <w:szCs w:val="24"/>
          </w:rPr>
          <w:t xml:space="preserve">. If you annotate several methods the </w:t>
        </w:r>
        <w:proofErr w:type="spellStart"/>
        <w:r w:rsidRPr="00ED215B">
          <w:rPr>
            <w:rFonts w:ascii="Arial" w:eastAsia="Times New Roman" w:hAnsi="Arial" w:cs="Arial"/>
            <w:color w:val="000000" w:themeColor="text1"/>
            <w:sz w:val="24"/>
            <w:szCs w:val="24"/>
          </w:rPr>
          <w:t>the</w:t>
        </w:r>
        <w:proofErr w:type="spellEnd"/>
        <w:r w:rsidRPr="00ED215B">
          <w:rPr>
            <w:rFonts w:ascii="Arial" w:eastAsia="Times New Roman" w:hAnsi="Arial" w:cs="Arial"/>
            <w:color w:val="000000" w:themeColor="text1"/>
            <w:sz w:val="24"/>
            <w:szCs w:val="24"/>
          </w:rPr>
          <w:t xml:space="preserve"> Eclipse runtime picks one of them. </w:t>
        </w:r>
      </w:ins>
    </w:p>
    <w:p w:rsidR="00ED215B" w:rsidRPr="00ED215B" w:rsidRDefault="00ED215B" w:rsidP="00ED215B">
      <w:pPr>
        <w:shd w:val="clear" w:color="auto" w:fill="FFFFFF"/>
        <w:spacing w:after="0" w:line="240" w:lineRule="auto"/>
        <w:outlineLvl w:val="2"/>
        <w:rPr>
          <w:ins w:id="1614" w:author="Unknown"/>
          <w:rFonts w:ascii="Arial" w:eastAsia="Times New Roman" w:hAnsi="Arial" w:cs="Arial"/>
          <w:b/>
          <w:bCs/>
          <w:color w:val="000000" w:themeColor="text1"/>
          <w:sz w:val="30"/>
          <w:szCs w:val="30"/>
        </w:rPr>
      </w:pPr>
      <w:bookmarkStart w:id="1615" w:name="commands_parameter"/>
      <w:bookmarkEnd w:id="1615"/>
      <w:ins w:id="1616" w:author="Unknown">
        <w:r w:rsidRPr="00ED215B">
          <w:rPr>
            <w:rFonts w:ascii="Arial" w:eastAsia="Times New Roman" w:hAnsi="Arial" w:cs="Arial"/>
            <w:b/>
            <w:bCs/>
            <w:color w:val="000000" w:themeColor="text1"/>
            <w:sz w:val="30"/>
            <w:szCs w:val="30"/>
          </w:rPr>
          <w:t xml:space="preserve">20.8. Passing parameters to commands </w:t>
        </w:r>
      </w:ins>
    </w:p>
    <w:p w:rsidR="00ED215B" w:rsidRPr="00ED215B" w:rsidRDefault="00ED215B" w:rsidP="00ED215B">
      <w:pPr>
        <w:shd w:val="clear" w:color="auto" w:fill="FFFFFF"/>
        <w:spacing w:before="100" w:beforeAutospacing="1" w:after="100" w:afterAutospacing="1" w:line="240" w:lineRule="auto"/>
        <w:ind w:left="150" w:right="150"/>
        <w:rPr>
          <w:ins w:id="1617" w:author="Unknown"/>
          <w:rFonts w:ascii="Arial" w:eastAsia="Times New Roman" w:hAnsi="Arial" w:cs="Arial"/>
          <w:color w:val="000000" w:themeColor="text1"/>
          <w:sz w:val="24"/>
          <w:szCs w:val="24"/>
        </w:rPr>
      </w:pPr>
      <w:ins w:id="1618" w:author="Unknown">
        <w:r w:rsidRPr="00ED215B">
          <w:rPr>
            <w:rFonts w:ascii="Arial" w:eastAsia="Times New Roman" w:hAnsi="Arial" w:cs="Arial"/>
            <w:color w:val="000000" w:themeColor="text1"/>
            <w:sz w:val="24"/>
            <w:szCs w:val="24"/>
          </w:rPr>
          <w:t xml:space="preserve">You can also pass parameters to commands. </w:t>
        </w:r>
      </w:ins>
    </w:p>
    <w:p w:rsidR="00ED215B" w:rsidRPr="00ED215B" w:rsidRDefault="00ED215B" w:rsidP="00ED215B">
      <w:pPr>
        <w:shd w:val="clear" w:color="auto" w:fill="FFFFFF"/>
        <w:spacing w:before="100" w:beforeAutospacing="1" w:after="100" w:afterAutospacing="1" w:line="240" w:lineRule="auto"/>
        <w:ind w:left="150" w:right="150"/>
        <w:rPr>
          <w:ins w:id="1619" w:author="Unknown"/>
          <w:rFonts w:ascii="Arial" w:eastAsia="Times New Roman" w:hAnsi="Arial" w:cs="Arial"/>
          <w:color w:val="000000" w:themeColor="text1"/>
          <w:sz w:val="24"/>
          <w:szCs w:val="24"/>
        </w:rPr>
      </w:pPr>
      <w:ins w:id="1620" w:author="Unknown">
        <w:r w:rsidRPr="00ED215B">
          <w:rPr>
            <w:rFonts w:ascii="Arial" w:eastAsia="Times New Roman" w:hAnsi="Arial" w:cs="Arial"/>
            <w:color w:val="000000" w:themeColor="text1"/>
            <w:sz w:val="24"/>
            <w:szCs w:val="24"/>
          </w:rPr>
          <w:t xml:space="preserve">To define that a command accepts a parameter, select your command and press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in the </w:t>
        </w:r>
        <w:r w:rsidRPr="00ED215B">
          <w:rPr>
            <w:rFonts w:ascii="Arial" w:eastAsia="Times New Roman" w:hAnsi="Arial" w:cs="Arial"/>
            <w:i/>
            <w:iCs/>
            <w:color w:val="000000" w:themeColor="text1"/>
            <w:sz w:val="24"/>
            <w:szCs w:val="24"/>
          </w:rPr>
          <w:t>Parameter</w:t>
        </w:r>
        <w:r w:rsidRPr="00ED215B">
          <w:rPr>
            <w:rFonts w:ascii="Arial" w:eastAsia="Times New Roman" w:hAnsi="Arial" w:cs="Arial"/>
            <w:color w:val="000000" w:themeColor="text1"/>
            <w:sz w:val="24"/>
            <w:szCs w:val="24"/>
          </w:rPr>
          <w:t xml:space="preserve"> section. </w:t>
        </w:r>
      </w:ins>
    </w:p>
    <w:p w:rsidR="00ED215B" w:rsidRPr="00ED215B" w:rsidRDefault="00ED215B" w:rsidP="00ED215B">
      <w:pPr>
        <w:shd w:val="clear" w:color="auto" w:fill="FFFFFF"/>
        <w:spacing w:before="100" w:beforeAutospacing="1" w:after="100" w:afterAutospacing="1" w:line="240" w:lineRule="auto"/>
        <w:ind w:left="150" w:right="150"/>
        <w:rPr>
          <w:ins w:id="1621" w:author="Unknown"/>
          <w:rFonts w:ascii="Arial" w:eastAsia="Times New Roman" w:hAnsi="Arial" w:cs="Arial"/>
          <w:color w:val="000000" w:themeColor="text1"/>
          <w:sz w:val="24"/>
          <w:szCs w:val="24"/>
        </w:rPr>
      </w:pPr>
      <w:ins w:id="1622" w:author="Unknown">
        <w:r w:rsidRPr="00ED215B">
          <w:rPr>
            <w:rFonts w:ascii="Arial" w:eastAsia="Times New Roman" w:hAnsi="Arial" w:cs="Arial"/>
            <w:color w:val="000000" w:themeColor="text1"/>
            <w:sz w:val="24"/>
            <w:szCs w:val="24"/>
          </w:rPr>
          <w:t xml:space="preserve">The ID is the identifier which you can use to get the parameter via the </w:t>
        </w:r>
        <w:r w:rsidRPr="00ED215B">
          <w:rPr>
            <w:rFonts w:ascii="Courier New" w:eastAsia="Times New Roman" w:hAnsi="Courier New" w:cs="Courier New"/>
            <w:color w:val="000000" w:themeColor="text1"/>
            <w:sz w:val="29"/>
          </w:rPr>
          <w:t>@Named</w:t>
        </w:r>
        <w:r w:rsidRPr="00ED215B">
          <w:rPr>
            <w:rFonts w:ascii="Arial" w:eastAsia="Times New Roman" w:hAnsi="Arial" w:cs="Arial"/>
            <w:color w:val="000000" w:themeColor="text1"/>
            <w:sz w:val="24"/>
            <w:szCs w:val="24"/>
          </w:rPr>
          <w:t xml:space="preserve"> annotation. </w:t>
        </w:r>
      </w:ins>
    </w:p>
    <w:p w:rsidR="00ED215B" w:rsidRPr="00ED215B" w:rsidRDefault="00ED215B" w:rsidP="00ED215B">
      <w:pPr>
        <w:shd w:val="clear" w:color="auto" w:fill="FFFFFF"/>
        <w:spacing w:after="0" w:line="240" w:lineRule="auto"/>
        <w:rPr>
          <w:ins w:id="1623"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6257925" cy="5019675"/>
            <wp:effectExtent l="19050" t="0" r="9525" b="0"/>
            <wp:docPr id="72" name="图片 72" descr="Add a parameter to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d a parameter to a command"/>
                    <pic:cNvPicPr>
                      <a:picLocks noChangeAspect="1" noChangeArrowheads="1"/>
                    </pic:cNvPicPr>
                  </pic:nvPicPr>
                  <pic:blipFill>
                    <a:blip r:embed="rId56"/>
                    <a:srcRect/>
                    <a:stretch>
                      <a:fillRect/>
                    </a:stretch>
                  </pic:blipFill>
                  <pic:spPr bwMode="auto">
                    <a:xfrm>
                      <a:off x="0" y="0"/>
                      <a:ext cx="6257925" cy="50196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rPr>
          <w:ins w:id="162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8953500" cy="2314575"/>
            <wp:effectExtent l="19050" t="0" r="0" b="0"/>
            <wp:docPr id="73" name="图片 73" descr="Defining the ID of th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fining the ID of the command"/>
                    <pic:cNvPicPr>
                      <a:picLocks noChangeAspect="1" noChangeArrowheads="1"/>
                    </pic:cNvPicPr>
                  </pic:nvPicPr>
                  <pic:blipFill>
                    <a:blip r:embed="rId57"/>
                    <a:srcRect/>
                    <a:stretch>
                      <a:fillRect/>
                    </a:stretch>
                  </pic:blipFill>
                  <pic:spPr bwMode="auto">
                    <a:xfrm>
                      <a:off x="0" y="0"/>
                      <a:ext cx="8953500" cy="23145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625" w:author="Unknown"/>
          <w:rFonts w:ascii="Arial" w:eastAsia="Times New Roman" w:hAnsi="Arial" w:cs="Arial"/>
          <w:color w:val="000000" w:themeColor="text1"/>
          <w:sz w:val="24"/>
          <w:szCs w:val="24"/>
        </w:rPr>
      </w:pPr>
      <w:ins w:id="1626" w:author="Unknown">
        <w:r w:rsidRPr="00ED215B">
          <w:rPr>
            <w:rFonts w:ascii="Arial" w:eastAsia="Times New Roman" w:hAnsi="Arial" w:cs="Arial"/>
            <w:color w:val="000000" w:themeColor="text1"/>
            <w:sz w:val="24"/>
            <w:szCs w:val="24"/>
          </w:rPr>
          <w:t xml:space="preserve">Getting the parameter via </w:t>
        </w:r>
        <w:r w:rsidRPr="00ED215B">
          <w:rPr>
            <w:rFonts w:ascii="Courier New" w:eastAsia="Times New Roman" w:hAnsi="Courier New" w:cs="Courier New"/>
            <w:color w:val="000000" w:themeColor="text1"/>
            <w:sz w:val="29"/>
          </w:rPr>
          <w:t>@Named</w:t>
        </w:r>
        <w:r w:rsidRPr="00ED215B">
          <w:rPr>
            <w:rFonts w:ascii="Arial" w:eastAsia="Times New Roman" w:hAnsi="Arial" w:cs="Arial"/>
            <w:color w:val="000000" w:themeColor="text1"/>
            <w:sz w:val="24"/>
            <w:szCs w:val="24"/>
          </w:rPr>
          <w:t xml:space="preserve"> annotation in your handler is demonstrated in the following code example.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27" w:author="Unknown"/>
          <w:rFonts w:ascii="Lucida Console" w:eastAsia="Times New Roman" w:hAnsi="Lucida Console" w:cs="Courier New"/>
          <w:color w:val="000000" w:themeColor="text1"/>
          <w:sz w:val="19"/>
          <w:szCs w:val="19"/>
        </w:rPr>
      </w:pPr>
      <w:proofErr w:type="gramStart"/>
      <w:ins w:id="1628"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com.example.e4.rcp.todo.handlers;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29"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30" w:author="Unknown"/>
          <w:rFonts w:ascii="Lucida Console" w:eastAsia="Times New Roman" w:hAnsi="Lucida Console" w:cs="Courier New"/>
          <w:color w:val="000000" w:themeColor="text1"/>
          <w:sz w:val="19"/>
          <w:szCs w:val="19"/>
        </w:rPr>
      </w:pPr>
      <w:proofErr w:type="gramStart"/>
      <w:ins w:id="1631"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javax.inject.Named</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32"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33" w:author="Unknown"/>
          <w:rFonts w:ascii="Lucida Console" w:eastAsia="Times New Roman" w:hAnsi="Lucida Console" w:cs="Courier New"/>
          <w:color w:val="000000" w:themeColor="text1"/>
          <w:sz w:val="19"/>
          <w:szCs w:val="19"/>
        </w:rPr>
      </w:pPr>
      <w:proofErr w:type="gramStart"/>
      <w:ins w:id="1634"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org.eclipse.e4.core.di.annotations.CanExecute;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35" w:author="Unknown"/>
          <w:rFonts w:ascii="Lucida Console" w:eastAsia="Times New Roman" w:hAnsi="Lucida Console" w:cs="Courier New"/>
          <w:color w:val="000000" w:themeColor="text1"/>
          <w:sz w:val="19"/>
          <w:szCs w:val="19"/>
        </w:rPr>
      </w:pPr>
      <w:proofErr w:type="gramStart"/>
      <w:ins w:id="1636"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org.eclipse.e4.core.di.annotations.Execute;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37"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38" w:author="Unknown"/>
          <w:rFonts w:ascii="Lucida Console" w:eastAsia="Times New Roman" w:hAnsi="Lucida Console" w:cs="Courier New"/>
          <w:color w:val="000000" w:themeColor="text1"/>
          <w:sz w:val="19"/>
          <w:szCs w:val="19"/>
        </w:rPr>
      </w:pPr>
      <w:proofErr w:type="gramStart"/>
      <w:ins w:id="1639"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TestHandler</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40" w:author="Unknown"/>
          <w:rFonts w:ascii="Lucida Console" w:eastAsia="Times New Roman" w:hAnsi="Lucida Console" w:cs="Courier New"/>
          <w:color w:val="000000" w:themeColor="text1"/>
          <w:sz w:val="19"/>
          <w:szCs w:val="19"/>
        </w:rPr>
      </w:pPr>
      <w:ins w:id="1641"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42" w:author="Unknown"/>
          <w:rFonts w:ascii="Lucida Console" w:eastAsia="Times New Roman" w:hAnsi="Lucida Console" w:cs="Courier New"/>
          <w:i/>
          <w:iCs/>
          <w:color w:val="000000" w:themeColor="text1"/>
          <w:sz w:val="19"/>
        </w:rPr>
      </w:pPr>
      <w:ins w:id="1643"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w:t>
        </w:r>
        <w:r w:rsidRPr="00ED215B">
          <w:rPr>
            <w:rFonts w:ascii="Lucida Console" w:eastAsia="Times New Roman" w:hAnsi="Lucida Console" w:cs="Courier New"/>
            <w:i/>
            <w:iCs/>
            <w:color w:val="000000" w:themeColor="text1"/>
            <w:sz w:val="19"/>
          </w:rPr>
          <w:t>@Named("com.example.e4.rcp.todo"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44" w:author="Unknown"/>
          <w:rFonts w:ascii="Lucida Console" w:eastAsia="Times New Roman" w:hAnsi="Lucida Console" w:cs="Courier New"/>
          <w:color w:val="000000" w:themeColor="text1"/>
          <w:sz w:val="19"/>
          <w:szCs w:val="19"/>
        </w:rPr>
      </w:pPr>
      <w:ins w:id="1645" w:author="Unknown">
        <w:r w:rsidRPr="00ED215B">
          <w:rPr>
            <w:rFonts w:ascii="Lucida Console" w:eastAsia="Times New Roman" w:hAnsi="Lucida Console" w:cs="Courier New"/>
            <w:i/>
            <w:iCs/>
            <w:color w:val="000000" w:themeColor="text1"/>
            <w:sz w:val="19"/>
          </w:rPr>
          <w:t xml:space="preserve">      ".</w:t>
        </w:r>
        <w:proofErr w:type="spellStart"/>
        <w:r w:rsidRPr="00ED215B">
          <w:rPr>
            <w:rFonts w:ascii="Lucida Console" w:eastAsia="Times New Roman" w:hAnsi="Lucida Console" w:cs="Courier New"/>
            <w:i/>
            <w:iCs/>
            <w:color w:val="000000" w:themeColor="text1"/>
            <w:sz w:val="19"/>
          </w:rPr>
          <w:t>commandparameter.input</w:t>
        </w:r>
        <w:proofErr w:type="spellEnd"/>
        <w:r w:rsidRPr="00ED215B">
          <w:rPr>
            <w:rFonts w:ascii="Lucida Console" w:eastAsia="Times New Roman" w:hAnsi="Lucida Console" w:cs="Courier New"/>
            <w:i/>
            <w:iCs/>
            <w:color w:val="000000" w:themeColor="text1"/>
            <w:sz w:val="19"/>
          </w:rPr>
          <w:t>")</w:t>
        </w:r>
        <w:r w:rsidRPr="00ED215B">
          <w:rPr>
            <w:rFonts w:ascii="Lucida Console" w:eastAsia="Times New Roman" w:hAnsi="Lucida Console" w:cs="Courier New"/>
            <w:color w:val="000000" w:themeColor="text1"/>
            <w:sz w:val="19"/>
            <w:szCs w:val="19"/>
          </w:rPr>
          <w:t xml:space="preserve"> String </w:t>
        </w:r>
        <w:proofErr w:type="spellStart"/>
        <w:r w:rsidRPr="00ED215B">
          <w:rPr>
            <w:rFonts w:ascii="Lucida Console" w:eastAsia="Times New Roman" w:hAnsi="Lucida Console" w:cs="Courier New"/>
            <w:color w:val="000000" w:themeColor="text1"/>
            <w:sz w:val="19"/>
            <w:szCs w:val="19"/>
          </w:rPr>
          <w:t>param</w:t>
        </w:r>
        <w:proofErr w:type="spellEnd"/>
        <w:r w:rsidRPr="00ED215B">
          <w:rPr>
            <w:rFonts w:ascii="Lucida Console" w:eastAsia="Times New Roman" w:hAnsi="Lucida Console" w:cs="Courier New"/>
            <w:color w:val="000000" w:themeColor="text1"/>
            <w:sz w:val="19"/>
            <w:szCs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46" w:author="Unknown"/>
          <w:rFonts w:ascii="Lucida Console" w:eastAsia="Times New Roman" w:hAnsi="Lucida Console" w:cs="Courier New"/>
          <w:color w:val="000000" w:themeColor="text1"/>
          <w:sz w:val="19"/>
          <w:szCs w:val="19"/>
        </w:rPr>
      </w:pPr>
      <w:ins w:id="1647" w:author="Unknown">
        <w:r w:rsidRPr="00ED215B">
          <w:rPr>
            <w:rFonts w:ascii="Lucida Console" w:eastAsia="Times New Roman" w:hAnsi="Lucida Console" w:cs="Courier New"/>
            <w:color w:val="000000" w:themeColor="text1"/>
            <w:sz w:val="19"/>
            <w:szCs w:val="19"/>
          </w:rPr>
          <w:lastRenderedPageBreak/>
          <w:t xml:space="preserve">    </w:t>
        </w:r>
        <w:proofErr w:type="spellStart"/>
        <w:proofErr w:type="gramStart"/>
        <w:r w:rsidRPr="00ED215B">
          <w:rPr>
            <w:rFonts w:ascii="Lucida Console" w:eastAsia="Times New Roman" w:hAnsi="Lucida Console" w:cs="Courier New"/>
            <w:color w:val="000000" w:themeColor="text1"/>
            <w:sz w:val="19"/>
            <w:szCs w:val="19"/>
          </w:rPr>
          <w:t>System.out.println</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param</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48" w:author="Unknown"/>
          <w:rFonts w:ascii="Lucida Console" w:eastAsia="Times New Roman" w:hAnsi="Lucida Console" w:cs="Courier New"/>
          <w:color w:val="000000" w:themeColor="text1"/>
          <w:sz w:val="19"/>
          <w:szCs w:val="19"/>
        </w:rPr>
      </w:pPr>
      <w:ins w:id="1649"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50"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5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52" w:author="Unknown"/>
          <w:rFonts w:ascii="Lucida Console" w:eastAsia="Times New Roman" w:hAnsi="Lucida Console" w:cs="Courier New"/>
          <w:color w:val="000000" w:themeColor="text1"/>
          <w:sz w:val="19"/>
          <w:szCs w:val="19"/>
        </w:rPr>
      </w:pPr>
      <w:ins w:id="1653"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654" w:author="Unknown"/>
          <w:rFonts w:ascii="Arial" w:eastAsia="Times New Roman" w:hAnsi="Arial" w:cs="Arial"/>
          <w:color w:val="000000" w:themeColor="text1"/>
          <w:sz w:val="24"/>
          <w:szCs w:val="24"/>
        </w:rPr>
      </w:pPr>
      <w:ins w:id="1655" w:author="Unknown">
        <w:r w:rsidRPr="00ED215B">
          <w:rPr>
            <w:rFonts w:ascii="Arial" w:eastAsia="Times New Roman" w:hAnsi="Arial" w:cs="Arial"/>
            <w:color w:val="000000" w:themeColor="text1"/>
            <w:sz w:val="24"/>
            <w:szCs w:val="24"/>
          </w:rPr>
          <w:t xml:space="preserve">In your menu or toolbar entries you use the ID of the command in the </w:t>
        </w:r>
        <w:r w:rsidRPr="00ED215B">
          <w:rPr>
            <w:rFonts w:ascii="Arial" w:eastAsia="Times New Roman" w:hAnsi="Arial" w:cs="Arial"/>
            <w:i/>
            <w:iCs/>
            <w:color w:val="000000" w:themeColor="text1"/>
            <w:sz w:val="24"/>
            <w:szCs w:val="24"/>
          </w:rPr>
          <w:t>Name</w:t>
        </w:r>
        <w:r w:rsidRPr="00ED215B">
          <w:rPr>
            <w:rFonts w:ascii="Arial" w:eastAsia="Times New Roman" w:hAnsi="Arial" w:cs="Arial"/>
            <w:color w:val="000000" w:themeColor="text1"/>
            <w:sz w:val="24"/>
            <w:szCs w:val="24"/>
          </w:rPr>
          <w:t xml:space="preserve"> field. The entry in the </w:t>
        </w:r>
        <w:r w:rsidRPr="00ED215B">
          <w:rPr>
            <w:rFonts w:ascii="Arial" w:eastAsia="Times New Roman" w:hAnsi="Arial" w:cs="Arial"/>
            <w:i/>
            <w:iCs/>
            <w:color w:val="000000" w:themeColor="text1"/>
            <w:sz w:val="24"/>
            <w:szCs w:val="24"/>
          </w:rPr>
          <w:t>Value</w:t>
        </w:r>
        <w:r w:rsidRPr="00ED215B">
          <w:rPr>
            <w:rFonts w:ascii="Arial" w:eastAsia="Times New Roman" w:hAnsi="Arial" w:cs="Arial"/>
            <w:color w:val="000000" w:themeColor="text1"/>
            <w:sz w:val="24"/>
            <w:szCs w:val="24"/>
          </w:rPr>
          <w:t xml:space="preserve"> field is passed to the command. </w:t>
        </w:r>
      </w:ins>
    </w:p>
    <w:p w:rsidR="00ED215B" w:rsidRPr="00ED215B" w:rsidRDefault="00ED215B" w:rsidP="00ED215B">
      <w:pPr>
        <w:shd w:val="clear" w:color="auto" w:fill="FFFFFF"/>
        <w:spacing w:after="0" w:line="240" w:lineRule="auto"/>
        <w:rPr>
          <w:ins w:id="1656"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8458200" cy="2028825"/>
            <wp:effectExtent l="19050" t="0" r="0" b="0"/>
            <wp:docPr id="74" name="图片 74" descr="Passing a parameter from a menu entry to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assing a parameter from a menu entry to a command"/>
                    <pic:cNvPicPr>
                      <a:picLocks noChangeAspect="1" noChangeArrowheads="1"/>
                    </pic:cNvPicPr>
                  </pic:nvPicPr>
                  <pic:blipFill>
                    <a:blip r:embed="rId58"/>
                    <a:srcRect/>
                    <a:stretch>
                      <a:fillRect/>
                    </a:stretch>
                  </pic:blipFill>
                  <pic:spPr bwMode="auto">
                    <a:xfrm>
                      <a:off x="0" y="0"/>
                      <a:ext cx="8458200" cy="20288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1657" w:author="Unknown"/>
          <w:rFonts w:ascii="Arial" w:eastAsia="Times New Roman" w:hAnsi="Arial" w:cs="Arial"/>
          <w:b/>
          <w:bCs/>
          <w:color w:val="000000" w:themeColor="text1"/>
          <w:sz w:val="30"/>
          <w:szCs w:val="30"/>
        </w:rPr>
      </w:pPr>
      <w:bookmarkStart w:id="1658" w:name="commands_coreexpressions"/>
      <w:bookmarkEnd w:id="1658"/>
      <w:ins w:id="1659" w:author="Unknown">
        <w:r w:rsidRPr="00ED215B">
          <w:rPr>
            <w:rFonts w:ascii="Arial" w:eastAsia="Times New Roman" w:hAnsi="Arial" w:cs="Arial"/>
            <w:b/>
            <w:bCs/>
            <w:color w:val="000000" w:themeColor="text1"/>
            <w:sz w:val="30"/>
            <w:szCs w:val="30"/>
          </w:rPr>
          <w:t xml:space="preserve">20.9. Core expressions </w:t>
        </w:r>
      </w:ins>
    </w:p>
    <w:p w:rsidR="00ED215B" w:rsidRPr="00ED215B" w:rsidRDefault="00ED215B" w:rsidP="00ED215B">
      <w:pPr>
        <w:shd w:val="clear" w:color="auto" w:fill="FFFFFF"/>
        <w:spacing w:before="100" w:beforeAutospacing="1" w:after="100" w:afterAutospacing="1" w:line="240" w:lineRule="auto"/>
        <w:ind w:left="150" w:right="150"/>
        <w:rPr>
          <w:ins w:id="1660" w:author="Unknown"/>
          <w:rFonts w:ascii="Arial" w:eastAsia="Times New Roman" w:hAnsi="Arial" w:cs="Arial"/>
          <w:color w:val="000000" w:themeColor="text1"/>
          <w:sz w:val="24"/>
          <w:szCs w:val="24"/>
        </w:rPr>
      </w:pPr>
      <w:ins w:id="1661" w:author="Unknown">
        <w:r w:rsidRPr="00ED215B">
          <w:rPr>
            <w:rFonts w:ascii="Arial" w:eastAsia="Times New Roman" w:hAnsi="Arial" w:cs="Arial"/>
            <w:color w:val="000000" w:themeColor="text1"/>
            <w:sz w:val="24"/>
            <w:szCs w:val="24"/>
          </w:rPr>
          <w:t xml:space="preserve">The visibility of menus, toolbars and their entries can be restricted via the </w:t>
        </w:r>
        <w:r w:rsidRPr="00ED215B">
          <w:rPr>
            <w:rFonts w:ascii="Arial" w:eastAsia="Times New Roman" w:hAnsi="Arial" w:cs="Arial"/>
            <w:i/>
            <w:iCs/>
            <w:color w:val="000000" w:themeColor="text1"/>
            <w:sz w:val="24"/>
            <w:szCs w:val="24"/>
          </w:rPr>
          <w:t>core expressions</w:t>
        </w:r>
        <w:r w:rsidRPr="00ED215B">
          <w:rPr>
            <w:rFonts w:ascii="Arial" w:eastAsia="Times New Roman" w:hAnsi="Arial" w:cs="Arial"/>
            <w:color w:val="000000" w:themeColor="text1"/>
            <w:sz w:val="24"/>
            <w:szCs w:val="24"/>
          </w:rPr>
          <w:t xml:space="preserve">. You add the corresponding attribute in the application model to the ID defined by the </w:t>
        </w:r>
        <w:proofErr w:type="spellStart"/>
        <w:r w:rsidRPr="00ED215B">
          <w:rPr>
            <w:rFonts w:ascii="Courier New" w:eastAsia="Times New Roman" w:hAnsi="Courier New" w:cs="Courier New"/>
            <w:color w:val="000000" w:themeColor="text1"/>
            <w:sz w:val="29"/>
          </w:rPr>
          <w:t>org.eclipse.core.expressions.definitions</w:t>
        </w:r>
        <w:proofErr w:type="spellEnd"/>
        <w:r w:rsidRPr="00ED215B">
          <w:rPr>
            <w:rFonts w:ascii="Arial" w:eastAsia="Times New Roman" w:hAnsi="Arial" w:cs="Arial"/>
            <w:color w:val="000000" w:themeColor="text1"/>
            <w:sz w:val="24"/>
            <w:szCs w:val="24"/>
          </w:rPr>
          <w:t xml:space="preserve"> extension point in the </w:t>
        </w:r>
        <w:r w:rsidRPr="00ED215B">
          <w:rPr>
            <w:rFonts w:ascii="Courier New" w:eastAsia="Times New Roman" w:hAnsi="Courier New" w:cs="Courier New"/>
            <w:i/>
            <w:iCs/>
            <w:color w:val="000000" w:themeColor="text1"/>
            <w:sz w:val="20"/>
          </w:rPr>
          <w:t>plugin.xml</w:t>
        </w:r>
        <w:r w:rsidRPr="00ED215B">
          <w:rPr>
            <w:rFonts w:ascii="Arial" w:eastAsia="Times New Roman" w:hAnsi="Arial" w:cs="Arial"/>
            <w:color w:val="000000" w:themeColor="text1"/>
            <w:sz w:val="24"/>
            <w:szCs w:val="24"/>
          </w:rPr>
          <w:t xml:space="preserve"> file. </w:t>
        </w:r>
      </w:ins>
    </w:p>
    <w:p w:rsidR="00ED215B" w:rsidRPr="00ED215B" w:rsidRDefault="00ED215B" w:rsidP="00ED215B">
      <w:pPr>
        <w:shd w:val="clear" w:color="auto" w:fill="FFFFFF"/>
        <w:spacing w:before="100" w:beforeAutospacing="1" w:after="100" w:afterAutospacing="1" w:line="240" w:lineRule="auto"/>
        <w:ind w:left="150" w:right="150"/>
        <w:rPr>
          <w:ins w:id="1662" w:author="Unknown"/>
          <w:rFonts w:ascii="Arial" w:eastAsia="Times New Roman" w:hAnsi="Arial" w:cs="Arial"/>
          <w:color w:val="000000" w:themeColor="text1"/>
          <w:sz w:val="24"/>
          <w:szCs w:val="24"/>
        </w:rPr>
      </w:pPr>
      <w:ins w:id="1663" w:author="Unknown">
        <w:r w:rsidRPr="00ED215B">
          <w:rPr>
            <w:rFonts w:ascii="Arial" w:eastAsia="Times New Roman" w:hAnsi="Arial" w:cs="Arial"/>
            <w:color w:val="000000" w:themeColor="text1"/>
            <w:sz w:val="24"/>
            <w:szCs w:val="24"/>
          </w:rPr>
          <w:t xml:space="preserve">To add this extension point to your application, open the </w:t>
        </w:r>
        <w:r w:rsidRPr="00ED215B">
          <w:rPr>
            <w:rFonts w:ascii="Courier New" w:eastAsia="Times New Roman" w:hAnsi="Courier New" w:cs="Courier New"/>
            <w:i/>
            <w:iCs/>
            <w:color w:val="000000" w:themeColor="text1"/>
            <w:sz w:val="20"/>
          </w:rPr>
          <w:t>plugin.xml</w:t>
        </w:r>
        <w:r w:rsidRPr="00ED215B">
          <w:rPr>
            <w:rFonts w:ascii="Arial" w:eastAsia="Times New Roman" w:hAnsi="Arial" w:cs="Arial"/>
            <w:color w:val="000000" w:themeColor="text1"/>
            <w:sz w:val="24"/>
            <w:szCs w:val="24"/>
          </w:rPr>
          <w:t xml:space="preserve"> file and select the </w:t>
        </w:r>
        <w:r w:rsidRPr="00ED215B">
          <w:rPr>
            <w:rFonts w:ascii="Arial" w:eastAsia="Times New Roman" w:hAnsi="Arial" w:cs="Arial"/>
            <w:i/>
            <w:iCs/>
            <w:color w:val="000000" w:themeColor="text1"/>
            <w:sz w:val="24"/>
            <w:szCs w:val="24"/>
          </w:rPr>
          <w:t>Dependencies</w:t>
        </w:r>
        <w:r w:rsidRPr="00ED215B">
          <w:rPr>
            <w:rFonts w:ascii="Arial" w:eastAsia="Times New Roman" w:hAnsi="Arial" w:cs="Arial"/>
            <w:color w:val="000000" w:themeColor="text1"/>
            <w:sz w:val="24"/>
            <w:szCs w:val="24"/>
          </w:rPr>
          <w:t xml:space="preserve"> tab in the editor. Add the </w:t>
        </w:r>
        <w:proofErr w:type="spellStart"/>
        <w:r w:rsidRPr="00ED215B">
          <w:rPr>
            <w:rFonts w:ascii="Courier New" w:eastAsia="Times New Roman" w:hAnsi="Courier New" w:cs="Courier New"/>
            <w:color w:val="000000" w:themeColor="text1"/>
            <w:sz w:val="29"/>
          </w:rPr>
          <w:t>org.eclipse.core.expressions</w:t>
        </w:r>
        <w:proofErr w:type="spellEnd"/>
        <w:r w:rsidRPr="00ED215B">
          <w:rPr>
            <w:rFonts w:ascii="Arial" w:eastAsia="Times New Roman" w:hAnsi="Arial" w:cs="Arial"/>
            <w:color w:val="000000" w:themeColor="text1"/>
            <w:sz w:val="24"/>
            <w:szCs w:val="24"/>
          </w:rPr>
          <w:t xml:space="preserve"> plug-in in the </w:t>
        </w:r>
        <w:r w:rsidRPr="00ED215B">
          <w:rPr>
            <w:rFonts w:ascii="Arial" w:eastAsia="Times New Roman" w:hAnsi="Arial" w:cs="Arial"/>
            <w:i/>
            <w:iCs/>
            <w:color w:val="000000" w:themeColor="text1"/>
            <w:sz w:val="24"/>
            <w:szCs w:val="24"/>
          </w:rPr>
          <w:t>Required Plug-ins</w:t>
        </w:r>
        <w:r w:rsidRPr="00ED215B">
          <w:rPr>
            <w:rFonts w:ascii="Arial" w:eastAsia="Times New Roman" w:hAnsi="Arial" w:cs="Arial"/>
            <w:color w:val="000000" w:themeColor="text1"/>
            <w:sz w:val="24"/>
            <w:szCs w:val="24"/>
          </w:rPr>
          <w:t xml:space="preserve"> section. </w:t>
        </w:r>
      </w:ins>
    </w:p>
    <w:p w:rsidR="00ED215B" w:rsidRPr="00ED215B" w:rsidRDefault="00ED215B" w:rsidP="00ED215B">
      <w:pPr>
        <w:shd w:val="clear" w:color="auto" w:fill="FFFFFF"/>
        <w:spacing w:before="100" w:beforeAutospacing="1" w:after="100" w:afterAutospacing="1" w:line="240" w:lineRule="auto"/>
        <w:ind w:left="150" w:right="150"/>
        <w:rPr>
          <w:ins w:id="1664" w:author="Unknown"/>
          <w:rFonts w:ascii="Arial" w:eastAsia="Times New Roman" w:hAnsi="Arial" w:cs="Arial"/>
          <w:color w:val="000000" w:themeColor="text1"/>
          <w:sz w:val="24"/>
          <w:szCs w:val="24"/>
        </w:rPr>
      </w:pPr>
      <w:ins w:id="1665" w:author="Unknown">
        <w:r w:rsidRPr="00ED215B">
          <w:rPr>
            <w:rFonts w:ascii="Arial" w:eastAsia="Times New Roman" w:hAnsi="Arial" w:cs="Arial"/>
            <w:color w:val="000000" w:themeColor="text1"/>
            <w:sz w:val="24"/>
            <w:szCs w:val="24"/>
          </w:rPr>
          <w:lastRenderedPageBreak/>
          <w:t xml:space="preserve">Afterwards select the </w:t>
        </w:r>
        <w:r w:rsidRPr="00ED215B">
          <w:rPr>
            <w:rFonts w:ascii="Arial" w:eastAsia="Times New Roman" w:hAnsi="Arial" w:cs="Arial"/>
            <w:i/>
            <w:iCs/>
            <w:color w:val="000000" w:themeColor="text1"/>
            <w:sz w:val="24"/>
            <w:szCs w:val="24"/>
          </w:rPr>
          <w:t>Extensions</w:t>
        </w:r>
        <w:r w:rsidRPr="00ED215B">
          <w:rPr>
            <w:rFonts w:ascii="Arial" w:eastAsia="Times New Roman" w:hAnsi="Arial" w:cs="Arial"/>
            <w:color w:val="000000" w:themeColor="text1"/>
            <w:sz w:val="24"/>
            <w:szCs w:val="24"/>
          </w:rPr>
          <w:t xml:space="preserve"> tab, press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and add the </w:t>
        </w:r>
        <w:proofErr w:type="spellStart"/>
        <w:r w:rsidRPr="00ED215B">
          <w:rPr>
            <w:rFonts w:ascii="Courier New" w:eastAsia="Times New Roman" w:hAnsi="Courier New" w:cs="Courier New"/>
            <w:color w:val="000000" w:themeColor="text1"/>
            <w:sz w:val="29"/>
          </w:rPr>
          <w:t>org.eclipse.core.expressions.definitions</w:t>
        </w:r>
        <w:proofErr w:type="spellEnd"/>
        <w:r w:rsidRPr="00ED215B">
          <w:rPr>
            <w:rFonts w:ascii="Arial" w:eastAsia="Times New Roman" w:hAnsi="Arial" w:cs="Arial"/>
            <w:color w:val="000000" w:themeColor="text1"/>
            <w:sz w:val="24"/>
            <w:szCs w:val="24"/>
          </w:rPr>
          <w:t xml:space="preserve"> extension. You define an ID under which the core expression can be referred to in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1666" w:author="Unknown"/>
          <w:rFonts w:ascii="Arial" w:eastAsia="Times New Roman" w:hAnsi="Arial" w:cs="Arial"/>
          <w:color w:val="000000" w:themeColor="text1"/>
          <w:sz w:val="24"/>
          <w:szCs w:val="24"/>
        </w:rPr>
      </w:pPr>
      <w:ins w:id="1667" w:author="Unknown">
        <w:r w:rsidRPr="00ED215B">
          <w:rPr>
            <w:rFonts w:ascii="Arial" w:eastAsia="Times New Roman" w:hAnsi="Arial" w:cs="Arial"/>
            <w:color w:val="000000" w:themeColor="text1"/>
            <w:sz w:val="24"/>
            <w:szCs w:val="24"/>
          </w:rPr>
          <w:t xml:space="preserve">Via right mouse click on the extension you can start building your expression. </w:t>
        </w:r>
      </w:ins>
    </w:p>
    <w:p w:rsidR="00ED215B" w:rsidRPr="00ED215B" w:rsidRDefault="00ED215B" w:rsidP="00ED215B">
      <w:pPr>
        <w:shd w:val="clear" w:color="auto" w:fill="FFFFFF"/>
        <w:spacing w:before="100" w:beforeAutospacing="1" w:after="100" w:afterAutospacing="1" w:line="240" w:lineRule="auto"/>
        <w:ind w:left="150" w:right="150"/>
        <w:rPr>
          <w:ins w:id="1668" w:author="Unknown"/>
          <w:rFonts w:ascii="Arial" w:eastAsia="Times New Roman" w:hAnsi="Arial" w:cs="Arial"/>
          <w:color w:val="000000" w:themeColor="text1"/>
          <w:sz w:val="24"/>
          <w:szCs w:val="24"/>
        </w:rPr>
      </w:pPr>
      <w:ins w:id="1669" w:author="Unknown">
        <w:r w:rsidRPr="00ED215B">
          <w:rPr>
            <w:rFonts w:ascii="Arial" w:eastAsia="Times New Roman" w:hAnsi="Arial" w:cs="Arial"/>
            <w:color w:val="000000" w:themeColor="text1"/>
            <w:sz w:val="24"/>
            <w:szCs w:val="24"/>
          </w:rPr>
          <w:t xml:space="preserve">You can assign this core expression to your menu entry in the application model. The following screenshot shows this for the </w:t>
        </w:r>
        <w:r w:rsidRPr="00ED215B">
          <w:rPr>
            <w:rFonts w:ascii="Arial" w:eastAsia="Times New Roman" w:hAnsi="Arial" w:cs="Arial"/>
            <w:i/>
            <w:iCs/>
            <w:color w:val="000000" w:themeColor="text1"/>
            <w:sz w:val="24"/>
            <w:szCs w:val="24"/>
          </w:rPr>
          <w:t>Test</w:t>
        </w:r>
        <w:r w:rsidRPr="00ED215B">
          <w:rPr>
            <w:rFonts w:ascii="Arial" w:eastAsia="Times New Roman" w:hAnsi="Arial" w:cs="Arial"/>
            <w:color w:val="000000" w:themeColor="text1"/>
            <w:sz w:val="24"/>
            <w:szCs w:val="24"/>
          </w:rPr>
          <w:t xml:space="preserve"> menu entry. </w:t>
        </w:r>
      </w:ins>
    </w:p>
    <w:p w:rsidR="00ED215B" w:rsidRPr="00ED215B" w:rsidRDefault="00ED215B" w:rsidP="00ED215B">
      <w:pPr>
        <w:shd w:val="clear" w:color="auto" w:fill="FFFFFF"/>
        <w:spacing w:before="100" w:beforeAutospacing="1" w:after="100" w:afterAutospacing="1" w:line="240" w:lineRule="auto"/>
        <w:ind w:left="150" w:right="150"/>
        <w:rPr>
          <w:ins w:id="1670" w:author="Unknown"/>
          <w:rFonts w:ascii="Arial" w:eastAsia="Times New Roman" w:hAnsi="Arial" w:cs="Arial"/>
          <w:color w:val="000000" w:themeColor="text1"/>
          <w:sz w:val="24"/>
          <w:szCs w:val="24"/>
        </w:rPr>
      </w:pPr>
      <w:ins w:id="1671" w:author="Unknown">
        <w:r w:rsidRPr="00ED215B">
          <w:rPr>
            <w:rFonts w:ascii="Arial" w:eastAsia="Times New Roman" w:hAnsi="Arial" w:cs="Arial"/>
            <w:color w:val="000000" w:themeColor="text1"/>
            <w:sz w:val="24"/>
            <w:szCs w:val="24"/>
          </w:rPr>
          <w:t xml:space="preserve">The following example can be used to restrict the visibility of a menu entry based on the type of the current selection. You will later learn how to set the current selection. Please note that the variable for the selection is currently called </w:t>
        </w:r>
        <w:proofErr w:type="spellStart"/>
        <w:r w:rsidRPr="00ED215B">
          <w:rPr>
            <w:rFonts w:ascii="Courier New" w:eastAsia="Times New Roman" w:hAnsi="Courier New" w:cs="Courier New"/>
            <w:color w:val="000000" w:themeColor="text1"/>
            <w:sz w:val="29"/>
          </w:rPr>
          <w:t>org.eclipse.ui.selection</w:t>
        </w:r>
        <w:proofErr w:type="spellEnd"/>
        <w:r w:rsidRPr="00ED215B">
          <w:rPr>
            <w:rFonts w:ascii="Arial" w:eastAsia="Times New Roman" w:hAnsi="Arial" w:cs="Arial"/>
            <w:color w:val="000000" w:themeColor="text1"/>
            <w:sz w:val="24"/>
            <w:szCs w:val="24"/>
          </w:rPr>
          <w:t xml:space="preserve">. In Eclipse 3.x this variable is called </w:t>
        </w:r>
        <w:r w:rsidRPr="00ED215B">
          <w:rPr>
            <w:rFonts w:ascii="Courier New" w:eastAsia="Times New Roman" w:hAnsi="Courier New" w:cs="Courier New"/>
            <w:color w:val="000000" w:themeColor="text1"/>
            <w:sz w:val="29"/>
          </w:rPr>
          <w:t>selection</w:t>
        </w:r>
        <w:r w:rsidRPr="00ED215B">
          <w:rPr>
            <w:rFonts w:ascii="Arial" w:eastAsia="Times New Roman" w:hAnsi="Arial" w:cs="Arial"/>
            <w:color w:val="000000" w:themeColor="text1"/>
            <w:sz w:val="24"/>
            <w:szCs w:val="24"/>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72" w:author="Unknown"/>
          <w:rFonts w:ascii="Lucida Console" w:eastAsia="Times New Roman" w:hAnsi="Lucida Console" w:cs="Courier New"/>
          <w:color w:val="000000" w:themeColor="text1"/>
          <w:sz w:val="19"/>
          <w:szCs w:val="19"/>
        </w:rPr>
      </w:pPr>
      <w:ins w:id="1673" w:author="Unknown">
        <w:r w:rsidRPr="00ED215B">
          <w:rPr>
            <w:rFonts w:ascii="Lucida Console" w:eastAsia="Times New Roman" w:hAnsi="Lucida Console" w:cs="Courier New"/>
            <w:color w:val="000000" w:themeColor="text1"/>
            <w:sz w:val="19"/>
            <w:szCs w:val="19"/>
          </w:rPr>
          <w:t>&lt;extension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74" w:author="Unknown"/>
          <w:rFonts w:ascii="Lucida Console" w:eastAsia="Times New Roman" w:hAnsi="Lucida Console" w:cs="Courier New"/>
          <w:color w:val="000000" w:themeColor="text1"/>
          <w:sz w:val="19"/>
          <w:szCs w:val="19"/>
        </w:rPr>
      </w:pPr>
      <w:ins w:id="1675"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point</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org.eclipse.core.expressions.definitions</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76" w:author="Unknown"/>
          <w:rFonts w:ascii="Lucida Console" w:eastAsia="Times New Roman" w:hAnsi="Lucida Console" w:cs="Courier New"/>
          <w:color w:val="000000" w:themeColor="text1"/>
          <w:sz w:val="19"/>
          <w:szCs w:val="19"/>
        </w:rPr>
      </w:pPr>
      <w:ins w:id="1677" w:author="Unknown">
        <w:r w:rsidRPr="00ED215B">
          <w:rPr>
            <w:rFonts w:ascii="Lucida Console" w:eastAsia="Times New Roman" w:hAnsi="Lucida Console" w:cs="Courier New"/>
            <w:color w:val="000000" w:themeColor="text1"/>
            <w:sz w:val="19"/>
            <w:szCs w:val="19"/>
          </w:rPr>
          <w:t xml:space="preserve">  &lt;definition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78" w:author="Unknown"/>
          <w:rFonts w:ascii="Lucida Console" w:eastAsia="Times New Roman" w:hAnsi="Lucida Console" w:cs="Courier New"/>
          <w:color w:val="000000" w:themeColor="text1"/>
          <w:sz w:val="19"/>
          <w:szCs w:val="19"/>
        </w:rPr>
      </w:pPr>
      <w:ins w:id="1679"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id</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"com.example.e4.rcp.todo.selectionset"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80" w:author="Unknown"/>
          <w:rFonts w:ascii="Lucida Console" w:eastAsia="Times New Roman" w:hAnsi="Lucida Console" w:cs="Courier New"/>
          <w:color w:val="000000" w:themeColor="text1"/>
          <w:sz w:val="19"/>
          <w:szCs w:val="19"/>
        </w:rPr>
      </w:pPr>
      <w:ins w:id="1681" w:author="Unknown">
        <w:r w:rsidRPr="00ED215B">
          <w:rPr>
            <w:rFonts w:ascii="Lucida Console" w:eastAsia="Times New Roman" w:hAnsi="Lucida Console" w:cs="Courier New"/>
            <w:color w:val="000000" w:themeColor="text1"/>
            <w:sz w:val="19"/>
            <w:szCs w:val="19"/>
          </w:rPr>
          <w:t xml:space="preserve">      &lt;with variable=</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org.eclipse.ui.selection</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82" w:author="Unknown"/>
          <w:rFonts w:ascii="Lucida Console" w:eastAsia="Times New Roman" w:hAnsi="Lucida Console" w:cs="Courier New"/>
          <w:color w:val="000000" w:themeColor="text1"/>
          <w:sz w:val="19"/>
          <w:szCs w:val="19"/>
        </w:rPr>
      </w:pPr>
      <w:ins w:id="1683" w:author="Unknown">
        <w:r w:rsidRPr="00ED215B">
          <w:rPr>
            <w:rFonts w:ascii="Lucida Console" w:eastAsia="Times New Roman" w:hAnsi="Lucida Console" w:cs="Courier New"/>
            <w:color w:val="000000" w:themeColor="text1"/>
            <w:sz w:val="19"/>
            <w:szCs w:val="19"/>
          </w:rPr>
          <w:t xml:space="preserve">    &lt;iterate </w:t>
        </w:r>
        <w:proofErr w:type="spellStart"/>
        <w:r w:rsidRPr="00ED215B">
          <w:rPr>
            <w:rFonts w:ascii="Lucida Console" w:eastAsia="Times New Roman" w:hAnsi="Lucida Console" w:cs="Courier New"/>
            <w:color w:val="000000" w:themeColor="text1"/>
            <w:sz w:val="19"/>
            <w:szCs w:val="19"/>
          </w:rPr>
          <w:t>ifEmpty</w:t>
        </w:r>
        <w:proofErr w:type="spell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"false"</w:t>
        </w:r>
        <w:r w:rsidRPr="00ED215B">
          <w:rPr>
            <w:rFonts w:ascii="Lucida Console" w:eastAsia="Times New Roman" w:hAnsi="Lucida Console" w:cs="Courier New"/>
            <w:color w:val="000000" w:themeColor="text1"/>
            <w:sz w:val="19"/>
            <w:szCs w:val="19"/>
          </w:rPr>
          <w:t xml:space="preserve"> operator=</w:t>
        </w:r>
        <w:r w:rsidRPr="00ED215B">
          <w:rPr>
            <w:rFonts w:ascii="Lucida Console" w:eastAsia="Times New Roman" w:hAnsi="Lucida Console" w:cs="Courier New"/>
            <w:color w:val="000000" w:themeColor="text1"/>
            <w:sz w:val="19"/>
          </w:rPr>
          <w:t>"or"</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84" w:author="Unknown"/>
          <w:rFonts w:ascii="Lucida Console" w:eastAsia="Times New Roman" w:hAnsi="Lucida Console" w:cs="Courier New"/>
          <w:color w:val="000000" w:themeColor="text1"/>
          <w:sz w:val="19"/>
          <w:szCs w:val="19"/>
        </w:rPr>
      </w:pPr>
      <w:ins w:id="1685" w:author="Unknown">
        <w:r w:rsidRPr="00ED215B">
          <w:rPr>
            <w:rFonts w:ascii="Lucida Console" w:eastAsia="Times New Roman" w:hAnsi="Lucida Console" w:cs="Courier New"/>
            <w:color w:val="000000" w:themeColor="text1"/>
            <w:sz w:val="19"/>
            <w:szCs w:val="19"/>
          </w:rPr>
          <w:t xml:space="preserve">      &lt;</w:t>
        </w:r>
        <w:proofErr w:type="spellStart"/>
        <w:r w:rsidRPr="00ED215B">
          <w:rPr>
            <w:rFonts w:ascii="Lucida Console" w:eastAsia="Times New Roman" w:hAnsi="Lucida Console" w:cs="Courier New"/>
            <w:b/>
            <w:bCs/>
            <w:color w:val="000000" w:themeColor="text1"/>
            <w:sz w:val="19"/>
          </w:rPr>
          <w:t>instanceof</w:t>
        </w:r>
        <w:proofErr w:type="spellEnd"/>
        <w:r w:rsidRPr="00ED215B">
          <w:rPr>
            <w:rFonts w:ascii="Lucida Console" w:eastAsia="Times New Roman" w:hAnsi="Lucida Console" w:cs="Courier New"/>
            <w:color w:val="000000" w:themeColor="text1"/>
            <w:sz w:val="19"/>
            <w:szCs w:val="19"/>
          </w:rPr>
          <w:t xml:space="preserve"> value=</w:t>
        </w:r>
        <w:r w:rsidRPr="00ED215B">
          <w:rPr>
            <w:rFonts w:ascii="Lucida Console" w:eastAsia="Times New Roman" w:hAnsi="Lucida Console" w:cs="Courier New"/>
            <w:color w:val="000000" w:themeColor="text1"/>
            <w:sz w:val="19"/>
          </w:rPr>
          <w:t>"com.example.e4.rcp.todo.model.Todo"</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86" w:author="Unknown"/>
          <w:rFonts w:ascii="Lucida Console" w:eastAsia="Times New Roman" w:hAnsi="Lucida Console" w:cs="Courier New"/>
          <w:color w:val="000000" w:themeColor="text1"/>
          <w:sz w:val="19"/>
          <w:szCs w:val="19"/>
        </w:rPr>
      </w:pPr>
      <w:ins w:id="1687" w:author="Unknown">
        <w:r w:rsidRPr="00ED215B">
          <w:rPr>
            <w:rFonts w:ascii="Lucida Console" w:eastAsia="Times New Roman" w:hAnsi="Lucida Console" w:cs="Courier New"/>
            <w:color w:val="000000" w:themeColor="text1"/>
            <w:sz w:val="19"/>
            <w:szCs w:val="19"/>
          </w:rPr>
          <w:t xml:space="preserve">      &lt;/</w:t>
        </w:r>
        <w:proofErr w:type="spellStart"/>
        <w:r w:rsidRPr="00ED215B">
          <w:rPr>
            <w:rFonts w:ascii="Lucida Console" w:eastAsia="Times New Roman" w:hAnsi="Lucida Console" w:cs="Courier New"/>
            <w:b/>
            <w:bCs/>
            <w:color w:val="000000" w:themeColor="text1"/>
            <w:sz w:val="19"/>
          </w:rPr>
          <w:t>instanceof</w:t>
        </w:r>
        <w:proofErr w:type="spellEnd"/>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88" w:author="Unknown"/>
          <w:rFonts w:ascii="Lucida Console" w:eastAsia="Times New Roman" w:hAnsi="Lucida Console" w:cs="Courier New"/>
          <w:color w:val="000000" w:themeColor="text1"/>
          <w:sz w:val="19"/>
          <w:szCs w:val="19"/>
        </w:rPr>
      </w:pPr>
      <w:ins w:id="1689" w:author="Unknown">
        <w:r w:rsidRPr="00ED215B">
          <w:rPr>
            <w:rFonts w:ascii="Lucida Console" w:eastAsia="Times New Roman" w:hAnsi="Lucida Console" w:cs="Courier New"/>
            <w:color w:val="000000" w:themeColor="text1"/>
            <w:sz w:val="19"/>
            <w:szCs w:val="19"/>
          </w:rPr>
          <w:t xml:space="preserve">    &lt;/iterate&gt;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90" w:author="Unknown"/>
          <w:rFonts w:ascii="Lucida Console" w:eastAsia="Times New Roman" w:hAnsi="Lucida Console" w:cs="Courier New"/>
          <w:color w:val="000000" w:themeColor="text1"/>
          <w:sz w:val="19"/>
          <w:szCs w:val="19"/>
        </w:rPr>
      </w:pPr>
      <w:ins w:id="1691" w:author="Unknown">
        <w:r w:rsidRPr="00ED215B">
          <w:rPr>
            <w:rFonts w:ascii="Lucida Console" w:eastAsia="Times New Roman" w:hAnsi="Lucida Console" w:cs="Courier New"/>
            <w:color w:val="000000" w:themeColor="text1"/>
            <w:sz w:val="19"/>
            <w:szCs w:val="19"/>
          </w:rPr>
          <w:t xml:space="preserve">      &lt;/with&gt;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92" w:author="Unknown"/>
          <w:rFonts w:ascii="Lucida Console" w:eastAsia="Times New Roman" w:hAnsi="Lucida Console" w:cs="Courier New"/>
          <w:color w:val="000000" w:themeColor="text1"/>
          <w:sz w:val="19"/>
          <w:szCs w:val="19"/>
        </w:rPr>
      </w:pPr>
      <w:ins w:id="1693" w:author="Unknown">
        <w:r w:rsidRPr="00ED215B">
          <w:rPr>
            <w:rFonts w:ascii="Lucida Console" w:eastAsia="Times New Roman" w:hAnsi="Lucida Console" w:cs="Courier New"/>
            <w:color w:val="000000" w:themeColor="text1"/>
            <w:sz w:val="19"/>
            <w:szCs w:val="19"/>
          </w:rPr>
          <w:t xml:space="preserve">  &lt;/definition&gt;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694" w:author="Unknown"/>
          <w:rFonts w:ascii="Lucida Console" w:eastAsia="Times New Roman" w:hAnsi="Lucida Console" w:cs="Courier New"/>
          <w:color w:val="000000" w:themeColor="text1"/>
          <w:sz w:val="19"/>
          <w:szCs w:val="19"/>
        </w:rPr>
      </w:pPr>
      <w:ins w:id="1695" w:author="Unknown">
        <w:r w:rsidRPr="00ED215B">
          <w:rPr>
            <w:rFonts w:ascii="Lucida Console" w:eastAsia="Times New Roman" w:hAnsi="Lucida Console" w:cs="Courier New"/>
            <w:color w:val="000000" w:themeColor="text1"/>
            <w:sz w:val="19"/>
            <w:szCs w:val="19"/>
          </w:rPr>
          <w:t xml:space="preserve">&lt;/extension&gt; </w:t>
        </w:r>
      </w:ins>
    </w:p>
    <w:p w:rsidR="00ED215B" w:rsidRPr="00ED215B" w:rsidRDefault="00ED215B" w:rsidP="00ED215B">
      <w:pPr>
        <w:shd w:val="clear" w:color="auto" w:fill="FFFFFF"/>
        <w:spacing w:before="100" w:beforeAutospacing="1" w:after="100" w:afterAutospacing="1" w:line="240" w:lineRule="auto"/>
        <w:ind w:left="150" w:right="150"/>
        <w:rPr>
          <w:ins w:id="1696" w:author="Unknown"/>
          <w:rFonts w:ascii="Arial" w:eastAsia="Times New Roman" w:hAnsi="Arial" w:cs="Arial"/>
          <w:color w:val="000000" w:themeColor="text1"/>
          <w:sz w:val="24"/>
          <w:szCs w:val="24"/>
        </w:rPr>
      </w:pPr>
      <w:ins w:id="1697" w:author="Unknown">
        <w:r w:rsidRPr="00ED215B">
          <w:rPr>
            <w:rFonts w:ascii="Arial" w:eastAsia="Times New Roman" w:hAnsi="Arial" w:cs="Arial"/>
            <w:color w:val="000000" w:themeColor="text1"/>
            <w:sz w:val="24"/>
            <w:szCs w:val="24"/>
          </w:rPr>
          <w:t xml:space="preserve">This expression can be used to restrict the visibility of model elements. </w:t>
        </w:r>
      </w:ins>
    </w:p>
    <w:p w:rsidR="00ED215B" w:rsidRPr="00ED215B" w:rsidRDefault="00ED215B" w:rsidP="00ED215B">
      <w:pPr>
        <w:shd w:val="clear" w:color="auto" w:fill="FFFFFF"/>
        <w:spacing w:after="0" w:line="240" w:lineRule="auto"/>
        <w:rPr>
          <w:ins w:id="1698"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6705600" cy="5038725"/>
            <wp:effectExtent l="19050" t="0" r="0" b="0"/>
            <wp:docPr id="75" name="图片 75" descr="Enabling the core expression for a menu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nabling the core expression for a menu entry"/>
                    <pic:cNvPicPr>
                      <a:picLocks noChangeAspect="1" noChangeArrowheads="1"/>
                    </pic:cNvPicPr>
                  </pic:nvPicPr>
                  <pic:blipFill>
                    <a:blip r:embed="rId59"/>
                    <a:srcRect/>
                    <a:stretch>
                      <a:fillRect/>
                    </a:stretch>
                  </pic:blipFill>
                  <pic:spPr bwMode="auto">
                    <a:xfrm>
                      <a:off x="0" y="0"/>
                      <a:ext cx="6705600" cy="50387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rPr>
          <w:ins w:id="1699"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10477500" cy="2790825"/>
            <wp:effectExtent l="19050" t="0" r="0" b="0"/>
            <wp:docPr id="76" name="图片 76" descr="Assigning it to the menu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ssigning it to the menu entry"/>
                    <pic:cNvPicPr>
                      <a:picLocks noChangeAspect="1" noChangeArrowheads="1"/>
                    </pic:cNvPicPr>
                  </pic:nvPicPr>
                  <pic:blipFill>
                    <a:blip r:embed="rId60"/>
                    <a:srcRect/>
                    <a:stretch>
                      <a:fillRect/>
                    </a:stretch>
                  </pic:blipFill>
                  <pic:spPr bwMode="auto">
                    <a:xfrm>
                      <a:off x="0" y="0"/>
                      <a:ext cx="10477500" cy="27908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700" w:author="Unknown"/>
          <w:rFonts w:ascii="Arial" w:eastAsia="Times New Roman" w:hAnsi="Arial" w:cs="Arial"/>
          <w:color w:val="000000" w:themeColor="text1"/>
          <w:sz w:val="24"/>
          <w:szCs w:val="24"/>
        </w:rPr>
      </w:pPr>
      <w:ins w:id="1701" w:author="Unknown">
        <w:r w:rsidRPr="00ED215B">
          <w:rPr>
            <w:rFonts w:ascii="Arial" w:eastAsia="Times New Roman" w:hAnsi="Arial" w:cs="Arial"/>
            <w:color w:val="000000" w:themeColor="text1"/>
            <w:sz w:val="24"/>
            <w:szCs w:val="24"/>
          </w:rPr>
          <w:t xml:space="preserve">This approach is similar to the definition of core expressions in Eclipse 3.x. </w:t>
        </w:r>
      </w:ins>
    </w:p>
    <w:p w:rsidR="00ED215B" w:rsidRPr="00ED215B" w:rsidRDefault="00ED215B" w:rsidP="00ED215B">
      <w:pPr>
        <w:shd w:val="clear" w:color="auto" w:fill="FFFFFF"/>
        <w:spacing w:before="100" w:beforeAutospacing="1" w:after="100" w:afterAutospacing="1" w:line="240" w:lineRule="auto"/>
        <w:ind w:left="150" w:right="150"/>
        <w:rPr>
          <w:ins w:id="1702" w:author="Unknown"/>
          <w:rFonts w:ascii="Arial" w:eastAsia="Times New Roman" w:hAnsi="Arial" w:cs="Arial"/>
          <w:color w:val="000000" w:themeColor="text1"/>
          <w:sz w:val="24"/>
          <w:szCs w:val="24"/>
        </w:rPr>
      </w:pPr>
      <w:ins w:id="1703" w:author="Unknown">
        <w:r w:rsidRPr="00ED215B">
          <w:rPr>
            <w:rFonts w:ascii="Arial" w:eastAsia="Times New Roman" w:hAnsi="Arial" w:cs="Arial"/>
            <w:color w:val="000000" w:themeColor="text1"/>
            <w:sz w:val="24"/>
            <w:szCs w:val="24"/>
          </w:rPr>
          <w:t xml:space="preserve">The values available for Eclipse 3.x are documented in the Eclipse Wiki under the following link: </w:t>
        </w:r>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"http://wiki.eclipse.org/Command_Core_Expressions"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Core Expressions </w:t>
        </w:r>
        <w:r w:rsidRPr="00ED215B">
          <w:rPr>
            <w:rFonts w:ascii="Arial" w:eastAsia="Times New Roman" w:hAnsi="Arial" w:cs="Arial"/>
            <w:color w:val="000000" w:themeColor="text1"/>
            <w:sz w:val="24"/>
            <w:szCs w:val="24"/>
          </w:rPr>
          <w:fldChar w:fldCharType="end"/>
        </w:r>
        <w:r w:rsidRPr="00ED215B">
          <w:rPr>
            <w:rFonts w:ascii="Arial" w:eastAsia="Times New Roman" w:hAnsi="Arial" w:cs="Arial"/>
            <w:color w:val="000000" w:themeColor="text1"/>
            <w:sz w:val="24"/>
            <w:szCs w:val="24"/>
          </w:rPr>
          <w:t xml:space="preserve">and contained in the </w:t>
        </w:r>
        <w:proofErr w:type="spellStart"/>
        <w:r w:rsidRPr="00ED215B">
          <w:rPr>
            <w:rFonts w:ascii="Courier New" w:eastAsia="Times New Roman" w:hAnsi="Courier New" w:cs="Courier New"/>
            <w:color w:val="000000" w:themeColor="text1"/>
            <w:sz w:val="29"/>
          </w:rPr>
          <w:t>ISources</w:t>
        </w:r>
        <w:proofErr w:type="spellEnd"/>
        <w:r w:rsidRPr="00ED215B">
          <w:rPr>
            <w:rFonts w:ascii="Arial" w:eastAsia="Times New Roman" w:hAnsi="Arial" w:cs="Arial"/>
            <w:color w:val="000000" w:themeColor="text1"/>
            <w:sz w:val="24"/>
            <w:szCs w:val="24"/>
          </w:rPr>
          <w:t xml:space="preserve"> interface. Eclipse 4 does not always support the same variables, but the wiki might still be helpful. </w:t>
        </w:r>
      </w:ins>
    </w:p>
    <w:p w:rsidR="00ED215B" w:rsidRPr="00ED215B" w:rsidRDefault="00ED215B" w:rsidP="00ED215B">
      <w:pPr>
        <w:shd w:val="clear" w:color="auto" w:fill="FFFFFF"/>
        <w:spacing w:after="0" w:line="240" w:lineRule="auto"/>
        <w:outlineLvl w:val="2"/>
        <w:rPr>
          <w:ins w:id="1704" w:author="Unknown"/>
          <w:rFonts w:ascii="Arial" w:eastAsia="Times New Roman" w:hAnsi="Arial" w:cs="Arial"/>
          <w:b/>
          <w:bCs/>
          <w:color w:val="000000" w:themeColor="text1"/>
          <w:sz w:val="30"/>
          <w:szCs w:val="30"/>
        </w:rPr>
      </w:pPr>
      <w:bookmarkStart w:id="1705" w:name="commands_coreexpressionsown"/>
      <w:bookmarkEnd w:id="1705"/>
      <w:ins w:id="1706" w:author="Unknown">
        <w:r w:rsidRPr="00ED215B">
          <w:rPr>
            <w:rFonts w:ascii="Arial" w:eastAsia="Times New Roman" w:hAnsi="Arial" w:cs="Arial"/>
            <w:b/>
            <w:bCs/>
            <w:color w:val="000000" w:themeColor="text1"/>
            <w:sz w:val="30"/>
            <w:szCs w:val="30"/>
          </w:rPr>
          <w:t xml:space="preserve">20.10. Evaluate your own values in Core expressions </w:t>
        </w:r>
      </w:ins>
    </w:p>
    <w:p w:rsidR="00ED215B" w:rsidRPr="00ED215B" w:rsidRDefault="00ED215B" w:rsidP="00ED215B">
      <w:pPr>
        <w:shd w:val="clear" w:color="auto" w:fill="FFFFFF"/>
        <w:spacing w:before="100" w:beforeAutospacing="1" w:after="100" w:afterAutospacing="1" w:line="240" w:lineRule="auto"/>
        <w:ind w:left="150" w:right="150"/>
        <w:rPr>
          <w:ins w:id="1707" w:author="Unknown"/>
          <w:rFonts w:ascii="Arial" w:eastAsia="Times New Roman" w:hAnsi="Arial" w:cs="Arial"/>
          <w:color w:val="000000" w:themeColor="text1"/>
          <w:sz w:val="24"/>
          <w:szCs w:val="24"/>
        </w:rPr>
      </w:pPr>
      <w:ins w:id="1708" w:author="Unknown">
        <w:r w:rsidRPr="00ED215B">
          <w:rPr>
            <w:rFonts w:ascii="Arial" w:eastAsia="Times New Roman" w:hAnsi="Arial" w:cs="Arial"/>
            <w:color w:val="000000" w:themeColor="text1"/>
            <w:sz w:val="24"/>
            <w:szCs w:val="24"/>
          </w:rPr>
          <w:t xml:space="preserve">You can also place values in the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of your application and use these for your visible-when evaluation. </w:t>
        </w:r>
      </w:ins>
    </w:p>
    <w:p w:rsidR="00ED215B" w:rsidRPr="00ED215B" w:rsidRDefault="00ED215B" w:rsidP="00ED215B">
      <w:pPr>
        <w:shd w:val="clear" w:color="auto" w:fill="FFFFFF"/>
        <w:spacing w:before="100" w:beforeAutospacing="1" w:after="100" w:afterAutospacing="1" w:line="240" w:lineRule="auto"/>
        <w:ind w:left="150" w:right="150"/>
        <w:rPr>
          <w:ins w:id="1709" w:author="Unknown"/>
          <w:rFonts w:ascii="Arial" w:eastAsia="Times New Roman" w:hAnsi="Arial" w:cs="Arial"/>
          <w:color w:val="000000" w:themeColor="text1"/>
          <w:sz w:val="24"/>
          <w:szCs w:val="24"/>
        </w:rPr>
      </w:pPr>
      <w:ins w:id="1710" w:author="Unknown">
        <w:r w:rsidRPr="00ED215B">
          <w:rPr>
            <w:rFonts w:ascii="Arial" w:eastAsia="Times New Roman" w:hAnsi="Arial" w:cs="Arial"/>
            <w:color w:val="000000" w:themeColor="text1"/>
            <w:sz w:val="24"/>
            <w:szCs w:val="24"/>
          </w:rPr>
          <w:t xml:space="preserve">Later you will learn more about modifying the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but the following codes is an example </w:t>
        </w:r>
        <w:r w:rsidRPr="00ED215B">
          <w:rPr>
            <w:rFonts w:ascii="Courier New" w:eastAsia="Times New Roman" w:hAnsi="Courier New" w:cs="Courier New"/>
            <w:color w:val="000000" w:themeColor="text1"/>
            <w:sz w:val="29"/>
          </w:rPr>
          <w:t>Handler</w:t>
        </w:r>
        <w:r w:rsidRPr="00ED215B">
          <w:rPr>
            <w:rFonts w:ascii="Arial" w:eastAsia="Times New Roman" w:hAnsi="Arial" w:cs="Arial"/>
            <w:color w:val="000000" w:themeColor="text1"/>
            <w:sz w:val="24"/>
            <w:szCs w:val="24"/>
          </w:rPr>
          <w:t xml:space="preserve"> which places a value for the </w:t>
        </w:r>
        <w:proofErr w:type="spellStart"/>
        <w:r w:rsidRPr="00ED215B">
          <w:rPr>
            <w:rFonts w:ascii="Courier New" w:eastAsia="Times New Roman" w:hAnsi="Courier New" w:cs="Courier New"/>
            <w:i/>
            <w:iCs/>
            <w:color w:val="000000" w:themeColor="text1"/>
            <w:sz w:val="20"/>
          </w:rPr>
          <w:t>myactivePartId</w:t>
        </w:r>
        <w:proofErr w:type="spellEnd"/>
        <w:r w:rsidRPr="00ED215B">
          <w:rPr>
            <w:rFonts w:ascii="Arial" w:eastAsia="Times New Roman" w:hAnsi="Arial" w:cs="Arial"/>
            <w:color w:val="000000" w:themeColor="text1"/>
            <w:sz w:val="24"/>
            <w:szCs w:val="24"/>
          </w:rPr>
          <w:t xml:space="preserve"> key in the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11" w:author="Unknown"/>
          <w:rFonts w:ascii="Lucida Console" w:eastAsia="Times New Roman" w:hAnsi="Lucida Console" w:cs="Courier New"/>
          <w:color w:val="000000" w:themeColor="text1"/>
          <w:sz w:val="19"/>
          <w:szCs w:val="19"/>
        </w:rPr>
      </w:pPr>
      <w:ins w:id="1712" w:author="Unknown">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13" w:author="Unknown"/>
          <w:rFonts w:ascii="Lucida Console" w:eastAsia="Times New Roman" w:hAnsi="Lucida Console" w:cs="Courier New"/>
          <w:color w:val="000000" w:themeColor="text1"/>
          <w:sz w:val="19"/>
          <w:szCs w:val="19"/>
        </w:rPr>
      </w:pPr>
      <w:proofErr w:type="gramStart"/>
      <w:ins w:id="1714" w:author="Unknown">
        <w:r w:rsidRPr="00ED215B">
          <w:rPr>
            <w:rFonts w:ascii="Lucida Console" w:eastAsia="Times New Roman" w:hAnsi="Lucida Console" w:cs="Courier New"/>
            <w:b/>
            <w:bCs/>
            <w:color w:val="000000" w:themeColor="text1"/>
            <w:sz w:val="19"/>
          </w:rPr>
          <w:lastRenderedPageBreak/>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15" w:author="Unknown"/>
          <w:rFonts w:ascii="Lucida Console" w:eastAsia="Times New Roman" w:hAnsi="Lucida Console" w:cs="Courier New"/>
          <w:color w:val="000000" w:themeColor="text1"/>
          <w:sz w:val="19"/>
          <w:szCs w:val="19"/>
        </w:rPr>
      </w:pPr>
      <w:ins w:id="1716" w:author="Unknown">
        <w:r w:rsidRPr="00ED215B">
          <w:rPr>
            <w:rFonts w:ascii="Lucida Console" w:eastAsia="Times New Roman" w:hAnsi="Lucida Console" w:cs="Courier New"/>
            <w:i/>
            <w:iCs/>
            <w:color w:val="000000" w:themeColor="text1"/>
            <w:sz w:val="19"/>
          </w:rPr>
          <w:t>// put an example value in the 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17" w:author="Unknown"/>
          <w:rFonts w:ascii="Lucida Console" w:eastAsia="Times New Roman" w:hAnsi="Lucida Console" w:cs="Courier New"/>
          <w:color w:val="000000" w:themeColor="text1"/>
          <w:sz w:val="19"/>
          <w:szCs w:val="19"/>
        </w:rPr>
      </w:pPr>
      <w:ins w:id="1718"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context.set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myactivePartId</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19" w:author="Unknown"/>
          <w:rFonts w:ascii="Lucida Console" w:eastAsia="Times New Roman" w:hAnsi="Lucida Console" w:cs="Courier New"/>
          <w:color w:val="000000" w:themeColor="text1"/>
          <w:sz w:val="19"/>
          <w:szCs w:val="19"/>
        </w:rPr>
      </w:pPr>
      <w:ins w:id="1720"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"com.example.e4.rcp.ui.parts.todooverview"</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21" w:author="Unknown"/>
          <w:rFonts w:ascii="Lucida Console" w:eastAsia="Times New Roman" w:hAnsi="Lucida Console" w:cs="Courier New"/>
          <w:color w:val="000000" w:themeColor="text1"/>
          <w:sz w:val="19"/>
          <w:szCs w:val="19"/>
        </w:rPr>
      </w:pPr>
      <w:ins w:id="1722"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723" w:author="Unknown"/>
          <w:rFonts w:ascii="Arial" w:eastAsia="Times New Roman" w:hAnsi="Arial" w:cs="Arial"/>
          <w:color w:val="000000" w:themeColor="text1"/>
          <w:sz w:val="24"/>
          <w:szCs w:val="24"/>
        </w:rPr>
      </w:pPr>
      <w:ins w:id="1724" w:author="Unknown">
        <w:r w:rsidRPr="00ED215B">
          <w:rPr>
            <w:rFonts w:ascii="Arial" w:eastAsia="Times New Roman" w:hAnsi="Arial" w:cs="Arial"/>
            <w:color w:val="000000" w:themeColor="text1"/>
            <w:sz w:val="24"/>
            <w:szCs w:val="24"/>
          </w:rPr>
          <w:t xml:space="preserve">The following shows an example core expression which evaluates to </w:t>
        </w:r>
        <w:r w:rsidRPr="00ED215B">
          <w:rPr>
            <w:rFonts w:ascii="Courier New" w:eastAsia="Times New Roman" w:hAnsi="Courier New" w:cs="Courier New"/>
            <w:color w:val="000000" w:themeColor="text1"/>
            <w:sz w:val="29"/>
          </w:rPr>
          <w:t>true</w:t>
        </w:r>
        <w:r w:rsidRPr="00ED215B">
          <w:rPr>
            <w:rFonts w:ascii="Arial" w:eastAsia="Times New Roman" w:hAnsi="Arial" w:cs="Arial"/>
            <w:color w:val="000000" w:themeColor="text1"/>
            <w:sz w:val="24"/>
            <w:szCs w:val="24"/>
          </w:rPr>
          <w:t xml:space="preserve"> if </w:t>
        </w:r>
        <w:proofErr w:type="gramStart"/>
        <w:r w:rsidRPr="00ED215B">
          <w:rPr>
            <w:rFonts w:ascii="Arial" w:eastAsia="Times New Roman" w:hAnsi="Arial" w:cs="Arial"/>
            <w:color w:val="000000" w:themeColor="text1"/>
            <w:sz w:val="24"/>
            <w:szCs w:val="24"/>
          </w:rPr>
          <w:t>an</w:t>
        </w:r>
        <w:proofErr w:type="gramEnd"/>
        <w:r w:rsidRPr="00ED215B">
          <w:rPr>
            <w:rFonts w:ascii="Arial" w:eastAsia="Times New Roman" w:hAnsi="Arial" w:cs="Arial"/>
            <w:color w:val="000000" w:themeColor="text1"/>
            <w:sz w:val="24"/>
            <w:szCs w:val="24"/>
          </w:rPr>
          <w:t xml:space="preserve"> </w:t>
        </w:r>
        <w:proofErr w:type="spellStart"/>
        <w:r w:rsidRPr="00ED215B">
          <w:rPr>
            <w:rFonts w:ascii="Courier New" w:eastAsia="Times New Roman" w:hAnsi="Courier New" w:cs="Courier New"/>
            <w:i/>
            <w:iCs/>
            <w:color w:val="000000" w:themeColor="text1"/>
            <w:sz w:val="20"/>
          </w:rPr>
          <w:t>myactivePartId</w:t>
        </w:r>
        <w:proofErr w:type="spellEnd"/>
        <w:r w:rsidRPr="00ED215B">
          <w:rPr>
            <w:rFonts w:ascii="Arial" w:eastAsia="Times New Roman" w:hAnsi="Arial" w:cs="Arial"/>
            <w:color w:val="000000" w:themeColor="text1"/>
            <w:sz w:val="24"/>
            <w:szCs w:val="24"/>
          </w:rPr>
          <w:t xml:space="preserve"> key with the value </w:t>
        </w:r>
        <w:r w:rsidRPr="00ED215B">
          <w:rPr>
            <w:rFonts w:ascii="Courier New" w:eastAsia="Times New Roman" w:hAnsi="Courier New" w:cs="Courier New"/>
            <w:color w:val="000000" w:themeColor="text1"/>
            <w:sz w:val="29"/>
          </w:rPr>
          <w:t>com.example.e4.rcp.ui.parts.todooverview</w:t>
        </w:r>
        <w:r w:rsidRPr="00ED215B">
          <w:rPr>
            <w:rFonts w:ascii="Arial" w:eastAsia="Times New Roman" w:hAnsi="Arial" w:cs="Arial"/>
            <w:color w:val="000000" w:themeColor="text1"/>
            <w:sz w:val="24"/>
            <w:szCs w:val="24"/>
          </w:rPr>
          <w:t xml:space="preserve"> is found in the context. </w:t>
        </w:r>
      </w:ins>
    </w:p>
    <w:p w:rsidR="00ED215B" w:rsidRPr="00ED215B" w:rsidRDefault="00ED215B" w:rsidP="00ED215B">
      <w:pPr>
        <w:shd w:val="clear" w:color="auto" w:fill="FFFFFF"/>
        <w:spacing w:before="100" w:beforeAutospacing="1" w:after="100" w:afterAutospacing="1" w:line="240" w:lineRule="auto"/>
        <w:ind w:left="150" w:right="150"/>
        <w:rPr>
          <w:ins w:id="1725" w:author="Unknown"/>
          <w:rFonts w:ascii="Arial" w:eastAsia="Times New Roman" w:hAnsi="Arial" w:cs="Arial"/>
          <w:color w:val="000000" w:themeColor="text1"/>
          <w:sz w:val="24"/>
          <w:szCs w:val="24"/>
        </w:rPr>
      </w:pPr>
      <w:ins w:id="1726" w:author="Unknown">
        <w:r w:rsidRPr="00ED215B">
          <w:rPr>
            <w:rFonts w:ascii="Arial" w:eastAsia="Times New Roman" w:hAnsi="Arial" w:cs="Arial"/>
            <w:color w:val="000000" w:themeColor="text1"/>
            <w:sz w:val="24"/>
            <w:szCs w:val="24"/>
          </w:rPr>
          <w:t xml:space="preserve">This core expression can get assigned to a menu entry and control the visibility.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27" w:author="Unknown"/>
          <w:rFonts w:ascii="Lucida Console" w:eastAsia="Times New Roman" w:hAnsi="Lucida Console" w:cs="Courier New"/>
          <w:color w:val="000000" w:themeColor="text1"/>
          <w:sz w:val="19"/>
          <w:szCs w:val="19"/>
        </w:rPr>
      </w:pPr>
      <w:ins w:id="1728" w:author="Unknown">
        <w:r w:rsidRPr="00ED215B">
          <w:rPr>
            <w:rFonts w:ascii="Lucida Console" w:eastAsia="Times New Roman" w:hAnsi="Lucida Console" w:cs="Courier New"/>
            <w:color w:val="000000" w:themeColor="text1"/>
            <w:sz w:val="19"/>
            <w:szCs w:val="19"/>
          </w:rPr>
          <w:t>&lt;extension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29" w:author="Unknown"/>
          <w:rFonts w:ascii="Lucida Console" w:eastAsia="Times New Roman" w:hAnsi="Lucida Console" w:cs="Courier New"/>
          <w:color w:val="000000" w:themeColor="text1"/>
          <w:sz w:val="19"/>
          <w:szCs w:val="19"/>
        </w:rPr>
      </w:pPr>
      <w:ins w:id="1730"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point</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org.eclipse.core.expressions.definitions</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31" w:author="Unknown"/>
          <w:rFonts w:ascii="Lucida Console" w:eastAsia="Times New Roman" w:hAnsi="Lucida Console" w:cs="Courier New"/>
          <w:color w:val="000000" w:themeColor="text1"/>
          <w:sz w:val="19"/>
          <w:szCs w:val="19"/>
        </w:rPr>
      </w:pPr>
      <w:ins w:id="1732" w:author="Unknown">
        <w:r w:rsidRPr="00ED215B">
          <w:rPr>
            <w:rFonts w:ascii="Lucida Console" w:eastAsia="Times New Roman" w:hAnsi="Lucida Console" w:cs="Courier New"/>
            <w:color w:val="000000" w:themeColor="text1"/>
            <w:sz w:val="19"/>
            <w:szCs w:val="19"/>
          </w:rPr>
          <w:t xml:space="preserve">      &lt;definition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33" w:author="Unknown"/>
          <w:rFonts w:ascii="Lucida Console" w:eastAsia="Times New Roman" w:hAnsi="Lucida Console" w:cs="Courier New"/>
          <w:color w:val="000000" w:themeColor="text1"/>
          <w:sz w:val="19"/>
          <w:szCs w:val="19"/>
        </w:rPr>
      </w:pPr>
      <w:ins w:id="1734"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id</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"com.example.e4.rcp.todo.todooverviewselected"</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35" w:author="Unknown"/>
          <w:rFonts w:ascii="Lucida Console" w:eastAsia="Times New Roman" w:hAnsi="Lucida Console" w:cs="Courier New"/>
          <w:color w:val="000000" w:themeColor="text1"/>
          <w:sz w:val="19"/>
          <w:szCs w:val="19"/>
        </w:rPr>
      </w:pPr>
      <w:ins w:id="1736" w:author="Unknown">
        <w:r w:rsidRPr="00ED215B">
          <w:rPr>
            <w:rFonts w:ascii="Lucida Console" w:eastAsia="Times New Roman" w:hAnsi="Lucida Console" w:cs="Courier New"/>
            <w:color w:val="000000" w:themeColor="text1"/>
            <w:sz w:val="19"/>
            <w:szCs w:val="19"/>
          </w:rPr>
          <w:t xml:space="preserve">         &lt;with</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37" w:author="Unknown"/>
          <w:rFonts w:ascii="Lucida Console" w:eastAsia="Times New Roman" w:hAnsi="Lucida Console" w:cs="Courier New"/>
          <w:color w:val="000000" w:themeColor="text1"/>
          <w:sz w:val="19"/>
          <w:szCs w:val="19"/>
        </w:rPr>
      </w:pPr>
      <w:ins w:id="1738"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variable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myactivePartId</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39" w:author="Unknown"/>
          <w:rFonts w:ascii="Lucida Console" w:eastAsia="Times New Roman" w:hAnsi="Lucida Console" w:cs="Courier New"/>
          <w:color w:val="000000" w:themeColor="text1"/>
          <w:sz w:val="19"/>
          <w:szCs w:val="19"/>
        </w:rPr>
      </w:pPr>
      <w:ins w:id="1740" w:author="Unknown">
        <w:r w:rsidRPr="00ED215B">
          <w:rPr>
            <w:rFonts w:ascii="Lucida Console" w:eastAsia="Times New Roman" w:hAnsi="Lucida Console" w:cs="Courier New"/>
            <w:color w:val="000000" w:themeColor="text1"/>
            <w:sz w:val="19"/>
            <w:szCs w:val="19"/>
          </w:rPr>
          <w:t xml:space="preserve">            &lt;equals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41" w:author="Unknown"/>
          <w:rFonts w:ascii="Lucida Console" w:eastAsia="Times New Roman" w:hAnsi="Lucida Console" w:cs="Courier New"/>
          <w:color w:val="000000" w:themeColor="text1"/>
          <w:sz w:val="19"/>
          <w:szCs w:val="19"/>
        </w:rPr>
      </w:pPr>
      <w:ins w:id="1742"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value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"com.example.e4.rcp.ui.parts.todooverview"</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43" w:author="Unknown"/>
          <w:rFonts w:ascii="Lucida Console" w:eastAsia="Times New Roman" w:hAnsi="Lucida Console" w:cs="Courier New"/>
          <w:color w:val="000000" w:themeColor="text1"/>
          <w:sz w:val="19"/>
          <w:szCs w:val="19"/>
        </w:rPr>
      </w:pPr>
      <w:ins w:id="1744" w:author="Unknown">
        <w:r w:rsidRPr="00ED215B">
          <w:rPr>
            <w:rFonts w:ascii="Lucida Console" w:eastAsia="Times New Roman" w:hAnsi="Lucida Console" w:cs="Courier New"/>
            <w:color w:val="000000" w:themeColor="text1"/>
            <w:sz w:val="19"/>
            <w:szCs w:val="19"/>
          </w:rPr>
          <w:t xml:space="preserve">            &lt;/equals&gt;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45" w:author="Unknown"/>
          <w:rFonts w:ascii="Lucida Console" w:eastAsia="Times New Roman" w:hAnsi="Lucida Console" w:cs="Courier New"/>
          <w:color w:val="000000" w:themeColor="text1"/>
          <w:sz w:val="19"/>
          <w:szCs w:val="19"/>
        </w:rPr>
      </w:pPr>
      <w:ins w:id="1746" w:author="Unknown">
        <w:r w:rsidRPr="00ED215B">
          <w:rPr>
            <w:rFonts w:ascii="Lucida Console" w:eastAsia="Times New Roman" w:hAnsi="Lucida Console" w:cs="Courier New"/>
            <w:color w:val="000000" w:themeColor="text1"/>
            <w:sz w:val="19"/>
            <w:szCs w:val="19"/>
          </w:rPr>
          <w:t xml:space="preserve">         &lt;/with&gt;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47" w:author="Unknown"/>
          <w:rFonts w:ascii="Lucida Console" w:eastAsia="Times New Roman" w:hAnsi="Lucida Console" w:cs="Courier New"/>
          <w:color w:val="000000" w:themeColor="text1"/>
          <w:sz w:val="19"/>
          <w:szCs w:val="19"/>
        </w:rPr>
      </w:pPr>
      <w:ins w:id="1748" w:author="Unknown">
        <w:r w:rsidRPr="00ED215B">
          <w:rPr>
            <w:rFonts w:ascii="Lucida Console" w:eastAsia="Times New Roman" w:hAnsi="Lucida Console" w:cs="Courier New"/>
            <w:color w:val="000000" w:themeColor="text1"/>
            <w:sz w:val="19"/>
            <w:szCs w:val="19"/>
          </w:rPr>
          <w:t xml:space="preserve">      &lt;/definition&gt;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49" w:author="Unknown"/>
          <w:rFonts w:ascii="Lucida Console" w:eastAsia="Times New Roman" w:hAnsi="Lucida Console" w:cs="Courier New"/>
          <w:color w:val="000000" w:themeColor="text1"/>
          <w:sz w:val="19"/>
          <w:szCs w:val="19"/>
        </w:rPr>
      </w:pPr>
      <w:ins w:id="1750" w:author="Unknown">
        <w:r w:rsidRPr="00ED215B">
          <w:rPr>
            <w:rFonts w:ascii="Lucida Console" w:eastAsia="Times New Roman" w:hAnsi="Lucida Console" w:cs="Courier New"/>
            <w:color w:val="000000" w:themeColor="text1"/>
            <w:sz w:val="19"/>
            <w:szCs w:val="19"/>
          </w:rPr>
          <w:lastRenderedPageBreak/>
          <w:t xml:space="preserve">   &lt;/extension&gt; </w:t>
        </w:r>
      </w:ins>
    </w:p>
    <w:p w:rsidR="00ED215B" w:rsidRPr="00ED215B" w:rsidRDefault="00ED215B" w:rsidP="00ED215B">
      <w:pPr>
        <w:shd w:val="clear" w:color="auto" w:fill="FFFFFF"/>
        <w:spacing w:after="0" w:line="240" w:lineRule="auto"/>
        <w:rPr>
          <w:ins w:id="175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9315450" cy="3248025"/>
            <wp:effectExtent l="19050" t="0" r="0" b="0"/>
            <wp:docPr id="77" name="图片 77" descr="Assigning the visible-when core expression to the menu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ssigning the visible-when core expression to the menu entry"/>
                    <pic:cNvPicPr>
                      <a:picLocks noChangeAspect="1" noChangeArrowheads="1"/>
                    </pic:cNvPicPr>
                  </pic:nvPicPr>
                  <pic:blipFill>
                    <a:blip r:embed="rId61"/>
                    <a:srcRect/>
                    <a:stretch>
                      <a:fillRect/>
                    </a:stretch>
                  </pic:blipFill>
                  <pic:spPr bwMode="auto">
                    <a:xfrm>
                      <a:off x="0" y="0"/>
                      <a:ext cx="9315450" cy="32480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1752" w:author="Unknown"/>
          <w:rFonts w:ascii="Arial" w:eastAsia="Times New Roman" w:hAnsi="Arial" w:cs="Arial"/>
          <w:b/>
          <w:bCs/>
          <w:color w:val="000000" w:themeColor="text1"/>
          <w:sz w:val="30"/>
          <w:szCs w:val="30"/>
        </w:rPr>
      </w:pPr>
      <w:bookmarkStart w:id="1753" w:name="commands_ids"/>
      <w:bookmarkEnd w:id="1753"/>
      <w:ins w:id="1754" w:author="Unknown">
        <w:r w:rsidRPr="00ED215B">
          <w:rPr>
            <w:rFonts w:ascii="Arial" w:eastAsia="Times New Roman" w:hAnsi="Arial" w:cs="Arial"/>
            <w:b/>
            <w:bCs/>
            <w:color w:val="000000" w:themeColor="text1"/>
            <w:sz w:val="30"/>
            <w:szCs w:val="30"/>
          </w:rPr>
          <w:t xml:space="preserve">20.11. Naming schema for command and handler IDs </w:t>
        </w:r>
      </w:ins>
    </w:p>
    <w:p w:rsidR="00ED215B" w:rsidRPr="00ED215B" w:rsidRDefault="00ED215B" w:rsidP="00ED215B">
      <w:pPr>
        <w:shd w:val="clear" w:color="auto" w:fill="FFFFFF"/>
        <w:spacing w:before="100" w:beforeAutospacing="1" w:after="100" w:afterAutospacing="1" w:line="240" w:lineRule="auto"/>
        <w:ind w:left="150" w:right="150"/>
        <w:rPr>
          <w:ins w:id="1755" w:author="Unknown"/>
          <w:rFonts w:ascii="Arial" w:eastAsia="Times New Roman" w:hAnsi="Arial" w:cs="Arial"/>
          <w:color w:val="000000" w:themeColor="text1"/>
          <w:sz w:val="24"/>
          <w:szCs w:val="24"/>
        </w:rPr>
      </w:pPr>
      <w:ins w:id="1756" w:author="Unknown">
        <w:r w:rsidRPr="00ED215B">
          <w:rPr>
            <w:rFonts w:ascii="Arial" w:eastAsia="Times New Roman" w:hAnsi="Arial" w:cs="Arial"/>
            <w:color w:val="000000" w:themeColor="text1"/>
            <w:sz w:val="24"/>
            <w:szCs w:val="24"/>
          </w:rPr>
          <w:t xml:space="preserve">A good convention is to start IDs with the </w:t>
        </w:r>
        <w:r w:rsidRPr="00ED215B">
          <w:rPr>
            <w:rFonts w:ascii="Arial" w:eastAsia="Times New Roman" w:hAnsi="Arial" w:cs="Arial"/>
            <w:i/>
            <w:iCs/>
            <w:color w:val="000000" w:themeColor="text1"/>
            <w:sz w:val="24"/>
            <w:szCs w:val="24"/>
          </w:rPr>
          <w:t xml:space="preserve">top level package name </w:t>
        </w:r>
        <w:r w:rsidRPr="00ED215B">
          <w:rPr>
            <w:rFonts w:ascii="Arial" w:eastAsia="Times New Roman" w:hAnsi="Arial" w:cs="Arial"/>
            <w:color w:val="000000" w:themeColor="text1"/>
            <w:sz w:val="24"/>
            <w:szCs w:val="24"/>
          </w:rPr>
          <w:t xml:space="preserve">of your project and to use only lower case. </w:t>
        </w:r>
      </w:ins>
    </w:p>
    <w:p w:rsidR="00ED215B" w:rsidRPr="00ED215B" w:rsidRDefault="00ED215B" w:rsidP="00ED215B">
      <w:pPr>
        <w:shd w:val="clear" w:color="auto" w:fill="FFFFFF"/>
        <w:spacing w:before="100" w:beforeAutospacing="1" w:after="100" w:afterAutospacing="1" w:line="240" w:lineRule="auto"/>
        <w:ind w:left="150" w:right="150"/>
        <w:rPr>
          <w:ins w:id="1757" w:author="Unknown"/>
          <w:rFonts w:ascii="Arial" w:eastAsia="Times New Roman" w:hAnsi="Arial" w:cs="Arial"/>
          <w:color w:val="000000" w:themeColor="text1"/>
          <w:sz w:val="24"/>
          <w:szCs w:val="24"/>
        </w:rPr>
      </w:pPr>
      <w:ins w:id="1758" w:author="Unknown">
        <w:r w:rsidRPr="00ED215B">
          <w:rPr>
            <w:rFonts w:ascii="Arial" w:eastAsia="Times New Roman" w:hAnsi="Arial" w:cs="Arial"/>
            <w:color w:val="000000" w:themeColor="text1"/>
            <w:sz w:val="24"/>
            <w:szCs w:val="24"/>
          </w:rPr>
          <w:t xml:space="preserve">The IDs of commands and handler should reflect their relationship. For example if you implement a command with the </w:t>
        </w:r>
        <w:proofErr w:type="spellStart"/>
        <w:r w:rsidRPr="00ED215B">
          <w:rPr>
            <w:rFonts w:ascii="Courier New" w:eastAsia="Times New Roman" w:hAnsi="Courier New" w:cs="Courier New"/>
            <w:color w:val="000000" w:themeColor="text1"/>
            <w:sz w:val="29"/>
          </w:rPr>
          <w:t>com.example.contacts.commands.show</w:t>
        </w:r>
        <w:proofErr w:type="spellEnd"/>
        <w:r w:rsidRPr="00ED215B">
          <w:rPr>
            <w:rFonts w:ascii="Arial" w:eastAsia="Times New Roman" w:hAnsi="Arial" w:cs="Arial"/>
            <w:color w:val="000000" w:themeColor="text1"/>
            <w:sz w:val="24"/>
            <w:szCs w:val="24"/>
          </w:rPr>
          <w:t xml:space="preserve"> ID, you should use </w:t>
        </w:r>
        <w:proofErr w:type="spellStart"/>
        <w:r w:rsidRPr="00ED215B">
          <w:rPr>
            <w:rFonts w:ascii="Courier New" w:eastAsia="Times New Roman" w:hAnsi="Courier New" w:cs="Courier New"/>
            <w:color w:val="000000" w:themeColor="text1"/>
            <w:sz w:val="29"/>
          </w:rPr>
          <w:t>com.example.contacts.handler.show</w:t>
        </w:r>
        <w:proofErr w:type="spellEnd"/>
        <w:r w:rsidRPr="00ED215B">
          <w:rPr>
            <w:rFonts w:ascii="Arial" w:eastAsia="Times New Roman" w:hAnsi="Arial" w:cs="Arial"/>
            <w:color w:val="000000" w:themeColor="text1"/>
            <w:sz w:val="24"/>
            <w:szCs w:val="24"/>
          </w:rPr>
          <w:t xml:space="preserve"> as the ID for the handler. If you have more than one handler defined, add another suffix to it, describing its purpose, e.g. </w:t>
        </w:r>
        <w:proofErr w:type="spellStart"/>
        <w:r w:rsidRPr="00ED215B">
          <w:rPr>
            <w:rFonts w:ascii="Arial" w:eastAsia="Times New Roman" w:hAnsi="Arial" w:cs="Arial"/>
            <w:i/>
            <w:iCs/>
            <w:color w:val="000000" w:themeColor="text1"/>
            <w:sz w:val="24"/>
            <w:szCs w:val="24"/>
          </w:rPr>
          <w:t>com.example.contacts.handler.show.details</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759" w:author="Unknown"/>
          <w:rFonts w:ascii="Arial" w:eastAsia="Times New Roman" w:hAnsi="Arial" w:cs="Arial"/>
          <w:color w:val="000000" w:themeColor="text1"/>
          <w:sz w:val="24"/>
          <w:szCs w:val="24"/>
        </w:rPr>
      </w:pPr>
      <w:ins w:id="1760" w:author="Unknown">
        <w:r w:rsidRPr="00ED215B">
          <w:rPr>
            <w:rFonts w:ascii="Arial" w:eastAsia="Times New Roman" w:hAnsi="Arial" w:cs="Arial"/>
            <w:color w:val="000000" w:themeColor="text1"/>
            <w:sz w:val="24"/>
            <w:szCs w:val="24"/>
          </w:rPr>
          <w:lastRenderedPageBreak/>
          <w:t xml:space="preserve">In case you implement commonly used functions, e.g. save, copy, you should use the existing platform IDs, as some Eclipse contributions expect these IDs. A more complete list of command IDs is available in </w:t>
        </w:r>
        <w:proofErr w:type="spellStart"/>
        <w:r w:rsidRPr="00ED215B">
          <w:rPr>
            <w:rFonts w:ascii="Courier New" w:eastAsia="Times New Roman" w:hAnsi="Courier New" w:cs="Courier New"/>
            <w:color w:val="000000" w:themeColor="text1"/>
            <w:sz w:val="29"/>
          </w:rPr>
          <w:t>org.eclipse.ui.IWorkbenchCommandConstants</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761" w:author="Unknown"/>
          <w:rFonts w:ascii="Arial" w:eastAsia="Times New Roman" w:hAnsi="Arial" w:cs="Arial"/>
          <w:color w:val="000000" w:themeColor="text1"/>
          <w:sz w:val="24"/>
          <w:szCs w:val="24"/>
        </w:rPr>
      </w:pPr>
      <w:bookmarkStart w:id="1762" w:name="d1138e3383"/>
      <w:bookmarkEnd w:id="1762"/>
      <w:proofErr w:type="gramStart"/>
      <w:ins w:id="1763" w:author="Unknown">
        <w:r w:rsidRPr="00ED215B">
          <w:rPr>
            <w:rFonts w:ascii="Arial" w:eastAsia="Times New Roman" w:hAnsi="Arial" w:cs="Arial"/>
            <w:b/>
            <w:bCs/>
            <w:color w:val="000000" w:themeColor="text1"/>
            <w:sz w:val="24"/>
            <w:szCs w:val="24"/>
          </w:rPr>
          <w:t>Table 10.</w:t>
        </w:r>
        <w:proofErr w:type="gramEnd"/>
        <w:r w:rsidRPr="00ED215B">
          <w:rPr>
            <w:rFonts w:ascii="Arial" w:eastAsia="Times New Roman" w:hAnsi="Arial" w:cs="Arial"/>
            <w:b/>
            <w:bCs/>
            <w:color w:val="000000" w:themeColor="text1"/>
            <w:sz w:val="24"/>
            <w:szCs w:val="24"/>
          </w:rPr>
          <w:t> Default IDs for commonly used commands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3880"/>
        <w:gridCol w:w="9380"/>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Command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ID</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Save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org.eclipse.ui.file.save</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Save All</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org.eclipse.ui.file.saveAll</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Undo</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org.eclipse.ui.edit.undo</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Redo</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org.eclipse.ui.edit.redo</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Cut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org.eclipse.ui.edit.cut</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Copy</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org.eclipse.ui.edit.copy</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Paste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org.eclipse.ui.edit.paste</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Delete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org.eclipse.ui.edit.delete</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lastRenderedPageBreak/>
              <w:t>Import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org.eclipse.ui.file.import</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Export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org.eclipse.ui.file.export</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Select All</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org.eclipse.ui.edit.selectAll</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About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org.eclipse.ui.help.aboutAction</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Preferences</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org.eclipse.ui.window.preferences</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Exit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org.eclipse.ui.file.exit</w:t>
            </w:r>
            <w:proofErr w:type="spellEnd"/>
          </w:p>
        </w:tc>
      </w:tr>
    </w:tbl>
    <w:p w:rsidR="00ED215B" w:rsidRPr="00ED215B" w:rsidRDefault="00ED215B" w:rsidP="00ED215B">
      <w:pPr>
        <w:shd w:val="clear" w:color="auto" w:fill="FFFFFF"/>
        <w:spacing w:after="0" w:line="240" w:lineRule="auto"/>
        <w:rPr>
          <w:ins w:id="1764"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300" w:after="0" w:line="240" w:lineRule="auto"/>
        <w:outlineLvl w:val="1"/>
        <w:rPr>
          <w:ins w:id="1765" w:author="Unknown"/>
          <w:rFonts w:ascii="Arial" w:eastAsia="Times New Roman" w:hAnsi="Arial" w:cs="Arial"/>
          <w:b/>
          <w:bCs/>
          <w:color w:val="000000" w:themeColor="text1"/>
          <w:sz w:val="45"/>
          <w:szCs w:val="45"/>
        </w:rPr>
      </w:pPr>
      <w:bookmarkStart w:id="1766" w:name="tutorial_uicomponents"/>
      <w:bookmarkEnd w:id="1766"/>
      <w:ins w:id="1767" w:author="Unknown">
        <w:r w:rsidRPr="00ED215B">
          <w:rPr>
            <w:rFonts w:ascii="Arial" w:eastAsia="Times New Roman" w:hAnsi="Arial" w:cs="Arial"/>
            <w:b/>
            <w:bCs/>
            <w:color w:val="000000" w:themeColor="text1"/>
            <w:sz w:val="45"/>
            <w:szCs w:val="45"/>
          </w:rPr>
          <w:t xml:space="preserve">21. Tutorial: Defining and using Commands and Handlers </w:t>
        </w:r>
      </w:ins>
    </w:p>
    <w:p w:rsidR="00ED215B" w:rsidRPr="00ED215B" w:rsidRDefault="00ED215B" w:rsidP="00ED215B">
      <w:pPr>
        <w:shd w:val="clear" w:color="auto" w:fill="FFFFFF"/>
        <w:spacing w:after="0" w:line="240" w:lineRule="auto"/>
        <w:outlineLvl w:val="2"/>
        <w:rPr>
          <w:ins w:id="1768" w:author="Unknown"/>
          <w:rFonts w:ascii="Arial" w:eastAsia="Times New Roman" w:hAnsi="Arial" w:cs="Arial"/>
          <w:b/>
          <w:bCs/>
          <w:color w:val="000000" w:themeColor="text1"/>
          <w:sz w:val="30"/>
          <w:szCs w:val="30"/>
        </w:rPr>
      </w:pPr>
      <w:bookmarkStart w:id="1769" w:name="uicomponents_overview"/>
      <w:bookmarkEnd w:id="1769"/>
      <w:ins w:id="1770" w:author="Unknown">
        <w:r w:rsidRPr="00ED215B">
          <w:rPr>
            <w:rFonts w:ascii="Arial" w:eastAsia="Times New Roman" w:hAnsi="Arial" w:cs="Arial"/>
            <w:b/>
            <w:bCs/>
            <w:color w:val="000000" w:themeColor="text1"/>
            <w:sz w:val="30"/>
            <w:szCs w:val="30"/>
          </w:rPr>
          <w:t xml:space="preserve">21.1. Overview </w:t>
        </w:r>
      </w:ins>
    </w:p>
    <w:p w:rsidR="00ED215B" w:rsidRPr="00ED215B" w:rsidRDefault="00ED215B" w:rsidP="00ED215B">
      <w:pPr>
        <w:shd w:val="clear" w:color="auto" w:fill="FFFFFF"/>
        <w:spacing w:before="100" w:beforeAutospacing="1" w:after="100" w:afterAutospacing="1" w:line="240" w:lineRule="auto"/>
        <w:ind w:left="150" w:right="150"/>
        <w:rPr>
          <w:ins w:id="1771" w:author="Unknown"/>
          <w:rFonts w:ascii="Arial" w:eastAsia="Times New Roman" w:hAnsi="Arial" w:cs="Arial"/>
          <w:color w:val="000000" w:themeColor="text1"/>
          <w:sz w:val="24"/>
          <w:szCs w:val="24"/>
        </w:rPr>
      </w:pPr>
      <w:ins w:id="1772" w:author="Unknown">
        <w:r w:rsidRPr="00ED215B">
          <w:rPr>
            <w:rFonts w:ascii="Arial" w:eastAsia="Times New Roman" w:hAnsi="Arial" w:cs="Arial"/>
            <w:color w:val="000000" w:themeColor="text1"/>
            <w:sz w:val="24"/>
            <w:szCs w:val="24"/>
          </w:rPr>
          <w:t xml:space="preserve">You will now define commands and handlers for your application. We will define our handlers for the whole application. </w:t>
        </w:r>
      </w:ins>
    </w:p>
    <w:p w:rsidR="00ED215B" w:rsidRPr="00ED215B" w:rsidRDefault="00ED215B" w:rsidP="00ED215B">
      <w:pPr>
        <w:shd w:val="clear" w:color="auto" w:fill="FFFFFF"/>
        <w:spacing w:after="0" w:line="240" w:lineRule="auto"/>
        <w:outlineLvl w:val="2"/>
        <w:rPr>
          <w:ins w:id="1773" w:author="Unknown"/>
          <w:rFonts w:ascii="Arial" w:eastAsia="Times New Roman" w:hAnsi="Arial" w:cs="Arial"/>
          <w:b/>
          <w:bCs/>
          <w:color w:val="000000" w:themeColor="text1"/>
          <w:sz w:val="30"/>
          <w:szCs w:val="30"/>
        </w:rPr>
      </w:pPr>
      <w:bookmarkStart w:id="1774" w:name="uicomponents_command"/>
      <w:bookmarkEnd w:id="1774"/>
      <w:ins w:id="1775" w:author="Unknown">
        <w:r w:rsidRPr="00ED215B">
          <w:rPr>
            <w:rFonts w:ascii="Arial" w:eastAsia="Times New Roman" w:hAnsi="Arial" w:cs="Arial"/>
            <w:b/>
            <w:bCs/>
            <w:color w:val="000000" w:themeColor="text1"/>
            <w:sz w:val="30"/>
            <w:szCs w:val="30"/>
          </w:rPr>
          <w:t xml:space="preserve">21.2. Defining Commands </w:t>
        </w:r>
      </w:ins>
    </w:p>
    <w:p w:rsidR="00ED215B" w:rsidRPr="00ED215B" w:rsidRDefault="00ED215B" w:rsidP="00ED215B">
      <w:pPr>
        <w:shd w:val="clear" w:color="auto" w:fill="FFFFFF"/>
        <w:spacing w:before="100" w:beforeAutospacing="1" w:after="100" w:afterAutospacing="1" w:line="240" w:lineRule="auto"/>
        <w:ind w:left="150" w:right="150"/>
        <w:rPr>
          <w:ins w:id="1776" w:author="Unknown"/>
          <w:rFonts w:ascii="Arial" w:eastAsia="Times New Roman" w:hAnsi="Arial" w:cs="Arial"/>
          <w:color w:val="000000" w:themeColor="text1"/>
          <w:sz w:val="24"/>
          <w:szCs w:val="24"/>
        </w:rPr>
      </w:pPr>
      <w:ins w:id="1777" w:author="Unknown">
        <w:r w:rsidRPr="00ED215B">
          <w:rPr>
            <w:rFonts w:ascii="Arial" w:eastAsia="Times New Roman" w:hAnsi="Arial" w:cs="Arial"/>
            <w:color w:val="000000" w:themeColor="text1"/>
            <w:sz w:val="24"/>
            <w:szCs w:val="24"/>
          </w:rPr>
          <w:t xml:space="preserve">Open 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and select </w:t>
        </w:r>
        <w:r w:rsidRPr="00ED215B">
          <w:rPr>
            <w:rFonts w:ascii="Arial" w:eastAsia="Times New Roman" w:hAnsi="Arial" w:cs="Arial"/>
            <w:i/>
            <w:iCs/>
            <w:color w:val="000000" w:themeColor="text1"/>
            <w:sz w:val="24"/>
            <w:szCs w:val="24"/>
          </w:rPr>
          <w:t>Commands</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1778"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2562225" cy="2085975"/>
            <wp:effectExtent l="19050" t="0" r="9525" b="0"/>
            <wp:docPr id="78" name="图片 78" descr="Adding commands to you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dding commands to your application"/>
                    <pic:cNvPicPr>
                      <a:picLocks noChangeAspect="1" noChangeArrowheads="1"/>
                    </pic:cNvPicPr>
                  </pic:nvPicPr>
                  <pic:blipFill>
                    <a:blip r:embed="rId62"/>
                    <a:srcRect/>
                    <a:stretch>
                      <a:fillRect/>
                    </a:stretch>
                  </pic:blipFill>
                  <pic:spPr bwMode="auto">
                    <a:xfrm>
                      <a:off x="0" y="0"/>
                      <a:ext cx="2562225" cy="20859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779" w:author="Unknown"/>
          <w:rFonts w:ascii="Arial" w:eastAsia="Times New Roman" w:hAnsi="Arial" w:cs="Arial"/>
          <w:color w:val="000000" w:themeColor="text1"/>
          <w:sz w:val="24"/>
          <w:szCs w:val="24"/>
        </w:rPr>
      </w:pPr>
      <w:ins w:id="1780" w:author="Unknown">
        <w:r w:rsidRPr="00ED215B">
          <w:rPr>
            <w:rFonts w:ascii="Arial" w:eastAsia="Times New Roman" w:hAnsi="Arial" w:cs="Arial"/>
            <w:color w:val="000000" w:themeColor="text1"/>
            <w:sz w:val="24"/>
            <w:szCs w:val="24"/>
          </w:rPr>
          <w:t xml:space="preserve">Via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you can create new commands. The name and the ID are the important fields. Create the following commands. </w:t>
        </w:r>
      </w:ins>
    </w:p>
    <w:p w:rsidR="00ED215B" w:rsidRPr="00ED215B" w:rsidRDefault="00ED215B" w:rsidP="00ED215B">
      <w:pPr>
        <w:shd w:val="clear" w:color="auto" w:fill="FFFFFF"/>
        <w:spacing w:before="100" w:beforeAutospacing="1" w:after="100" w:afterAutospacing="1" w:line="240" w:lineRule="auto"/>
        <w:ind w:left="150" w:right="150"/>
        <w:rPr>
          <w:ins w:id="1781" w:author="Unknown"/>
          <w:rFonts w:ascii="Arial" w:eastAsia="Times New Roman" w:hAnsi="Arial" w:cs="Arial"/>
          <w:color w:val="000000" w:themeColor="text1"/>
          <w:sz w:val="24"/>
          <w:szCs w:val="24"/>
        </w:rPr>
      </w:pPr>
      <w:bookmarkStart w:id="1782" w:name="d1138e3501"/>
      <w:bookmarkEnd w:id="1782"/>
      <w:proofErr w:type="gramStart"/>
      <w:ins w:id="1783" w:author="Unknown">
        <w:r w:rsidRPr="00ED215B">
          <w:rPr>
            <w:rFonts w:ascii="Arial" w:eastAsia="Times New Roman" w:hAnsi="Arial" w:cs="Arial"/>
            <w:b/>
            <w:bCs/>
            <w:color w:val="000000" w:themeColor="text1"/>
            <w:sz w:val="24"/>
            <w:szCs w:val="24"/>
          </w:rPr>
          <w:t>Table 11.</w:t>
        </w:r>
        <w:proofErr w:type="gramEnd"/>
        <w:r w:rsidRPr="00ED215B">
          <w:rPr>
            <w:rFonts w:ascii="Arial" w:eastAsia="Times New Roman" w:hAnsi="Arial" w:cs="Arial"/>
            <w:b/>
            <w:bCs/>
            <w:color w:val="000000" w:themeColor="text1"/>
            <w:sz w:val="24"/>
            <w:szCs w:val="24"/>
          </w:rPr>
          <w:t> Commands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8997"/>
        <w:gridCol w:w="4263"/>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ID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Name</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org.eclipse.ui.file.saveAll</w:t>
            </w:r>
            <w:proofErr w:type="spellEnd"/>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Save</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org.eclipse.ui.file.exit</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Exit</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com.example.e4.rcp.todo.new</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New </w:t>
            </w:r>
            <w:proofErr w:type="spellStart"/>
            <w:r w:rsidRPr="00ED215B">
              <w:rPr>
                <w:rFonts w:ascii="Arial" w:eastAsia="Times New Roman" w:hAnsi="Arial" w:cs="Arial"/>
                <w:color w:val="000000" w:themeColor="text1"/>
                <w:sz w:val="21"/>
                <w:szCs w:val="21"/>
              </w:rPr>
              <w:t>Todo</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com.example.e4.rcp.todo.remove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Remove </w:t>
            </w:r>
            <w:proofErr w:type="spellStart"/>
            <w:r w:rsidRPr="00ED215B">
              <w:rPr>
                <w:rFonts w:ascii="Arial" w:eastAsia="Times New Roman" w:hAnsi="Arial" w:cs="Arial"/>
                <w:color w:val="000000" w:themeColor="text1"/>
                <w:sz w:val="21"/>
                <w:szCs w:val="21"/>
              </w:rPr>
              <w:t>Todo</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lastRenderedPageBreak/>
              <w:t>com.example.e4.rcp.todo.test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For testing</w:t>
            </w:r>
          </w:p>
        </w:tc>
      </w:tr>
    </w:tbl>
    <w:p w:rsidR="00ED215B" w:rsidRPr="00ED215B" w:rsidRDefault="00ED215B" w:rsidP="00ED215B">
      <w:pPr>
        <w:shd w:val="clear" w:color="auto" w:fill="FFFFFF"/>
        <w:spacing w:before="100" w:beforeAutospacing="1" w:after="100" w:afterAutospacing="1" w:line="240" w:lineRule="auto"/>
        <w:ind w:left="150" w:right="150"/>
        <w:rPr>
          <w:ins w:id="1784" w:author="Unknown"/>
          <w:rFonts w:ascii="Arial" w:eastAsia="Times New Roman" w:hAnsi="Arial" w:cs="Arial"/>
          <w:color w:val="000000" w:themeColor="text1"/>
          <w:sz w:val="24"/>
          <w:szCs w:val="24"/>
        </w:rPr>
      </w:pPr>
    </w:p>
    <w:p w:rsidR="00ED215B" w:rsidRPr="00ED215B" w:rsidRDefault="00ED215B" w:rsidP="00ED215B">
      <w:pPr>
        <w:shd w:val="clear" w:color="auto" w:fill="FFFFFF"/>
        <w:spacing w:after="0" w:line="240" w:lineRule="auto"/>
        <w:outlineLvl w:val="2"/>
        <w:rPr>
          <w:ins w:id="1785" w:author="Unknown"/>
          <w:rFonts w:ascii="Arial" w:eastAsia="Times New Roman" w:hAnsi="Arial" w:cs="Arial"/>
          <w:b/>
          <w:bCs/>
          <w:color w:val="000000" w:themeColor="text1"/>
          <w:sz w:val="30"/>
          <w:szCs w:val="30"/>
        </w:rPr>
      </w:pPr>
      <w:bookmarkStart w:id="1786" w:name="uicomponents_handlerclasses"/>
      <w:bookmarkEnd w:id="1786"/>
      <w:ins w:id="1787" w:author="Unknown">
        <w:r w:rsidRPr="00ED215B">
          <w:rPr>
            <w:rFonts w:ascii="Arial" w:eastAsia="Times New Roman" w:hAnsi="Arial" w:cs="Arial"/>
            <w:b/>
            <w:bCs/>
            <w:color w:val="000000" w:themeColor="text1"/>
            <w:sz w:val="30"/>
            <w:szCs w:val="30"/>
          </w:rPr>
          <w:t xml:space="preserve">21.3. Defining Handler classes </w:t>
        </w:r>
      </w:ins>
    </w:p>
    <w:p w:rsidR="00ED215B" w:rsidRPr="00ED215B" w:rsidRDefault="00ED215B" w:rsidP="00ED215B">
      <w:pPr>
        <w:shd w:val="clear" w:color="auto" w:fill="FFFFFF"/>
        <w:spacing w:before="100" w:beforeAutospacing="1" w:after="100" w:afterAutospacing="1" w:line="240" w:lineRule="auto"/>
        <w:ind w:left="150" w:right="150"/>
        <w:rPr>
          <w:ins w:id="1788" w:author="Unknown"/>
          <w:rFonts w:ascii="Arial" w:eastAsia="Times New Roman" w:hAnsi="Arial" w:cs="Arial"/>
          <w:color w:val="000000" w:themeColor="text1"/>
          <w:sz w:val="24"/>
          <w:szCs w:val="24"/>
        </w:rPr>
      </w:pPr>
      <w:ins w:id="1789" w:author="Unknown">
        <w:r w:rsidRPr="00ED215B">
          <w:rPr>
            <w:rFonts w:ascii="Arial" w:eastAsia="Times New Roman" w:hAnsi="Arial" w:cs="Arial"/>
            <w:color w:val="000000" w:themeColor="text1"/>
            <w:sz w:val="24"/>
            <w:szCs w:val="24"/>
          </w:rPr>
          <w:t xml:space="preserve">Create the </w:t>
        </w:r>
        <w:r w:rsidRPr="00ED215B">
          <w:rPr>
            <w:rFonts w:ascii="Courier New" w:eastAsia="Times New Roman" w:hAnsi="Courier New" w:cs="Courier New"/>
            <w:color w:val="000000" w:themeColor="text1"/>
            <w:sz w:val="29"/>
          </w:rPr>
          <w:t>com.example.e4.rcp.todo.handlers</w:t>
        </w:r>
        <w:r w:rsidRPr="00ED215B">
          <w:rPr>
            <w:rFonts w:ascii="Arial" w:eastAsia="Times New Roman" w:hAnsi="Arial" w:cs="Arial"/>
            <w:color w:val="000000" w:themeColor="text1"/>
            <w:sz w:val="24"/>
            <w:szCs w:val="24"/>
          </w:rPr>
          <w:t xml:space="preserve"> package for your handler classes. </w:t>
        </w:r>
      </w:ins>
    </w:p>
    <w:p w:rsidR="00ED215B" w:rsidRPr="00ED215B" w:rsidRDefault="00ED215B" w:rsidP="00ED215B">
      <w:pPr>
        <w:shd w:val="clear" w:color="auto" w:fill="FFFFFF"/>
        <w:spacing w:before="100" w:beforeAutospacing="1" w:after="100" w:afterAutospacing="1" w:line="240" w:lineRule="auto"/>
        <w:ind w:left="150" w:right="150"/>
        <w:rPr>
          <w:ins w:id="1790" w:author="Unknown"/>
          <w:rFonts w:ascii="Arial" w:eastAsia="Times New Roman" w:hAnsi="Arial" w:cs="Arial"/>
          <w:color w:val="000000" w:themeColor="text1"/>
          <w:sz w:val="24"/>
          <w:szCs w:val="24"/>
        </w:rPr>
      </w:pPr>
      <w:ins w:id="1791" w:author="Unknown">
        <w:r w:rsidRPr="00ED215B">
          <w:rPr>
            <w:rFonts w:ascii="Arial" w:eastAsia="Times New Roman" w:hAnsi="Arial" w:cs="Arial"/>
            <w:color w:val="000000" w:themeColor="text1"/>
            <w:sz w:val="24"/>
            <w:szCs w:val="24"/>
          </w:rPr>
          <w:t xml:space="preserve">All handler classes will implement the </w:t>
        </w:r>
        <w:proofErr w:type="gramStart"/>
        <w:r w:rsidRPr="00ED215B">
          <w:rPr>
            <w:rFonts w:ascii="Courier New" w:eastAsia="Times New Roman" w:hAnsi="Courier New" w:cs="Courier New"/>
            <w:color w:val="000000" w:themeColor="text1"/>
            <w:sz w:val="29"/>
          </w:rPr>
          <w:t>execute(</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92" w:author="Unknown"/>
          <w:rFonts w:ascii="Lucida Console" w:eastAsia="Times New Roman" w:hAnsi="Lucida Console" w:cs="Courier New"/>
          <w:color w:val="000000" w:themeColor="text1"/>
          <w:sz w:val="19"/>
          <w:szCs w:val="19"/>
        </w:rPr>
      </w:pPr>
      <w:proofErr w:type="gramStart"/>
      <w:ins w:id="1793"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com.example.e4.rcp.todo.handlers;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94"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95" w:author="Unknown"/>
          <w:rFonts w:ascii="Lucida Console" w:eastAsia="Times New Roman" w:hAnsi="Lucida Console" w:cs="Courier New"/>
          <w:color w:val="000000" w:themeColor="text1"/>
          <w:sz w:val="19"/>
          <w:szCs w:val="19"/>
        </w:rPr>
      </w:pPr>
      <w:proofErr w:type="gramStart"/>
      <w:ins w:id="1796"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org.eclipse.e4.core.di.annotations.CanExecute;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97" w:author="Unknown"/>
          <w:rFonts w:ascii="Lucida Console" w:eastAsia="Times New Roman" w:hAnsi="Lucida Console" w:cs="Courier New"/>
          <w:color w:val="000000" w:themeColor="text1"/>
          <w:sz w:val="19"/>
          <w:szCs w:val="19"/>
        </w:rPr>
      </w:pPr>
      <w:proofErr w:type="gramStart"/>
      <w:ins w:id="1798"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org.eclipse.e4.core.di.annotations.Execute;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799"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00" w:author="Unknown"/>
          <w:rFonts w:ascii="Lucida Console" w:eastAsia="Times New Roman" w:hAnsi="Lucida Console" w:cs="Courier New"/>
          <w:color w:val="000000" w:themeColor="text1"/>
          <w:sz w:val="19"/>
          <w:szCs w:val="19"/>
        </w:rPr>
      </w:pPr>
      <w:proofErr w:type="gramStart"/>
      <w:ins w:id="1801"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SaveAllHandler</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02" w:author="Unknown"/>
          <w:rFonts w:ascii="Lucida Console" w:eastAsia="Times New Roman" w:hAnsi="Lucida Console" w:cs="Courier New"/>
          <w:color w:val="000000" w:themeColor="text1"/>
          <w:sz w:val="19"/>
          <w:szCs w:val="19"/>
        </w:rPr>
      </w:pPr>
      <w:ins w:id="1803"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04" w:author="Unknown"/>
          <w:rFonts w:ascii="Lucida Console" w:eastAsia="Times New Roman" w:hAnsi="Lucida Console" w:cs="Courier New"/>
          <w:color w:val="000000" w:themeColor="text1"/>
          <w:sz w:val="19"/>
          <w:szCs w:val="19"/>
        </w:rPr>
      </w:pPr>
      <w:ins w:id="1805"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06" w:author="Unknown"/>
          <w:rFonts w:ascii="Lucida Console" w:eastAsia="Times New Roman" w:hAnsi="Lucida Console" w:cs="Courier New"/>
          <w:color w:val="000000" w:themeColor="text1"/>
          <w:sz w:val="19"/>
          <w:szCs w:val="19"/>
        </w:rPr>
      </w:pPr>
      <w:ins w:id="1807"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System.out.println</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"Called"</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08" w:author="Unknown"/>
          <w:rFonts w:ascii="Lucida Console" w:eastAsia="Times New Roman" w:hAnsi="Lucida Console" w:cs="Courier New"/>
          <w:color w:val="000000" w:themeColor="text1"/>
          <w:sz w:val="19"/>
          <w:szCs w:val="19"/>
        </w:rPr>
      </w:pPr>
      <w:ins w:id="1809"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10"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11" w:author="Unknown"/>
          <w:rFonts w:ascii="Lucida Console" w:eastAsia="Times New Roman" w:hAnsi="Lucida Console" w:cs="Courier New"/>
          <w:color w:val="000000" w:themeColor="text1"/>
          <w:sz w:val="19"/>
          <w:szCs w:val="19"/>
        </w:rPr>
      </w:pPr>
      <w:ins w:id="181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Technically</w:t>
        </w:r>
        <w:proofErr w:type="gramEnd"/>
        <w:r w:rsidRPr="00ED215B">
          <w:rPr>
            <w:rFonts w:ascii="Lucida Console" w:eastAsia="Times New Roman" w:hAnsi="Lucida Console" w:cs="Courier New"/>
            <w:i/>
            <w:iCs/>
            <w:color w:val="000000" w:themeColor="text1"/>
            <w:sz w:val="19"/>
          </w:rPr>
          <w:t xml:space="preserve"> not needed</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13" w:author="Unknown"/>
          <w:rFonts w:ascii="Lucida Console" w:eastAsia="Times New Roman" w:hAnsi="Lucida Console" w:cs="Courier New"/>
          <w:color w:val="000000" w:themeColor="text1"/>
          <w:sz w:val="19"/>
          <w:szCs w:val="19"/>
        </w:rPr>
      </w:pPr>
      <w:ins w:id="1814" w:author="Unknown">
        <w:r w:rsidRPr="00ED215B">
          <w:rPr>
            <w:rFonts w:ascii="Lucida Console" w:eastAsia="Times New Roman" w:hAnsi="Lucida Console" w:cs="Courier New"/>
            <w:color w:val="000000" w:themeColor="text1"/>
            <w:sz w:val="19"/>
            <w:szCs w:val="19"/>
          </w:rPr>
          <w:lastRenderedPageBreak/>
          <w:t xml:space="preserve">  </w:t>
        </w:r>
        <w:r w:rsidRPr="00ED215B">
          <w:rPr>
            <w:rFonts w:ascii="Lucida Console" w:eastAsia="Times New Roman" w:hAnsi="Lucida Console" w:cs="Courier New"/>
            <w:i/>
            <w:iCs/>
            <w:color w:val="000000" w:themeColor="text1"/>
            <w:sz w:val="19"/>
          </w:rPr>
          <w:t>// will default to true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15" w:author="Unknown"/>
          <w:rFonts w:ascii="Lucida Console" w:eastAsia="Times New Roman" w:hAnsi="Lucida Console" w:cs="Courier New"/>
          <w:color w:val="000000" w:themeColor="text1"/>
          <w:sz w:val="19"/>
          <w:szCs w:val="19"/>
        </w:rPr>
      </w:pPr>
      <w:ins w:id="1816"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w:t>
        </w:r>
        <w:proofErr w:type="spellStart"/>
        <w:r w:rsidRPr="00ED215B">
          <w:rPr>
            <w:rFonts w:ascii="Lucida Console" w:eastAsia="Times New Roman" w:hAnsi="Lucida Console" w:cs="Courier New"/>
            <w:i/>
            <w:iCs/>
            <w:color w:val="000000" w:themeColor="text1"/>
            <w:sz w:val="19"/>
          </w:rPr>
          <w:t>CanExecute</w:t>
        </w:r>
        <w:proofErr w:type="spellEnd"/>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17" w:author="Unknown"/>
          <w:rFonts w:ascii="Lucida Console" w:eastAsia="Times New Roman" w:hAnsi="Lucida Console" w:cs="Courier New"/>
          <w:color w:val="000000" w:themeColor="text1"/>
          <w:sz w:val="19"/>
          <w:szCs w:val="19"/>
        </w:rPr>
      </w:pPr>
      <w:ins w:id="1818"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b/>
            <w:bCs/>
            <w:color w:val="000000" w:themeColor="text1"/>
            <w:sz w:val="19"/>
          </w:rPr>
          <w:t>boolean</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canExecute</w:t>
        </w:r>
        <w:proofErr w:type="spellEnd"/>
        <w:r w:rsidRPr="00ED215B">
          <w:rPr>
            <w:rFonts w:ascii="Lucida Console" w:eastAsia="Times New Roman" w:hAnsi="Lucida Console" w:cs="Courier New"/>
            <w:color w:val="000000" w:themeColor="text1"/>
            <w:sz w:val="19"/>
            <w:szCs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19" w:author="Unknown"/>
          <w:rFonts w:ascii="Lucida Console" w:eastAsia="Times New Roman" w:hAnsi="Lucida Console" w:cs="Courier New"/>
          <w:color w:val="000000" w:themeColor="text1"/>
          <w:sz w:val="19"/>
          <w:szCs w:val="19"/>
        </w:rPr>
      </w:pPr>
      <w:ins w:id="1820"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return</w:t>
        </w:r>
        <w:proofErr w:type="gramEnd"/>
        <w:r w:rsidRPr="00ED215B">
          <w:rPr>
            <w:rFonts w:ascii="Lucida Console" w:eastAsia="Times New Roman" w:hAnsi="Lucida Console" w:cs="Courier New"/>
            <w:color w:val="000000" w:themeColor="text1"/>
            <w:sz w:val="19"/>
            <w:szCs w:val="19"/>
          </w:rPr>
          <w:t xml:space="preserve"> true;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21" w:author="Unknown"/>
          <w:rFonts w:ascii="Lucida Console" w:eastAsia="Times New Roman" w:hAnsi="Lucida Console" w:cs="Courier New"/>
          <w:color w:val="000000" w:themeColor="text1"/>
          <w:sz w:val="19"/>
          <w:szCs w:val="19"/>
        </w:rPr>
      </w:pPr>
      <w:ins w:id="1822"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23"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24" w:author="Unknown"/>
          <w:rFonts w:ascii="Lucida Console" w:eastAsia="Times New Roman" w:hAnsi="Lucida Console" w:cs="Courier New"/>
          <w:color w:val="000000" w:themeColor="text1"/>
          <w:sz w:val="19"/>
          <w:szCs w:val="19"/>
        </w:rPr>
      </w:pPr>
      <w:ins w:id="1825"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826" w:author="Unknown"/>
          <w:rFonts w:ascii="Arial" w:eastAsia="Times New Roman" w:hAnsi="Arial" w:cs="Arial"/>
          <w:color w:val="000000" w:themeColor="text1"/>
          <w:sz w:val="24"/>
          <w:szCs w:val="24"/>
        </w:rPr>
      </w:pPr>
      <w:ins w:id="1827" w:author="Unknown">
        <w:r w:rsidRPr="00ED215B">
          <w:rPr>
            <w:rFonts w:ascii="Arial" w:eastAsia="Times New Roman" w:hAnsi="Arial" w:cs="Arial"/>
            <w:color w:val="000000" w:themeColor="text1"/>
            <w:sz w:val="24"/>
            <w:szCs w:val="24"/>
          </w:rPr>
          <w:t xml:space="preserve">Using this template for all classes, implement the following classes. </w:t>
        </w:r>
      </w:ins>
    </w:p>
    <w:p w:rsidR="00ED215B" w:rsidRPr="00ED215B" w:rsidRDefault="00ED215B" w:rsidP="00ED215B">
      <w:pPr>
        <w:numPr>
          <w:ilvl w:val="0"/>
          <w:numId w:val="8"/>
        </w:numPr>
        <w:shd w:val="clear" w:color="auto" w:fill="FFFFFF"/>
        <w:spacing w:before="100" w:beforeAutospacing="1" w:after="100" w:afterAutospacing="1" w:line="240" w:lineRule="auto"/>
        <w:ind w:left="870" w:right="150"/>
        <w:rPr>
          <w:ins w:id="1828" w:author="Unknown"/>
          <w:rFonts w:ascii="Arial" w:eastAsia="Times New Roman" w:hAnsi="Arial" w:cs="Arial"/>
          <w:color w:val="000000" w:themeColor="text1"/>
          <w:sz w:val="24"/>
          <w:szCs w:val="24"/>
        </w:rPr>
      </w:pPr>
      <w:proofErr w:type="spellStart"/>
      <w:ins w:id="1829" w:author="Unknown">
        <w:r w:rsidRPr="00ED215B">
          <w:rPr>
            <w:rFonts w:ascii="Arial" w:eastAsia="Times New Roman" w:hAnsi="Arial" w:cs="Arial"/>
            <w:color w:val="000000" w:themeColor="text1"/>
            <w:sz w:val="24"/>
            <w:szCs w:val="24"/>
          </w:rPr>
          <w:t>SaveAllHandler</w:t>
        </w:r>
        <w:proofErr w:type="spellEnd"/>
      </w:ins>
    </w:p>
    <w:p w:rsidR="00ED215B" w:rsidRPr="00ED215B" w:rsidRDefault="00ED215B" w:rsidP="00ED215B">
      <w:pPr>
        <w:numPr>
          <w:ilvl w:val="0"/>
          <w:numId w:val="8"/>
        </w:numPr>
        <w:shd w:val="clear" w:color="auto" w:fill="FFFFFF"/>
        <w:spacing w:before="100" w:beforeAutospacing="1" w:after="100" w:afterAutospacing="1" w:line="240" w:lineRule="auto"/>
        <w:ind w:left="870" w:right="150"/>
        <w:rPr>
          <w:ins w:id="1830" w:author="Unknown"/>
          <w:rFonts w:ascii="Arial" w:eastAsia="Times New Roman" w:hAnsi="Arial" w:cs="Arial"/>
          <w:color w:val="000000" w:themeColor="text1"/>
          <w:sz w:val="24"/>
          <w:szCs w:val="24"/>
        </w:rPr>
      </w:pPr>
      <w:proofErr w:type="spellStart"/>
      <w:ins w:id="1831" w:author="Unknown">
        <w:r w:rsidRPr="00ED215B">
          <w:rPr>
            <w:rFonts w:ascii="Arial" w:eastAsia="Times New Roman" w:hAnsi="Arial" w:cs="Arial"/>
            <w:color w:val="000000" w:themeColor="text1"/>
            <w:sz w:val="24"/>
            <w:szCs w:val="24"/>
          </w:rPr>
          <w:t>ExitHandler</w:t>
        </w:r>
        <w:proofErr w:type="spellEnd"/>
      </w:ins>
    </w:p>
    <w:p w:rsidR="00ED215B" w:rsidRPr="00ED215B" w:rsidRDefault="00ED215B" w:rsidP="00ED215B">
      <w:pPr>
        <w:numPr>
          <w:ilvl w:val="0"/>
          <w:numId w:val="8"/>
        </w:numPr>
        <w:shd w:val="clear" w:color="auto" w:fill="FFFFFF"/>
        <w:spacing w:before="100" w:beforeAutospacing="1" w:after="100" w:afterAutospacing="1" w:line="240" w:lineRule="auto"/>
        <w:ind w:left="870" w:right="150"/>
        <w:rPr>
          <w:ins w:id="1832" w:author="Unknown"/>
          <w:rFonts w:ascii="Arial" w:eastAsia="Times New Roman" w:hAnsi="Arial" w:cs="Arial"/>
          <w:color w:val="000000" w:themeColor="text1"/>
          <w:sz w:val="24"/>
          <w:szCs w:val="24"/>
        </w:rPr>
      </w:pPr>
      <w:proofErr w:type="spellStart"/>
      <w:ins w:id="1833" w:author="Unknown">
        <w:r w:rsidRPr="00ED215B">
          <w:rPr>
            <w:rFonts w:ascii="Arial" w:eastAsia="Times New Roman" w:hAnsi="Arial" w:cs="Arial"/>
            <w:color w:val="000000" w:themeColor="text1"/>
            <w:sz w:val="24"/>
            <w:szCs w:val="24"/>
          </w:rPr>
          <w:t>NewTodoHandler</w:t>
        </w:r>
        <w:proofErr w:type="spellEnd"/>
      </w:ins>
    </w:p>
    <w:p w:rsidR="00ED215B" w:rsidRPr="00ED215B" w:rsidRDefault="00ED215B" w:rsidP="00ED215B">
      <w:pPr>
        <w:numPr>
          <w:ilvl w:val="0"/>
          <w:numId w:val="8"/>
        </w:numPr>
        <w:shd w:val="clear" w:color="auto" w:fill="FFFFFF"/>
        <w:spacing w:before="100" w:beforeAutospacing="1" w:after="100" w:afterAutospacing="1" w:line="240" w:lineRule="auto"/>
        <w:ind w:left="870" w:right="150"/>
        <w:rPr>
          <w:ins w:id="1834" w:author="Unknown"/>
          <w:rFonts w:ascii="Arial" w:eastAsia="Times New Roman" w:hAnsi="Arial" w:cs="Arial"/>
          <w:color w:val="000000" w:themeColor="text1"/>
          <w:sz w:val="24"/>
          <w:szCs w:val="24"/>
        </w:rPr>
      </w:pPr>
      <w:proofErr w:type="spellStart"/>
      <w:ins w:id="1835" w:author="Unknown">
        <w:r w:rsidRPr="00ED215B">
          <w:rPr>
            <w:rFonts w:ascii="Arial" w:eastAsia="Times New Roman" w:hAnsi="Arial" w:cs="Arial"/>
            <w:color w:val="000000" w:themeColor="text1"/>
            <w:sz w:val="24"/>
            <w:szCs w:val="24"/>
          </w:rPr>
          <w:t>RemoveTodoHandler</w:t>
        </w:r>
        <w:proofErr w:type="spellEnd"/>
      </w:ins>
    </w:p>
    <w:p w:rsidR="00ED215B" w:rsidRPr="00ED215B" w:rsidRDefault="00ED215B" w:rsidP="00ED215B">
      <w:pPr>
        <w:numPr>
          <w:ilvl w:val="0"/>
          <w:numId w:val="8"/>
        </w:numPr>
        <w:shd w:val="clear" w:color="auto" w:fill="FFFFFF"/>
        <w:spacing w:before="100" w:beforeAutospacing="1" w:after="100" w:afterAutospacing="1" w:line="240" w:lineRule="auto"/>
        <w:ind w:left="870" w:right="150"/>
        <w:rPr>
          <w:ins w:id="1836" w:author="Unknown"/>
          <w:rFonts w:ascii="Arial" w:eastAsia="Times New Roman" w:hAnsi="Arial" w:cs="Arial"/>
          <w:color w:val="000000" w:themeColor="text1"/>
          <w:sz w:val="24"/>
          <w:szCs w:val="24"/>
        </w:rPr>
      </w:pPr>
      <w:proofErr w:type="spellStart"/>
      <w:ins w:id="1837" w:author="Unknown">
        <w:r w:rsidRPr="00ED215B">
          <w:rPr>
            <w:rFonts w:ascii="Arial" w:eastAsia="Times New Roman" w:hAnsi="Arial" w:cs="Arial"/>
            <w:color w:val="000000" w:themeColor="text1"/>
            <w:sz w:val="24"/>
            <w:szCs w:val="24"/>
          </w:rPr>
          <w:t>TestHandler</w:t>
        </w:r>
        <w:proofErr w:type="spellEnd"/>
      </w:ins>
    </w:p>
    <w:p w:rsidR="00ED215B" w:rsidRPr="00ED215B" w:rsidRDefault="00ED215B" w:rsidP="00ED215B">
      <w:pPr>
        <w:shd w:val="clear" w:color="auto" w:fill="FFFFFF"/>
        <w:spacing w:after="0" w:line="240" w:lineRule="auto"/>
        <w:outlineLvl w:val="2"/>
        <w:rPr>
          <w:ins w:id="1838" w:author="Unknown"/>
          <w:rFonts w:ascii="Arial" w:eastAsia="Times New Roman" w:hAnsi="Arial" w:cs="Arial"/>
          <w:b/>
          <w:bCs/>
          <w:color w:val="000000" w:themeColor="text1"/>
          <w:sz w:val="30"/>
          <w:szCs w:val="30"/>
        </w:rPr>
      </w:pPr>
      <w:bookmarkStart w:id="1839" w:name="uicomponents_handlers"/>
      <w:bookmarkEnd w:id="1839"/>
      <w:ins w:id="1840" w:author="Unknown">
        <w:r w:rsidRPr="00ED215B">
          <w:rPr>
            <w:rFonts w:ascii="Arial" w:eastAsia="Times New Roman" w:hAnsi="Arial" w:cs="Arial"/>
            <w:b/>
            <w:bCs/>
            <w:color w:val="000000" w:themeColor="text1"/>
            <w:sz w:val="30"/>
            <w:szCs w:val="30"/>
          </w:rPr>
          <w:t xml:space="preserve">21.4. Defining Handlers in your model </w:t>
        </w:r>
      </w:ins>
    </w:p>
    <w:p w:rsidR="00ED215B" w:rsidRPr="00ED215B" w:rsidRDefault="00ED215B" w:rsidP="00ED215B">
      <w:pPr>
        <w:shd w:val="clear" w:color="auto" w:fill="FFFFFF"/>
        <w:spacing w:before="100" w:beforeAutospacing="1" w:after="100" w:afterAutospacing="1" w:line="240" w:lineRule="auto"/>
        <w:ind w:left="150" w:right="150"/>
        <w:rPr>
          <w:ins w:id="1841" w:author="Unknown"/>
          <w:rFonts w:ascii="Arial" w:eastAsia="Times New Roman" w:hAnsi="Arial" w:cs="Arial"/>
          <w:color w:val="000000" w:themeColor="text1"/>
          <w:sz w:val="24"/>
          <w:szCs w:val="24"/>
        </w:rPr>
      </w:pPr>
      <w:ins w:id="1842" w:author="Unknown">
        <w:r w:rsidRPr="00ED215B">
          <w:rPr>
            <w:rFonts w:ascii="Arial" w:eastAsia="Times New Roman" w:hAnsi="Arial" w:cs="Arial"/>
            <w:color w:val="000000" w:themeColor="text1"/>
            <w:sz w:val="24"/>
            <w:szCs w:val="24"/>
          </w:rPr>
          <w:t xml:space="preserve">Select the entry </w:t>
        </w:r>
        <w:r w:rsidRPr="00ED215B">
          <w:rPr>
            <w:rFonts w:ascii="Arial" w:eastAsia="Times New Roman" w:hAnsi="Arial" w:cs="Arial"/>
            <w:i/>
            <w:iCs/>
            <w:color w:val="000000" w:themeColor="text1"/>
            <w:sz w:val="24"/>
            <w:szCs w:val="24"/>
          </w:rPr>
          <w:t>Handlers</w:t>
        </w:r>
        <w:r w:rsidRPr="00ED215B">
          <w:rPr>
            <w:rFonts w:ascii="Arial" w:eastAsia="Times New Roman" w:hAnsi="Arial" w:cs="Arial"/>
            <w:color w:val="000000" w:themeColor="text1"/>
            <w:sz w:val="24"/>
            <w:szCs w:val="24"/>
          </w:rPr>
          <w:t xml:space="preserve"> in your application model and create the handlers from the following table for your commands. For the definition of handlers the ID, the command and the class is relevant information. </w:t>
        </w:r>
      </w:ins>
    </w:p>
    <w:p w:rsidR="00ED215B" w:rsidRPr="00ED215B" w:rsidRDefault="00ED215B" w:rsidP="00ED215B">
      <w:pPr>
        <w:shd w:val="clear" w:color="auto" w:fill="FFFFFF"/>
        <w:spacing w:before="100" w:beforeAutospacing="1" w:after="100" w:afterAutospacing="1" w:line="240" w:lineRule="auto"/>
        <w:ind w:left="150" w:right="150"/>
        <w:rPr>
          <w:ins w:id="1843" w:author="Unknown"/>
          <w:rFonts w:ascii="Arial" w:eastAsia="Times New Roman" w:hAnsi="Arial" w:cs="Arial"/>
          <w:color w:val="000000" w:themeColor="text1"/>
          <w:sz w:val="24"/>
          <w:szCs w:val="24"/>
        </w:rPr>
      </w:pPr>
      <w:ins w:id="1844" w:author="Unknown">
        <w:r w:rsidRPr="00ED215B">
          <w:rPr>
            <w:rFonts w:ascii="Arial" w:eastAsia="Times New Roman" w:hAnsi="Arial" w:cs="Arial"/>
            <w:color w:val="000000" w:themeColor="text1"/>
            <w:sz w:val="24"/>
            <w:szCs w:val="24"/>
          </w:rPr>
          <w:t xml:space="preserve">Use the </w:t>
        </w:r>
        <w:r w:rsidRPr="00ED215B">
          <w:rPr>
            <w:rFonts w:ascii="Arial" w:eastAsia="Times New Roman" w:hAnsi="Arial" w:cs="Arial"/>
            <w:i/>
            <w:iCs/>
            <w:color w:val="000000" w:themeColor="text1"/>
            <w:sz w:val="24"/>
            <w:szCs w:val="24"/>
          </w:rPr>
          <w:t>com.example.e4.rcp.todo.handlers</w:t>
        </w:r>
        <w:r w:rsidRPr="00ED215B">
          <w:rPr>
            <w:rFonts w:ascii="Arial" w:eastAsia="Times New Roman" w:hAnsi="Arial" w:cs="Arial"/>
            <w:color w:val="000000" w:themeColor="text1"/>
            <w:sz w:val="24"/>
            <w:szCs w:val="24"/>
          </w:rPr>
          <w:t xml:space="preserve"> prefix for all handlers IDs. </w:t>
        </w:r>
      </w:ins>
    </w:p>
    <w:p w:rsidR="00ED215B" w:rsidRPr="00ED215B" w:rsidRDefault="00ED215B" w:rsidP="00ED215B">
      <w:pPr>
        <w:shd w:val="clear" w:color="auto" w:fill="FFFFFF"/>
        <w:spacing w:before="100" w:beforeAutospacing="1" w:after="100" w:afterAutospacing="1" w:line="240" w:lineRule="auto"/>
        <w:ind w:left="150" w:right="150"/>
        <w:rPr>
          <w:ins w:id="1845" w:author="Unknown"/>
          <w:rFonts w:ascii="Arial" w:eastAsia="Times New Roman" w:hAnsi="Arial" w:cs="Arial"/>
          <w:color w:val="000000" w:themeColor="text1"/>
          <w:sz w:val="24"/>
          <w:szCs w:val="24"/>
        </w:rPr>
      </w:pPr>
      <w:bookmarkStart w:id="1846" w:name="d1138e3591"/>
      <w:bookmarkEnd w:id="1846"/>
      <w:proofErr w:type="gramStart"/>
      <w:ins w:id="1847" w:author="Unknown">
        <w:r w:rsidRPr="00ED215B">
          <w:rPr>
            <w:rFonts w:ascii="Arial" w:eastAsia="Times New Roman" w:hAnsi="Arial" w:cs="Arial"/>
            <w:b/>
            <w:bCs/>
            <w:color w:val="000000" w:themeColor="text1"/>
            <w:sz w:val="24"/>
            <w:szCs w:val="24"/>
          </w:rPr>
          <w:t>Table 12.</w:t>
        </w:r>
        <w:proofErr w:type="gramEnd"/>
        <w:r w:rsidRPr="00ED215B">
          <w:rPr>
            <w:rFonts w:ascii="Arial" w:eastAsia="Times New Roman" w:hAnsi="Arial" w:cs="Arial"/>
            <w:b/>
            <w:bCs/>
            <w:color w:val="000000" w:themeColor="text1"/>
            <w:sz w:val="24"/>
            <w:szCs w:val="24"/>
          </w:rPr>
          <w:t> Handlers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3476"/>
        <w:gridCol w:w="9784"/>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Handler ID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Command - Class</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lastRenderedPageBreak/>
              <w:t>*.save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Save - </w:t>
            </w:r>
            <w:proofErr w:type="spellStart"/>
            <w:r w:rsidRPr="00ED215B">
              <w:rPr>
                <w:rFonts w:ascii="Arial" w:eastAsia="Times New Roman" w:hAnsi="Arial" w:cs="Arial"/>
                <w:color w:val="000000" w:themeColor="text1"/>
                <w:sz w:val="21"/>
                <w:szCs w:val="21"/>
              </w:rPr>
              <w:t>SaveAllHandler</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*.exit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Exit - </w:t>
            </w:r>
            <w:proofErr w:type="spellStart"/>
            <w:r w:rsidRPr="00ED215B">
              <w:rPr>
                <w:rFonts w:ascii="Arial" w:eastAsia="Times New Roman" w:hAnsi="Arial" w:cs="Arial"/>
                <w:color w:val="000000" w:themeColor="text1"/>
                <w:sz w:val="21"/>
                <w:szCs w:val="21"/>
              </w:rPr>
              <w:t>ExitHandler</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*.new</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New </w:t>
            </w:r>
            <w:proofErr w:type="spellStart"/>
            <w:r w:rsidRPr="00ED215B">
              <w:rPr>
                <w:rFonts w:ascii="Arial" w:eastAsia="Times New Roman" w:hAnsi="Arial" w:cs="Arial"/>
                <w:color w:val="000000" w:themeColor="text1"/>
                <w:sz w:val="21"/>
                <w:szCs w:val="21"/>
              </w:rPr>
              <w:t>Todo</w:t>
            </w:r>
            <w:proofErr w:type="spellEnd"/>
            <w:r w:rsidRPr="00ED215B">
              <w:rPr>
                <w:rFonts w:ascii="Arial" w:eastAsia="Times New Roman" w:hAnsi="Arial" w:cs="Arial"/>
                <w:color w:val="000000" w:themeColor="text1"/>
                <w:sz w:val="21"/>
                <w:szCs w:val="21"/>
              </w:rPr>
              <w:t xml:space="preserve"> - </w:t>
            </w:r>
            <w:proofErr w:type="spellStart"/>
            <w:r w:rsidRPr="00ED215B">
              <w:rPr>
                <w:rFonts w:ascii="Arial" w:eastAsia="Times New Roman" w:hAnsi="Arial" w:cs="Arial"/>
                <w:color w:val="000000" w:themeColor="text1"/>
                <w:sz w:val="21"/>
                <w:szCs w:val="21"/>
              </w:rPr>
              <w:t>NewTodoHandler</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*.remove</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Remove </w:t>
            </w:r>
            <w:proofErr w:type="spellStart"/>
            <w:r w:rsidRPr="00ED215B">
              <w:rPr>
                <w:rFonts w:ascii="Arial" w:eastAsia="Times New Roman" w:hAnsi="Arial" w:cs="Arial"/>
                <w:color w:val="000000" w:themeColor="text1"/>
                <w:sz w:val="21"/>
                <w:szCs w:val="21"/>
              </w:rPr>
              <w:t>Todo</w:t>
            </w:r>
            <w:proofErr w:type="spellEnd"/>
            <w:r w:rsidRPr="00ED215B">
              <w:rPr>
                <w:rFonts w:ascii="Arial" w:eastAsia="Times New Roman" w:hAnsi="Arial" w:cs="Arial"/>
                <w:color w:val="000000" w:themeColor="text1"/>
                <w:sz w:val="21"/>
                <w:szCs w:val="21"/>
              </w:rPr>
              <w:t xml:space="preserve"> - </w:t>
            </w:r>
            <w:proofErr w:type="spellStart"/>
            <w:r w:rsidRPr="00ED215B">
              <w:rPr>
                <w:rFonts w:ascii="Arial" w:eastAsia="Times New Roman" w:hAnsi="Arial" w:cs="Arial"/>
                <w:color w:val="000000" w:themeColor="text1"/>
                <w:sz w:val="21"/>
                <w:szCs w:val="21"/>
              </w:rPr>
              <w:t>RemoveTodoHandler</w:t>
            </w:r>
            <w:proofErr w:type="spellEnd"/>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*.test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For testing - </w:t>
            </w:r>
            <w:proofErr w:type="spellStart"/>
            <w:r w:rsidRPr="00ED215B">
              <w:rPr>
                <w:rFonts w:ascii="Arial" w:eastAsia="Times New Roman" w:hAnsi="Arial" w:cs="Arial"/>
                <w:color w:val="000000" w:themeColor="text1"/>
                <w:sz w:val="21"/>
                <w:szCs w:val="21"/>
              </w:rPr>
              <w:t>TestHandler</w:t>
            </w:r>
            <w:proofErr w:type="spellEnd"/>
          </w:p>
        </w:tc>
      </w:tr>
    </w:tbl>
    <w:p w:rsidR="00ED215B" w:rsidRPr="00ED215B" w:rsidRDefault="00ED215B" w:rsidP="00ED215B">
      <w:pPr>
        <w:shd w:val="clear" w:color="auto" w:fill="FFFFFF"/>
        <w:spacing w:before="100" w:beforeAutospacing="1" w:after="100" w:afterAutospacing="1" w:line="240" w:lineRule="auto"/>
        <w:ind w:left="150" w:right="150"/>
        <w:rPr>
          <w:ins w:id="1848"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849" w:author="Unknown"/>
          <w:rFonts w:ascii="Arial" w:eastAsia="Times New Roman" w:hAnsi="Arial" w:cs="Arial"/>
          <w:color w:val="000000" w:themeColor="text1"/>
          <w:sz w:val="24"/>
          <w:szCs w:val="24"/>
        </w:rPr>
      </w:pPr>
      <w:ins w:id="1850" w:author="Unknown">
        <w:r w:rsidRPr="00ED215B">
          <w:rPr>
            <w:rFonts w:ascii="Arial" w:eastAsia="Times New Roman" w:hAnsi="Arial" w:cs="Arial"/>
            <w:color w:val="000000" w:themeColor="text1"/>
            <w:sz w:val="24"/>
            <w:szCs w:val="24"/>
          </w:rPr>
          <w:t xml:space="preserve">The application model editor shows both the name and the ID of the command. The class URI follows the </w:t>
        </w:r>
        <w:proofErr w:type="spellStart"/>
        <w:r w:rsidRPr="00ED215B">
          <w:rPr>
            <w:rFonts w:ascii="Courier New" w:eastAsia="Times New Roman" w:hAnsi="Courier New" w:cs="Courier New"/>
            <w:color w:val="000000" w:themeColor="text1"/>
            <w:sz w:val="29"/>
          </w:rPr>
          <w:t>bundleclass</w:t>
        </w:r>
        <w:proofErr w:type="spellEnd"/>
        <w:proofErr w:type="gramStart"/>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schema, the table only defines the class name to make the table more readable. For example for the save handler this looks like the following: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51" w:author="Unknown"/>
          <w:rFonts w:ascii="Lucida Console" w:eastAsia="Times New Roman" w:hAnsi="Lucida Console" w:cs="Courier New"/>
          <w:color w:val="000000" w:themeColor="text1"/>
          <w:sz w:val="19"/>
          <w:szCs w:val="19"/>
        </w:rPr>
      </w:pPr>
      <w:ins w:id="1852" w:author="Unknown">
        <w:r w:rsidRPr="00ED215B">
          <w:rPr>
            <w:rFonts w:ascii="Lucida Console" w:eastAsia="Times New Roman" w:hAnsi="Lucida Console" w:cs="Courier New"/>
            <w:color w:val="000000" w:themeColor="text1"/>
            <w:sz w:val="19"/>
            <w:szCs w:val="19"/>
          </w:rPr>
          <w:t>bundleclass:</w:t>
        </w:r>
        <w:r w:rsidRPr="00ED215B">
          <w:rPr>
            <w:rFonts w:ascii="Lucida Console" w:eastAsia="Times New Roman" w:hAnsi="Lucida Console" w:cs="Courier New"/>
            <w:i/>
            <w:iCs/>
            <w:color w:val="000000" w:themeColor="text1"/>
            <w:sz w:val="19"/>
          </w:rPr>
          <w:t>//com.example.e4.rcp.todo/[CONTINUE...]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53" w:author="Unknown"/>
          <w:rFonts w:ascii="Lucida Console" w:eastAsia="Times New Roman" w:hAnsi="Lucida Console" w:cs="Courier New"/>
          <w:color w:val="000000" w:themeColor="text1"/>
          <w:sz w:val="19"/>
          <w:szCs w:val="19"/>
        </w:rPr>
      </w:pPr>
      <w:ins w:id="1854" w:author="Unknown">
        <w:r w:rsidRPr="00ED215B">
          <w:rPr>
            <w:rFonts w:ascii="Lucida Console" w:eastAsia="Times New Roman" w:hAnsi="Lucida Console" w:cs="Courier New"/>
            <w:color w:val="000000" w:themeColor="text1"/>
            <w:sz w:val="19"/>
            <w:szCs w:val="19"/>
          </w:rPr>
          <w:t xml:space="preserve">com.example.e4.rcp.todo.handlers.SaveAllHandler </w:t>
        </w:r>
      </w:ins>
    </w:p>
    <w:p w:rsidR="00ED215B" w:rsidRPr="00ED215B" w:rsidRDefault="00ED215B" w:rsidP="00ED215B">
      <w:pPr>
        <w:shd w:val="clear" w:color="auto" w:fill="FFFFFF"/>
        <w:spacing w:after="0" w:line="240" w:lineRule="auto"/>
        <w:rPr>
          <w:ins w:id="1855"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9934575" cy="1905000"/>
            <wp:effectExtent l="19050" t="0" r="9525" b="0"/>
            <wp:docPr id="79" name="图片 79" descr="Defining a handler in Eclips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fining a handler in Eclipse 4"/>
                    <pic:cNvPicPr>
                      <a:picLocks noChangeAspect="1" noChangeArrowheads="1"/>
                    </pic:cNvPicPr>
                  </pic:nvPicPr>
                  <pic:blipFill>
                    <a:blip r:embed="rId63"/>
                    <a:srcRect/>
                    <a:stretch>
                      <a:fillRect/>
                    </a:stretch>
                  </pic:blipFill>
                  <pic:spPr bwMode="auto">
                    <a:xfrm>
                      <a:off x="0" y="0"/>
                      <a:ext cx="9934575" cy="19050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1856" w:author="Unknown"/>
          <w:rFonts w:ascii="Arial" w:eastAsia="Times New Roman" w:hAnsi="Arial" w:cs="Arial"/>
          <w:b/>
          <w:bCs/>
          <w:color w:val="000000" w:themeColor="text1"/>
          <w:sz w:val="30"/>
          <w:szCs w:val="30"/>
        </w:rPr>
      </w:pPr>
      <w:bookmarkStart w:id="1857" w:name="uicomponents_menu"/>
      <w:bookmarkEnd w:id="1857"/>
      <w:ins w:id="1858" w:author="Unknown">
        <w:r w:rsidRPr="00ED215B">
          <w:rPr>
            <w:rFonts w:ascii="Arial" w:eastAsia="Times New Roman" w:hAnsi="Arial" w:cs="Arial"/>
            <w:b/>
            <w:bCs/>
            <w:color w:val="000000" w:themeColor="text1"/>
            <w:sz w:val="30"/>
            <w:szCs w:val="30"/>
          </w:rPr>
          <w:t xml:space="preserve">21.5. Adding a Menu </w:t>
        </w:r>
      </w:ins>
    </w:p>
    <w:p w:rsidR="00ED215B" w:rsidRPr="00ED215B" w:rsidRDefault="00ED215B" w:rsidP="00ED215B">
      <w:pPr>
        <w:shd w:val="clear" w:color="auto" w:fill="FFFFFF"/>
        <w:spacing w:before="100" w:beforeAutospacing="1" w:after="100" w:afterAutospacing="1" w:line="240" w:lineRule="auto"/>
        <w:ind w:left="150" w:right="150"/>
        <w:rPr>
          <w:ins w:id="1859" w:author="Unknown"/>
          <w:rFonts w:ascii="Arial" w:eastAsia="Times New Roman" w:hAnsi="Arial" w:cs="Arial"/>
          <w:color w:val="000000" w:themeColor="text1"/>
          <w:sz w:val="24"/>
          <w:szCs w:val="24"/>
        </w:rPr>
      </w:pPr>
      <w:ins w:id="1860" w:author="Unknown">
        <w:r w:rsidRPr="00ED215B">
          <w:rPr>
            <w:rFonts w:ascii="Arial" w:eastAsia="Times New Roman" w:hAnsi="Arial" w:cs="Arial"/>
            <w:color w:val="000000" w:themeColor="text1"/>
            <w:sz w:val="24"/>
            <w:szCs w:val="24"/>
          </w:rPr>
          <w:t xml:space="preserve">You will now add a Menu to your application model. </w:t>
        </w:r>
      </w:ins>
    </w:p>
    <w:p w:rsidR="00ED215B" w:rsidRPr="00ED215B" w:rsidRDefault="00ED215B" w:rsidP="00ED215B">
      <w:pPr>
        <w:shd w:val="clear" w:color="auto" w:fill="FFFFFF"/>
        <w:spacing w:before="100" w:beforeAutospacing="1" w:after="100" w:afterAutospacing="1" w:line="240" w:lineRule="auto"/>
        <w:ind w:left="150" w:right="150"/>
        <w:rPr>
          <w:ins w:id="1861" w:author="Unknown"/>
          <w:rFonts w:ascii="Arial" w:eastAsia="Times New Roman" w:hAnsi="Arial" w:cs="Arial"/>
          <w:color w:val="000000" w:themeColor="text1"/>
          <w:sz w:val="24"/>
          <w:szCs w:val="24"/>
        </w:rPr>
      </w:pPr>
      <w:ins w:id="1862" w:author="Unknown">
        <w:r w:rsidRPr="00ED215B">
          <w:rPr>
            <w:rFonts w:ascii="Arial" w:eastAsia="Times New Roman" w:hAnsi="Arial" w:cs="Arial"/>
            <w:color w:val="000000" w:themeColor="text1"/>
            <w:sz w:val="24"/>
            <w:szCs w:val="24"/>
          </w:rPr>
          <w:t xml:space="preserve">Select the </w:t>
        </w:r>
        <w:r w:rsidRPr="00ED215B">
          <w:rPr>
            <w:rFonts w:ascii="Courier New" w:eastAsia="Times New Roman" w:hAnsi="Courier New" w:cs="Courier New"/>
            <w:i/>
            <w:iCs/>
            <w:color w:val="000000" w:themeColor="text1"/>
            <w:sz w:val="20"/>
          </w:rPr>
          <w:t>Application.e4xmi</w:t>
        </w:r>
        <w:r w:rsidRPr="00ED215B">
          <w:rPr>
            <w:rFonts w:ascii="Arial" w:eastAsia="Times New Roman" w:hAnsi="Arial" w:cs="Arial"/>
            <w:color w:val="000000" w:themeColor="text1"/>
            <w:sz w:val="24"/>
            <w:szCs w:val="24"/>
          </w:rPr>
          <w:t xml:space="preserve"> file. To add a menu to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select your </w:t>
        </w:r>
        <w:proofErr w:type="spellStart"/>
        <w:r w:rsidRPr="00ED215B">
          <w:rPr>
            <w:rFonts w:ascii="Arial" w:eastAsia="Times New Roman" w:hAnsi="Arial" w:cs="Arial"/>
            <w:i/>
            <w:iCs/>
            <w:color w:val="000000" w:themeColor="text1"/>
            <w:sz w:val="24"/>
            <w:szCs w:val="24"/>
          </w:rPr>
          <w:t>TrimmedWindow</w:t>
        </w:r>
        <w:proofErr w:type="spellEnd"/>
        <w:r w:rsidRPr="00ED215B">
          <w:rPr>
            <w:rFonts w:ascii="Arial" w:eastAsia="Times New Roman" w:hAnsi="Arial" w:cs="Arial"/>
            <w:color w:val="000000" w:themeColor="text1"/>
            <w:sz w:val="24"/>
            <w:szCs w:val="24"/>
          </w:rPr>
          <w:t xml:space="preserve"> entry in the model and flag the </w:t>
        </w:r>
        <w:r w:rsidRPr="00ED215B">
          <w:rPr>
            <w:rFonts w:ascii="Arial" w:eastAsia="Times New Roman" w:hAnsi="Arial" w:cs="Arial"/>
            <w:i/>
            <w:iCs/>
            <w:color w:val="000000" w:themeColor="text1"/>
            <w:sz w:val="24"/>
            <w:szCs w:val="24"/>
          </w:rPr>
          <w:t>Main Menu</w:t>
        </w:r>
        <w:r w:rsidRPr="00ED215B">
          <w:rPr>
            <w:rFonts w:ascii="Arial" w:eastAsia="Times New Roman" w:hAnsi="Arial" w:cs="Arial"/>
            <w:color w:val="000000" w:themeColor="text1"/>
            <w:sz w:val="24"/>
            <w:szCs w:val="24"/>
          </w:rPr>
          <w:t xml:space="preserve"> attribute. </w:t>
        </w:r>
      </w:ins>
    </w:p>
    <w:p w:rsidR="00ED215B" w:rsidRPr="00ED215B" w:rsidRDefault="00ED215B" w:rsidP="00ED215B">
      <w:pPr>
        <w:shd w:val="clear" w:color="auto" w:fill="FFFFFF"/>
        <w:spacing w:after="0" w:line="240" w:lineRule="auto"/>
        <w:rPr>
          <w:ins w:id="1863"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4972050" cy="4600575"/>
            <wp:effectExtent l="19050" t="0" r="0" b="0"/>
            <wp:docPr id="80" name="图片 80" descr="http://www.vogella.com/articles/EclipseRCP/images/menu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vogella.com/articles/EclipseRCP/images/menu04.png"/>
                    <pic:cNvPicPr>
                      <a:picLocks noChangeAspect="1" noChangeArrowheads="1"/>
                    </pic:cNvPicPr>
                  </pic:nvPicPr>
                  <pic:blipFill>
                    <a:blip r:embed="rId64"/>
                    <a:srcRect/>
                    <a:stretch>
                      <a:fillRect/>
                    </a:stretch>
                  </pic:blipFill>
                  <pic:spPr bwMode="auto">
                    <a:xfrm>
                      <a:off x="0" y="0"/>
                      <a:ext cx="4972050" cy="460057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864" w:author="Unknown"/>
          <w:rFonts w:ascii="Arial" w:eastAsia="Times New Roman" w:hAnsi="Arial" w:cs="Arial"/>
          <w:color w:val="000000" w:themeColor="text1"/>
          <w:sz w:val="24"/>
          <w:szCs w:val="24"/>
        </w:rPr>
      </w:pPr>
      <w:ins w:id="1865" w:author="Unknown">
        <w:r w:rsidRPr="00ED215B">
          <w:rPr>
            <w:rFonts w:ascii="Arial" w:eastAsia="Times New Roman" w:hAnsi="Arial" w:cs="Arial"/>
            <w:color w:val="000000" w:themeColor="text1"/>
            <w:sz w:val="24"/>
            <w:szCs w:val="24"/>
          </w:rPr>
          <w:t xml:space="preserve">Assign the </w:t>
        </w:r>
        <w:proofErr w:type="spellStart"/>
        <w:r w:rsidRPr="00ED215B">
          <w:rPr>
            <w:rFonts w:ascii="Arial" w:eastAsia="Times New Roman" w:hAnsi="Arial" w:cs="Arial"/>
            <w:i/>
            <w:iCs/>
            <w:color w:val="000000" w:themeColor="text1"/>
            <w:sz w:val="24"/>
            <w:szCs w:val="24"/>
          </w:rPr>
          <w:t>org.eclipse.ui.main.menu</w:t>
        </w:r>
        <w:proofErr w:type="spellEnd"/>
        <w:r w:rsidRPr="00ED215B">
          <w:rPr>
            <w:rFonts w:ascii="Arial" w:eastAsia="Times New Roman" w:hAnsi="Arial" w:cs="Arial"/>
            <w:color w:val="000000" w:themeColor="text1"/>
            <w:sz w:val="24"/>
            <w:szCs w:val="24"/>
          </w:rPr>
          <w:t xml:space="preserve"> ID to your main menu. </w:t>
        </w:r>
      </w:ins>
    </w:p>
    <w:p w:rsidR="00ED215B" w:rsidRPr="00ED215B" w:rsidRDefault="00ED215B" w:rsidP="00ED215B">
      <w:pPr>
        <w:shd w:val="clear" w:color="auto" w:fill="FFFFFF"/>
        <w:spacing w:before="100" w:beforeAutospacing="1" w:after="100" w:afterAutospacing="1" w:line="240" w:lineRule="auto"/>
        <w:ind w:left="150" w:right="150"/>
        <w:rPr>
          <w:ins w:id="1866" w:author="Unknown"/>
          <w:rFonts w:ascii="Arial" w:eastAsia="Times New Roman" w:hAnsi="Arial" w:cs="Arial"/>
          <w:color w:val="000000" w:themeColor="text1"/>
          <w:sz w:val="24"/>
          <w:szCs w:val="24"/>
        </w:rPr>
      </w:pPr>
      <w:ins w:id="1867" w:author="Unknown">
        <w:r w:rsidRPr="00ED215B">
          <w:rPr>
            <w:rFonts w:ascii="Arial" w:eastAsia="Times New Roman" w:hAnsi="Arial" w:cs="Arial"/>
            <w:color w:val="000000" w:themeColor="text1"/>
            <w:sz w:val="24"/>
            <w:szCs w:val="24"/>
          </w:rPr>
          <w:t xml:space="preserve">Add two menus, one with the name </w:t>
        </w:r>
        <w:r w:rsidRPr="00ED215B">
          <w:rPr>
            <w:rFonts w:ascii="Arial" w:eastAsia="Times New Roman" w:hAnsi="Arial" w:cs="Arial"/>
            <w:i/>
            <w:iCs/>
            <w:color w:val="000000" w:themeColor="text1"/>
            <w:sz w:val="24"/>
            <w:szCs w:val="24"/>
          </w:rPr>
          <w:t>File</w:t>
        </w:r>
        <w:r w:rsidRPr="00ED215B">
          <w:rPr>
            <w:rFonts w:ascii="Arial" w:eastAsia="Times New Roman" w:hAnsi="Arial" w:cs="Arial"/>
            <w:color w:val="000000" w:themeColor="text1"/>
            <w:sz w:val="24"/>
            <w:szCs w:val="24"/>
          </w:rPr>
          <w:t xml:space="preserve"> and the other one with the name </w:t>
        </w:r>
        <w:r w:rsidRPr="00ED215B">
          <w:rPr>
            <w:rFonts w:ascii="Arial" w:eastAsia="Times New Roman" w:hAnsi="Arial" w:cs="Arial"/>
            <w:i/>
            <w:iCs/>
            <w:color w:val="000000" w:themeColor="text1"/>
            <w:sz w:val="24"/>
            <w:szCs w:val="24"/>
          </w:rPr>
          <w:t>Edit</w:t>
        </w:r>
        <w:r w:rsidRPr="00ED215B">
          <w:rPr>
            <w:rFonts w:ascii="Arial" w:eastAsia="Times New Roman" w:hAnsi="Arial" w:cs="Arial"/>
            <w:color w:val="000000" w:themeColor="text1"/>
            <w:sz w:val="24"/>
            <w:szCs w:val="24"/>
          </w:rPr>
          <w:t xml:space="preserve"> in the </w:t>
        </w:r>
        <w:r w:rsidRPr="00ED215B">
          <w:rPr>
            <w:rFonts w:ascii="Courier New" w:eastAsia="Times New Roman" w:hAnsi="Courier New" w:cs="Courier New"/>
            <w:i/>
            <w:iCs/>
            <w:color w:val="000000" w:themeColor="text1"/>
            <w:sz w:val="20"/>
          </w:rPr>
          <w:t>Label</w:t>
        </w:r>
        <w:r w:rsidRPr="00ED215B">
          <w:rPr>
            <w:rFonts w:ascii="Arial" w:eastAsia="Times New Roman" w:hAnsi="Arial" w:cs="Arial"/>
            <w:color w:val="000000" w:themeColor="text1"/>
            <w:sz w:val="24"/>
            <w:szCs w:val="24"/>
          </w:rPr>
          <w:t xml:space="preserve"> attribute. </w:t>
        </w:r>
      </w:ins>
    </w:p>
    <w:p w:rsidR="00ED215B" w:rsidRPr="00ED215B" w:rsidRDefault="00ED215B" w:rsidP="00ED215B">
      <w:pPr>
        <w:shd w:val="clear" w:color="auto" w:fill="FFFFFF"/>
        <w:spacing w:before="100" w:beforeAutospacing="1" w:after="100" w:afterAutospacing="1" w:line="240" w:lineRule="auto"/>
        <w:ind w:left="150" w:right="150"/>
        <w:rPr>
          <w:ins w:id="1868" w:author="Unknown"/>
          <w:rFonts w:ascii="Arial" w:eastAsia="Times New Roman" w:hAnsi="Arial" w:cs="Arial"/>
          <w:color w:val="000000" w:themeColor="text1"/>
          <w:sz w:val="24"/>
          <w:szCs w:val="24"/>
        </w:rPr>
      </w:pPr>
      <w:ins w:id="1869" w:author="Unknown">
        <w:r w:rsidRPr="00ED215B">
          <w:rPr>
            <w:rFonts w:ascii="Arial" w:eastAsia="Times New Roman" w:hAnsi="Arial" w:cs="Arial"/>
            <w:color w:val="000000" w:themeColor="text1"/>
            <w:sz w:val="24"/>
            <w:szCs w:val="24"/>
          </w:rPr>
          <w:t xml:space="preserve">Also set the </w:t>
        </w:r>
        <w:proofErr w:type="spellStart"/>
        <w:r w:rsidRPr="00ED215B">
          <w:rPr>
            <w:rFonts w:ascii="Arial" w:eastAsia="Times New Roman" w:hAnsi="Arial" w:cs="Arial"/>
            <w:i/>
            <w:iCs/>
            <w:color w:val="000000" w:themeColor="text1"/>
            <w:sz w:val="24"/>
            <w:szCs w:val="24"/>
          </w:rPr>
          <w:t>org.eclipse.ui.file.menu</w:t>
        </w:r>
        <w:proofErr w:type="spellEnd"/>
        <w:r w:rsidRPr="00ED215B">
          <w:rPr>
            <w:rFonts w:ascii="Arial" w:eastAsia="Times New Roman" w:hAnsi="Arial" w:cs="Arial"/>
            <w:color w:val="000000" w:themeColor="text1"/>
            <w:sz w:val="24"/>
            <w:szCs w:val="24"/>
          </w:rPr>
          <w:t xml:space="preserve"> ID for the </w:t>
        </w:r>
        <w:r w:rsidRPr="00ED215B">
          <w:rPr>
            <w:rFonts w:ascii="Arial" w:eastAsia="Times New Roman" w:hAnsi="Arial" w:cs="Arial"/>
            <w:i/>
            <w:iCs/>
            <w:color w:val="000000" w:themeColor="text1"/>
            <w:sz w:val="24"/>
            <w:szCs w:val="24"/>
          </w:rPr>
          <w:t>File</w:t>
        </w:r>
        <w:r w:rsidRPr="00ED215B">
          <w:rPr>
            <w:rFonts w:ascii="Arial" w:eastAsia="Times New Roman" w:hAnsi="Arial" w:cs="Arial"/>
            <w:color w:val="000000" w:themeColor="text1"/>
            <w:sz w:val="24"/>
            <w:szCs w:val="24"/>
          </w:rPr>
          <w:t xml:space="preserve"> menu. Use </w:t>
        </w:r>
        <w:r w:rsidRPr="00ED215B">
          <w:rPr>
            <w:rFonts w:ascii="Arial" w:eastAsia="Times New Roman" w:hAnsi="Arial" w:cs="Arial"/>
            <w:i/>
            <w:iCs/>
            <w:color w:val="000000" w:themeColor="text1"/>
            <w:sz w:val="24"/>
            <w:szCs w:val="24"/>
          </w:rPr>
          <w:t>com.example.e4.rcp.todo.menu.edit</w:t>
        </w:r>
        <w:r w:rsidRPr="00ED215B">
          <w:rPr>
            <w:rFonts w:ascii="Arial" w:eastAsia="Times New Roman" w:hAnsi="Arial" w:cs="Arial"/>
            <w:color w:val="000000" w:themeColor="text1"/>
            <w:sz w:val="24"/>
            <w:szCs w:val="24"/>
          </w:rPr>
          <w:t xml:space="preserve"> as ID for the </w:t>
        </w:r>
        <w:r w:rsidRPr="00ED215B">
          <w:rPr>
            <w:rFonts w:ascii="Arial" w:eastAsia="Times New Roman" w:hAnsi="Arial" w:cs="Arial"/>
            <w:i/>
            <w:iCs/>
            <w:color w:val="000000" w:themeColor="text1"/>
            <w:sz w:val="24"/>
            <w:szCs w:val="24"/>
          </w:rPr>
          <w:t>Edit</w:t>
        </w:r>
        <w:r w:rsidRPr="00ED215B">
          <w:rPr>
            <w:rFonts w:ascii="Arial" w:eastAsia="Times New Roman" w:hAnsi="Arial" w:cs="Arial"/>
            <w:color w:val="000000" w:themeColor="text1"/>
            <w:sz w:val="24"/>
            <w:szCs w:val="24"/>
          </w:rPr>
          <w:t xml:space="preserve"> menu. </w:t>
        </w:r>
      </w:ins>
    </w:p>
    <w:p w:rsidR="00ED215B" w:rsidRPr="00ED215B" w:rsidRDefault="00ED215B" w:rsidP="00ED215B">
      <w:pPr>
        <w:shd w:val="clear" w:color="auto" w:fill="FFFFFF"/>
        <w:spacing w:after="0" w:line="240" w:lineRule="auto"/>
        <w:rPr>
          <w:ins w:id="1870"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2295525" cy="1104900"/>
            <wp:effectExtent l="19050" t="0" r="9525" b="0"/>
            <wp:docPr id="81" name="图片 81" descr="Creating a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reating a menu"/>
                    <pic:cNvPicPr>
                      <a:picLocks noChangeAspect="1" noChangeArrowheads="1"/>
                    </pic:cNvPicPr>
                  </pic:nvPicPr>
                  <pic:blipFill>
                    <a:blip r:embed="rId65"/>
                    <a:srcRect/>
                    <a:stretch>
                      <a:fillRect/>
                    </a:stretch>
                  </pic:blipFill>
                  <pic:spPr bwMode="auto">
                    <a:xfrm>
                      <a:off x="0" y="0"/>
                      <a:ext cx="2295525" cy="11049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871" w:author="Unknown"/>
          <w:rFonts w:ascii="Arial" w:eastAsia="Times New Roman" w:hAnsi="Arial" w:cs="Arial"/>
          <w:color w:val="000000" w:themeColor="text1"/>
          <w:sz w:val="24"/>
          <w:szCs w:val="24"/>
        </w:rPr>
      </w:pPr>
      <w:ins w:id="1872" w:author="Unknown">
        <w:r w:rsidRPr="00ED215B">
          <w:rPr>
            <w:rFonts w:ascii="Arial" w:eastAsia="Times New Roman" w:hAnsi="Arial" w:cs="Arial"/>
            <w:color w:val="000000" w:themeColor="text1"/>
            <w:sz w:val="24"/>
            <w:szCs w:val="24"/>
          </w:rPr>
          <w:t xml:space="preserve">Add a </w:t>
        </w:r>
        <w:proofErr w:type="spellStart"/>
        <w:r w:rsidRPr="00ED215B">
          <w:rPr>
            <w:rFonts w:ascii="Arial" w:eastAsia="Times New Roman" w:hAnsi="Arial" w:cs="Arial"/>
            <w:i/>
            <w:iCs/>
            <w:color w:val="000000" w:themeColor="text1"/>
            <w:sz w:val="24"/>
            <w:szCs w:val="24"/>
          </w:rPr>
          <w:t>HandledMenuItem</w:t>
        </w:r>
        <w:proofErr w:type="spellEnd"/>
        <w:r w:rsidRPr="00ED215B">
          <w:rPr>
            <w:rFonts w:ascii="Arial" w:eastAsia="Times New Roman" w:hAnsi="Arial" w:cs="Arial"/>
            <w:color w:val="000000" w:themeColor="text1"/>
            <w:sz w:val="24"/>
            <w:szCs w:val="24"/>
          </w:rPr>
          <w:t xml:space="preserve"> to the </w:t>
        </w:r>
        <w:r w:rsidRPr="00ED215B">
          <w:rPr>
            <w:rFonts w:ascii="Arial" w:eastAsia="Times New Roman" w:hAnsi="Arial" w:cs="Arial"/>
            <w:i/>
            <w:iCs/>
            <w:color w:val="000000" w:themeColor="text1"/>
            <w:sz w:val="24"/>
            <w:szCs w:val="24"/>
          </w:rPr>
          <w:t>File</w:t>
        </w:r>
        <w:r w:rsidRPr="00ED215B">
          <w:rPr>
            <w:rFonts w:ascii="Arial" w:eastAsia="Times New Roman" w:hAnsi="Arial" w:cs="Arial"/>
            <w:color w:val="000000" w:themeColor="text1"/>
            <w:sz w:val="24"/>
            <w:szCs w:val="24"/>
          </w:rPr>
          <w:t xml:space="preserve"> menu. This item should point to the </w:t>
        </w:r>
        <w:r w:rsidRPr="00ED215B">
          <w:rPr>
            <w:rFonts w:ascii="Arial" w:eastAsia="Times New Roman" w:hAnsi="Arial" w:cs="Arial"/>
            <w:i/>
            <w:iCs/>
            <w:color w:val="000000" w:themeColor="text1"/>
            <w:sz w:val="24"/>
            <w:szCs w:val="24"/>
          </w:rPr>
          <w:t>Save</w:t>
        </w:r>
        <w:r w:rsidRPr="00ED215B">
          <w:rPr>
            <w:rFonts w:ascii="Arial" w:eastAsia="Times New Roman" w:hAnsi="Arial" w:cs="Arial"/>
            <w:color w:val="000000" w:themeColor="text1"/>
            <w:sz w:val="24"/>
            <w:szCs w:val="24"/>
          </w:rPr>
          <w:t xml:space="preserve"> command via the </w:t>
        </w:r>
        <w:r w:rsidRPr="00ED215B">
          <w:rPr>
            <w:rFonts w:ascii="Courier New" w:eastAsia="Times New Roman" w:hAnsi="Courier New" w:cs="Courier New"/>
            <w:i/>
            <w:iCs/>
            <w:color w:val="000000" w:themeColor="text1"/>
            <w:sz w:val="20"/>
          </w:rPr>
          <w:t>Command</w:t>
        </w:r>
        <w:r w:rsidRPr="00ED215B">
          <w:rPr>
            <w:rFonts w:ascii="Arial" w:eastAsia="Times New Roman" w:hAnsi="Arial" w:cs="Arial"/>
            <w:color w:val="000000" w:themeColor="text1"/>
            <w:sz w:val="24"/>
            <w:szCs w:val="24"/>
          </w:rPr>
          <w:t xml:space="preserve"> attribute. </w:t>
        </w:r>
      </w:ins>
    </w:p>
    <w:p w:rsidR="00ED215B" w:rsidRPr="00ED215B" w:rsidRDefault="00ED215B" w:rsidP="00ED215B">
      <w:pPr>
        <w:shd w:val="clear" w:color="auto" w:fill="FFFFFF"/>
        <w:spacing w:after="0" w:line="240" w:lineRule="auto"/>
        <w:rPr>
          <w:ins w:id="1873"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drawing>
          <wp:inline distT="0" distB="0" distL="0" distR="0">
            <wp:extent cx="10058400" cy="4200525"/>
            <wp:effectExtent l="19050" t="0" r="0" b="0"/>
            <wp:docPr id="82" name="图片 82" descr="Adding a menu item to th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ing a menu item to the menu"/>
                    <pic:cNvPicPr>
                      <a:picLocks noChangeAspect="1" noChangeArrowheads="1"/>
                    </pic:cNvPicPr>
                  </pic:nvPicPr>
                  <pic:blipFill>
                    <a:blip r:embed="rId66"/>
                    <a:srcRect/>
                    <a:stretch>
                      <a:fillRect/>
                    </a:stretch>
                  </pic:blipFill>
                  <pic:spPr bwMode="auto">
                    <a:xfrm>
                      <a:off x="0" y="0"/>
                      <a:ext cx="10058400" cy="42005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874" w:author="Unknown"/>
          <w:rFonts w:ascii="Arial" w:eastAsia="Times New Roman" w:hAnsi="Arial" w:cs="Arial"/>
          <w:color w:val="000000" w:themeColor="text1"/>
          <w:sz w:val="24"/>
          <w:szCs w:val="24"/>
        </w:rPr>
      </w:pPr>
      <w:ins w:id="1875" w:author="Unknown">
        <w:r w:rsidRPr="00ED215B">
          <w:rPr>
            <w:rFonts w:ascii="Arial" w:eastAsia="Times New Roman" w:hAnsi="Arial" w:cs="Arial"/>
            <w:color w:val="000000" w:themeColor="text1"/>
            <w:sz w:val="24"/>
            <w:szCs w:val="24"/>
          </w:rPr>
          <w:lastRenderedPageBreak/>
          <w:t xml:space="preserve">Add a </w:t>
        </w:r>
        <w:r w:rsidRPr="00ED215B">
          <w:rPr>
            <w:rFonts w:ascii="Arial" w:eastAsia="Times New Roman" w:hAnsi="Arial" w:cs="Arial"/>
            <w:i/>
            <w:iCs/>
            <w:color w:val="000000" w:themeColor="text1"/>
            <w:sz w:val="24"/>
            <w:szCs w:val="24"/>
          </w:rPr>
          <w:t>Separator</w:t>
        </w:r>
        <w:r w:rsidRPr="00ED215B">
          <w:rPr>
            <w:rFonts w:ascii="Arial" w:eastAsia="Times New Roman" w:hAnsi="Arial" w:cs="Arial"/>
            <w:color w:val="000000" w:themeColor="text1"/>
            <w:sz w:val="24"/>
            <w:szCs w:val="24"/>
          </w:rPr>
          <w:t xml:space="preserve"> after the save menu item and add after that an entry for the exit command. </w:t>
        </w:r>
      </w:ins>
    </w:p>
    <w:p w:rsidR="00ED215B" w:rsidRPr="00ED215B" w:rsidRDefault="00ED215B" w:rsidP="00ED215B">
      <w:pPr>
        <w:shd w:val="clear" w:color="auto" w:fill="FFFFFF"/>
        <w:spacing w:before="100" w:beforeAutospacing="1" w:after="100" w:afterAutospacing="1" w:line="240" w:lineRule="auto"/>
        <w:ind w:left="150" w:right="150"/>
        <w:rPr>
          <w:ins w:id="1876" w:author="Unknown"/>
          <w:rFonts w:ascii="Arial" w:eastAsia="Times New Roman" w:hAnsi="Arial" w:cs="Arial"/>
          <w:color w:val="000000" w:themeColor="text1"/>
          <w:sz w:val="24"/>
          <w:szCs w:val="24"/>
        </w:rPr>
      </w:pPr>
      <w:ins w:id="1877" w:author="Unknown">
        <w:r w:rsidRPr="00ED215B">
          <w:rPr>
            <w:rFonts w:ascii="Arial" w:eastAsia="Times New Roman" w:hAnsi="Arial" w:cs="Arial"/>
            <w:color w:val="000000" w:themeColor="text1"/>
            <w:sz w:val="24"/>
            <w:szCs w:val="24"/>
          </w:rPr>
          <w:t xml:space="preserve">Add all other </w:t>
        </w:r>
        <w:proofErr w:type="spellStart"/>
        <w:r w:rsidRPr="00ED215B">
          <w:rPr>
            <w:rFonts w:ascii="Arial" w:eastAsia="Times New Roman" w:hAnsi="Arial" w:cs="Arial"/>
            <w:color w:val="000000" w:themeColor="text1"/>
            <w:sz w:val="24"/>
            <w:szCs w:val="24"/>
          </w:rPr>
          <w:t>commmands</w:t>
        </w:r>
        <w:proofErr w:type="spellEnd"/>
        <w:r w:rsidRPr="00ED215B">
          <w:rPr>
            <w:rFonts w:ascii="Arial" w:eastAsia="Times New Roman" w:hAnsi="Arial" w:cs="Arial"/>
            <w:color w:val="000000" w:themeColor="text1"/>
            <w:sz w:val="24"/>
            <w:szCs w:val="24"/>
          </w:rPr>
          <w:t xml:space="preserve"> to the </w:t>
        </w:r>
        <w:r w:rsidRPr="00ED215B">
          <w:rPr>
            <w:rFonts w:ascii="Arial" w:eastAsia="Times New Roman" w:hAnsi="Arial" w:cs="Arial"/>
            <w:i/>
            <w:iCs/>
            <w:color w:val="000000" w:themeColor="text1"/>
            <w:sz w:val="24"/>
            <w:szCs w:val="24"/>
          </w:rPr>
          <w:t>Edit</w:t>
        </w:r>
        <w:r w:rsidRPr="00ED215B">
          <w:rPr>
            <w:rFonts w:ascii="Arial" w:eastAsia="Times New Roman" w:hAnsi="Arial" w:cs="Arial"/>
            <w:color w:val="000000" w:themeColor="text1"/>
            <w:sz w:val="24"/>
            <w:szCs w:val="24"/>
          </w:rPr>
          <w:t xml:space="preserve"> menu. </w:t>
        </w:r>
      </w:ins>
    </w:p>
    <w:p w:rsidR="00ED215B" w:rsidRPr="00ED215B" w:rsidRDefault="00ED215B" w:rsidP="00ED215B">
      <w:pPr>
        <w:shd w:val="clear" w:color="auto" w:fill="FFFFFF"/>
        <w:spacing w:after="0" w:line="240" w:lineRule="auto"/>
        <w:outlineLvl w:val="2"/>
        <w:rPr>
          <w:ins w:id="1878" w:author="Unknown"/>
          <w:rFonts w:ascii="Arial" w:eastAsia="Times New Roman" w:hAnsi="Arial" w:cs="Arial"/>
          <w:b/>
          <w:bCs/>
          <w:color w:val="000000" w:themeColor="text1"/>
          <w:sz w:val="30"/>
          <w:szCs w:val="30"/>
        </w:rPr>
      </w:pPr>
      <w:bookmarkStart w:id="1879" w:name="uicomponents_toolbar"/>
      <w:bookmarkEnd w:id="1879"/>
      <w:ins w:id="1880" w:author="Unknown">
        <w:r w:rsidRPr="00ED215B">
          <w:rPr>
            <w:rFonts w:ascii="Arial" w:eastAsia="Times New Roman" w:hAnsi="Arial" w:cs="Arial"/>
            <w:b/>
            <w:bCs/>
            <w:color w:val="000000" w:themeColor="text1"/>
            <w:sz w:val="30"/>
            <w:szCs w:val="30"/>
          </w:rPr>
          <w:t xml:space="preserve">21.6. Adding a Toolbar </w:t>
        </w:r>
      </w:ins>
    </w:p>
    <w:p w:rsidR="00ED215B" w:rsidRPr="00ED215B" w:rsidRDefault="00ED215B" w:rsidP="00ED215B">
      <w:pPr>
        <w:shd w:val="clear" w:color="auto" w:fill="FFFFFF"/>
        <w:spacing w:before="100" w:beforeAutospacing="1" w:after="100" w:afterAutospacing="1" w:line="240" w:lineRule="auto"/>
        <w:ind w:left="150" w:right="150"/>
        <w:rPr>
          <w:ins w:id="1881" w:author="Unknown"/>
          <w:rFonts w:ascii="Arial" w:eastAsia="Times New Roman" w:hAnsi="Arial" w:cs="Arial"/>
          <w:color w:val="000000" w:themeColor="text1"/>
          <w:sz w:val="24"/>
          <w:szCs w:val="24"/>
        </w:rPr>
      </w:pPr>
      <w:ins w:id="1882" w:author="Unknown">
        <w:r w:rsidRPr="00ED215B">
          <w:rPr>
            <w:rFonts w:ascii="Arial" w:eastAsia="Times New Roman" w:hAnsi="Arial" w:cs="Arial"/>
            <w:color w:val="000000" w:themeColor="text1"/>
            <w:sz w:val="24"/>
            <w:szCs w:val="24"/>
          </w:rPr>
          <w:t xml:space="preserve">Select the </w:t>
        </w:r>
        <w:proofErr w:type="spellStart"/>
        <w:r w:rsidRPr="00ED215B">
          <w:rPr>
            <w:rFonts w:ascii="Arial" w:eastAsia="Times New Roman" w:hAnsi="Arial" w:cs="Arial"/>
            <w:i/>
            <w:iCs/>
            <w:color w:val="000000" w:themeColor="text1"/>
            <w:sz w:val="24"/>
            <w:szCs w:val="24"/>
          </w:rPr>
          <w:t>TrimBars</w:t>
        </w:r>
        <w:proofErr w:type="spellEnd"/>
        <w:r w:rsidRPr="00ED215B">
          <w:rPr>
            <w:rFonts w:ascii="Arial" w:eastAsia="Times New Roman" w:hAnsi="Arial" w:cs="Arial"/>
            <w:color w:val="000000" w:themeColor="text1"/>
            <w:sz w:val="24"/>
            <w:szCs w:val="24"/>
          </w:rPr>
          <w:t xml:space="preserve"> node under your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entry and press the </w:t>
        </w:r>
        <w:r w:rsidRPr="00ED215B">
          <w:rPr>
            <w:rFonts w:ascii="Arial" w:eastAsia="Times New Roman" w:hAnsi="Arial" w:cs="Arial"/>
            <w:i/>
            <w:iCs/>
            <w:color w:val="000000" w:themeColor="text1"/>
            <w:sz w:val="24"/>
            <w:szCs w:val="24"/>
          </w:rPr>
          <w:t>Add</w:t>
        </w:r>
        <w:r w:rsidRPr="00ED215B">
          <w:rPr>
            <w:rFonts w:ascii="Arial" w:eastAsia="Times New Roman" w:hAnsi="Arial" w:cs="Arial"/>
            <w:color w:val="000000" w:themeColor="text1"/>
            <w:sz w:val="24"/>
            <w:szCs w:val="24"/>
          </w:rPr>
          <w:t xml:space="preserve"> button. The </w:t>
        </w:r>
        <w:r w:rsidRPr="00ED215B">
          <w:rPr>
            <w:rFonts w:ascii="Courier New" w:eastAsia="Times New Roman" w:hAnsi="Courier New" w:cs="Courier New"/>
            <w:i/>
            <w:iCs/>
            <w:color w:val="000000" w:themeColor="text1"/>
            <w:sz w:val="20"/>
          </w:rPr>
          <w:t>Side</w:t>
        </w:r>
        <w:r w:rsidRPr="00ED215B">
          <w:rPr>
            <w:rFonts w:ascii="Arial" w:eastAsia="Times New Roman" w:hAnsi="Arial" w:cs="Arial"/>
            <w:color w:val="000000" w:themeColor="text1"/>
            <w:sz w:val="24"/>
            <w:szCs w:val="24"/>
          </w:rPr>
          <w:t xml:space="preserve"> attribute should be set to </w:t>
        </w:r>
        <w:r w:rsidRPr="00ED215B">
          <w:rPr>
            <w:rFonts w:ascii="Courier New" w:eastAsia="Times New Roman" w:hAnsi="Courier New" w:cs="Courier New"/>
            <w:i/>
            <w:iCs/>
            <w:color w:val="000000" w:themeColor="text1"/>
            <w:sz w:val="20"/>
          </w:rPr>
          <w:t>Top</w:t>
        </w:r>
        <w:r w:rsidRPr="00ED215B">
          <w:rPr>
            <w:rFonts w:ascii="Arial" w:eastAsia="Times New Roman" w:hAnsi="Arial" w:cs="Arial"/>
            <w:color w:val="000000" w:themeColor="text1"/>
            <w:sz w:val="24"/>
            <w:szCs w:val="24"/>
          </w:rPr>
          <w:t xml:space="preserve">, so that all toolbars assigned to that </w:t>
        </w:r>
        <w:proofErr w:type="spellStart"/>
        <w:r w:rsidRPr="00ED215B">
          <w:rPr>
            <w:rFonts w:ascii="Arial" w:eastAsia="Times New Roman" w:hAnsi="Arial" w:cs="Arial"/>
            <w:i/>
            <w:iCs/>
            <w:color w:val="000000" w:themeColor="text1"/>
            <w:sz w:val="24"/>
            <w:szCs w:val="24"/>
          </w:rPr>
          <w:t>TrimBar</w:t>
        </w:r>
        <w:proofErr w:type="spellEnd"/>
        <w:r w:rsidRPr="00ED215B">
          <w:rPr>
            <w:rFonts w:ascii="Arial" w:eastAsia="Times New Roman" w:hAnsi="Arial" w:cs="Arial"/>
            <w:color w:val="000000" w:themeColor="text1"/>
            <w:sz w:val="24"/>
            <w:szCs w:val="24"/>
          </w:rPr>
          <w:t xml:space="preserve"> appear on the top of the application. </w:t>
        </w:r>
      </w:ins>
    </w:p>
    <w:p w:rsidR="00ED215B" w:rsidRPr="00ED215B" w:rsidRDefault="00ED215B" w:rsidP="00ED215B">
      <w:pPr>
        <w:shd w:val="clear" w:color="auto" w:fill="FFFFFF"/>
        <w:spacing w:before="100" w:beforeAutospacing="1" w:after="100" w:afterAutospacing="1" w:line="240" w:lineRule="auto"/>
        <w:ind w:left="150" w:right="150"/>
        <w:rPr>
          <w:ins w:id="1883" w:author="Unknown"/>
          <w:rFonts w:ascii="Arial" w:eastAsia="Times New Roman" w:hAnsi="Arial" w:cs="Arial"/>
          <w:color w:val="000000" w:themeColor="text1"/>
          <w:sz w:val="24"/>
          <w:szCs w:val="24"/>
        </w:rPr>
      </w:pPr>
      <w:ins w:id="1884" w:author="Unknown">
        <w:r w:rsidRPr="00ED215B">
          <w:rPr>
            <w:rFonts w:ascii="Arial" w:eastAsia="Times New Roman" w:hAnsi="Arial" w:cs="Arial"/>
            <w:color w:val="000000" w:themeColor="text1"/>
            <w:sz w:val="24"/>
            <w:szCs w:val="24"/>
          </w:rPr>
          <w:t xml:space="preserve">Add a </w:t>
        </w:r>
        <w:proofErr w:type="spellStart"/>
        <w:r w:rsidRPr="00ED215B">
          <w:rPr>
            <w:rFonts w:ascii="Arial" w:eastAsia="Times New Roman" w:hAnsi="Arial" w:cs="Arial"/>
            <w:i/>
            <w:iCs/>
            <w:color w:val="000000" w:themeColor="text1"/>
            <w:sz w:val="24"/>
            <w:szCs w:val="24"/>
          </w:rPr>
          <w:t>ToolBar</w:t>
        </w:r>
        <w:proofErr w:type="spellEnd"/>
        <w:r w:rsidRPr="00ED215B">
          <w:rPr>
            <w:rFonts w:ascii="Arial" w:eastAsia="Times New Roman" w:hAnsi="Arial" w:cs="Arial"/>
            <w:color w:val="000000" w:themeColor="text1"/>
            <w:sz w:val="24"/>
            <w:szCs w:val="24"/>
          </w:rPr>
          <w:t xml:space="preserve"> to your </w:t>
        </w:r>
        <w:proofErr w:type="spellStart"/>
        <w:r w:rsidRPr="00ED215B">
          <w:rPr>
            <w:rFonts w:ascii="Arial" w:eastAsia="Times New Roman" w:hAnsi="Arial" w:cs="Arial"/>
            <w:color w:val="000000" w:themeColor="text1"/>
            <w:sz w:val="24"/>
            <w:szCs w:val="24"/>
          </w:rPr>
          <w:t>TrimBar</w:t>
        </w:r>
        <w:proofErr w:type="spellEnd"/>
        <w:r w:rsidRPr="00ED215B">
          <w:rPr>
            <w:rFonts w:ascii="Arial" w:eastAsia="Times New Roman" w:hAnsi="Arial" w:cs="Arial"/>
            <w:color w:val="000000" w:themeColor="text1"/>
            <w:sz w:val="24"/>
            <w:szCs w:val="24"/>
          </w:rPr>
          <w:t xml:space="preserve">. Add a </w:t>
        </w:r>
        <w:r w:rsidRPr="00ED215B">
          <w:rPr>
            <w:rFonts w:ascii="Arial" w:eastAsia="Times New Roman" w:hAnsi="Arial" w:cs="Arial"/>
            <w:i/>
            <w:iCs/>
            <w:color w:val="000000" w:themeColor="text1"/>
            <w:sz w:val="24"/>
            <w:szCs w:val="24"/>
          </w:rPr>
          <w:t xml:space="preserve">Handled </w:t>
        </w:r>
        <w:proofErr w:type="spellStart"/>
        <w:r w:rsidRPr="00ED215B">
          <w:rPr>
            <w:rFonts w:ascii="Arial" w:eastAsia="Times New Roman" w:hAnsi="Arial" w:cs="Arial"/>
            <w:i/>
            <w:iCs/>
            <w:color w:val="000000" w:themeColor="text1"/>
            <w:sz w:val="24"/>
            <w:szCs w:val="24"/>
          </w:rPr>
          <w:t>ToolItem</w:t>
        </w:r>
        <w:proofErr w:type="spellEnd"/>
        <w:r w:rsidRPr="00ED215B">
          <w:rPr>
            <w:rFonts w:ascii="Arial" w:eastAsia="Times New Roman" w:hAnsi="Arial" w:cs="Arial"/>
            <w:color w:val="000000" w:themeColor="text1"/>
            <w:sz w:val="24"/>
            <w:szCs w:val="24"/>
          </w:rPr>
          <w:t xml:space="preserve"> to this </w:t>
        </w:r>
        <w:proofErr w:type="spellStart"/>
        <w:r w:rsidRPr="00ED215B">
          <w:rPr>
            <w:rFonts w:ascii="Arial" w:eastAsia="Times New Roman" w:hAnsi="Arial" w:cs="Arial"/>
            <w:color w:val="000000" w:themeColor="text1"/>
            <w:sz w:val="24"/>
            <w:szCs w:val="24"/>
          </w:rPr>
          <w:t>ToolBar</w:t>
        </w:r>
        <w:proofErr w:type="spellEnd"/>
        <w:r w:rsidRPr="00ED215B">
          <w:rPr>
            <w:rFonts w:ascii="Arial" w:eastAsia="Times New Roman" w:hAnsi="Arial" w:cs="Arial"/>
            <w:color w:val="000000" w:themeColor="text1"/>
            <w:sz w:val="24"/>
            <w:szCs w:val="24"/>
          </w:rPr>
          <w:t xml:space="preserve">, which points to the </w:t>
        </w:r>
        <w:proofErr w:type="spellStart"/>
        <w:r w:rsidRPr="00ED215B">
          <w:rPr>
            <w:rFonts w:ascii="Courier New" w:eastAsia="Times New Roman" w:hAnsi="Courier New" w:cs="Courier New"/>
            <w:color w:val="000000" w:themeColor="text1"/>
            <w:sz w:val="29"/>
          </w:rPr>
          <w:t>org.eclipse.ui.file.saveAll</w:t>
        </w:r>
        <w:proofErr w:type="spellEnd"/>
        <w:r w:rsidRPr="00ED215B">
          <w:rPr>
            <w:rFonts w:ascii="Arial" w:eastAsia="Times New Roman" w:hAnsi="Arial" w:cs="Arial"/>
            <w:color w:val="000000" w:themeColor="text1"/>
            <w:sz w:val="24"/>
            <w:szCs w:val="24"/>
          </w:rPr>
          <w:t xml:space="preserve"> command. </w:t>
        </w:r>
      </w:ins>
    </w:p>
    <w:p w:rsidR="00ED215B" w:rsidRPr="00ED215B" w:rsidRDefault="00ED215B" w:rsidP="00ED215B">
      <w:pPr>
        <w:shd w:val="clear" w:color="auto" w:fill="FFFFFF"/>
        <w:spacing w:before="100" w:beforeAutospacing="1" w:after="100" w:afterAutospacing="1" w:line="240" w:lineRule="auto"/>
        <w:ind w:left="150" w:right="150"/>
        <w:rPr>
          <w:ins w:id="1885" w:author="Unknown"/>
          <w:rFonts w:ascii="Arial" w:eastAsia="Times New Roman" w:hAnsi="Arial" w:cs="Arial"/>
          <w:color w:val="000000" w:themeColor="text1"/>
          <w:sz w:val="24"/>
          <w:szCs w:val="24"/>
        </w:rPr>
      </w:pPr>
      <w:ins w:id="1886" w:author="Unknown">
        <w:r w:rsidRPr="00ED215B">
          <w:rPr>
            <w:rFonts w:ascii="Arial" w:eastAsia="Times New Roman" w:hAnsi="Arial" w:cs="Arial"/>
            <w:color w:val="000000" w:themeColor="text1"/>
            <w:sz w:val="24"/>
            <w:szCs w:val="24"/>
          </w:rPr>
          <w:t xml:space="preserve">Set the label for this entry to </w:t>
        </w:r>
        <w:proofErr w:type="gramStart"/>
        <w:r w:rsidRPr="00ED215B">
          <w:rPr>
            <w:rFonts w:ascii="Courier New" w:eastAsia="Times New Roman" w:hAnsi="Courier New" w:cs="Courier New"/>
            <w:i/>
            <w:iCs/>
            <w:color w:val="000000" w:themeColor="text1"/>
            <w:sz w:val="20"/>
          </w:rPr>
          <w:t>Save</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rPr>
          <w:ins w:id="1887"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8772525" cy="5486400"/>
            <wp:effectExtent l="19050" t="0" r="9525" b="0"/>
            <wp:docPr id="83" name="图片 83" descr="Adding a menu item to th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dding a menu item to the menu"/>
                    <pic:cNvPicPr>
                      <a:picLocks noChangeAspect="1" noChangeArrowheads="1"/>
                    </pic:cNvPicPr>
                  </pic:nvPicPr>
                  <pic:blipFill>
                    <a:blip r:embed="rId67"/>
                    <a:srcRect/>
                    <a:stretch>
                      <a:fillRect/>
                    </a:stretch>
                  </pic:blipFill>
                  <pic:spPr bwMode="auto">
                    <a:xfrm>
                      <a:off x="0" y="0"/>
                      <a:ext cx="8772525" cy="548640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1888" w:author="Unknown"/>
          <w:rFonts w:ascii="Arial" w:eastAsia="Times New Roman" w:hAnsi="Arial" w:cs="Arial"/>
          <w:b/>
          <w:bCs/>
          <w:color w:val="000000" w:themeColor="text1"/>
          <w:sz w:val="30"/>
          <w:szCs w:val="30"/>
        </w:rPr>
      </w:pPr>
      <w:bookmarkStart w:id="1889" w:name="uicomponents_close"/>
      <w:bookmarkEnd w:id="1889"/>
      <w:ins w:id="1890" w:author="Unknown">
        <w:r w:rsidRPr="00ED215B">
          <w:rPr>
            <w:rFonts w:ascii="Arial" w:eastAsia="Times New Roman" w:hAnsi="Arial" w:cs="Arial"/>
            <w:b/>
            <w:bCs/>
            <w:color w:val="000000" w:themeColor="text1"/>
            <w:sz w:val="30"/>
            <w:szCs w:val="30"/>
          </w:rPr>
          <w:t xml:space="preserve">21.7. Closing the application </w:t>
        </w:r>
      </w:ins>
    </w:p>
    <w:p w:rsidR="00ED215B" w:rsidRPr="00ED215B" w:rsidRDefault="00ED215B" w:rsidP="00ED215B">
      <w:pPr>
        <w:shd w:val="clear" w:color="auto" w:fill="FFFFFF"/>
        <w:spacing w:before="100" w:beforeAutospacing="1" w:after="100" w:afterAutospacing="1" w:line="240" w:lineRule="auto"/>
        <w:ind w:left="150" w:right="150"/>
        <w:rPr>
          <w:ins w:id="1891" w:author="Unknown"/>
          <w:rFonts w:ascii="Arial" w:eastAsia="Times New Roman" w:hAnsi="Arial" w:cs="Arial"/>
          <w:color w:val="000000" w:themeColor="text1"/>
          <w:sz w:val="24"/>
          <w:szCs w:val="24"/>
        </w:rPr>
      </w:pPr>
      <w:ins w:id="1892" w:author="Unknown">
        <w:r w:rsidRPr="00ED215B">
          <w:rPr>
            <w:rFonts w:ascii="Arial" w:eastAsia="Times New Roman" w:hAnsi="Arial" w:cs="Arial"/>
            <w:color w:val="000000" w:themeColor="text1"/>
            <w:sz w:val="24"/>
            <w:szCs w:val="24"/>
          </w:rPr>
          <w:lastRenderedPageBreak/>
          <w:t xml:space="preserve">To test if your handler is working, change your </w:t>
        </w:r>
        <w:proofErr w:type="spellStart"/>
        <w:r w:rsidRPr="00ED215B">
          <w:rPr>
            <w:rFonts w:ascii="Courier New" w:eastAsia="Times New Roman" w:hAnsi="Courier New" w:cs="Courier New"/>
            <w:color w:val="000000" w:themeColor="text1"/>
            <w:sz w:val="29"/>
          </w:rPr>
          <w:t>ExitHandler</w:t>
        </w:r>
        <w:proofErr w:type="spellEnd"/>
        <w:r w:rsidRPr="00ED215B">
          <w:rPr>
            <w:rFonts w:ascii="Arial" w:eastAsia="Times New Roman" w:hAnsi="Arial" w:cs="Arial"/>
            <w:color w:val="000000" w:themeColor="text1"/>
            <w:sz w:val="24"/>
            <w:szCs w:val="24"/>
          </w:rPr>
          <w:t xml:space="preserve"> class, so that it will close your application.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93" w:author="Unknown"/>
          <w:rFonts w:ascii="Lucida Console" w:eastAsia="Times New Roman" w:hAnsi="Lucida Console" w:cs="Courier New"/>
          <w:color w:val="000000" w:themeColor="text1"/>
          <w:sz w:val="19"/>
          <w:szCs w:val="19"/>
        </w:rPr>
      </w:pPr>
      <w:proofErr w:type="gramStart"/>
      <w:ins w:id="1894"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com.example.e4.rcp.todo.handler;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95"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96" w:author="Unknown"/>
          <w:rFonts w:ascii="Lucida Console" w:eastAsia="Times New Roman" w:hAnsi="Lucida Console" w:cs="Courier New"/>
          <w:color w:val="000000" w:themeColor="text1"/>
          <w:sz w:val="19"/>
          <w:szCs w:val="19"/>
        </w:rPr>
      </w:pPr>
      <w:proofErr w:type="gramStart"/>
      <w:ins w:id="1897"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org.eclipse.e4.core.di.annotations.Execute;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898" w:author="Unknown"/>
          <w:rFonts w:ascii="Lucida Console" w:eastAsia="Times New Roman" w:hAnsi="Lucida Console" w:cs="Courier New"/>
          <w:color w:val="000000" w:themeColor="text1"/>
          <w:sz w:val="19"/>
          <w:szCs w:val="19"/>
        </w:rPr>
      </w:pPr>
      <w:proofErr w:type="gramStart"/>
      <w:ins w:id="1899"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org.eclipse.e4.ui.workbench.IWorkbench;</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900"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901" w:author="Unknown"/>
          <w:rFonts w:ascii="Lucida Console" w:eastAsia="Times New Roman" w:hAnsi="Lucida Console" w:cs="Courier New"/>
          <w:color w:val="000000" w:themeColor="text1"/>
          <w:sz w:val="19"/>
          <w:szCs w:val="19"/>
        </w:rPr>
      </w:pPr>
      <w:proofErr w:type="gramStart"/>
      <w:ins w:id="1902"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ExitHandler</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903" w:author="Unknown"/>
          <w:rFonts w:ascii="Lucida Console" w:eastAsia="Times New Roman" w:hAnsi="Lucida Console" w:cs="Courier New"/>
          <w:color w:val="000000" w:themeColor="text1"/>
          <w:sz w:val="19"/>
          <w:szCs w:val="19"/>
        </w:rPr>
      </w:pPr>
      <w:ins w:id="1904"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905" w:author="Unknown"/>
          <w:rFonts w:ascii="Lucida Console" w:eastAsia="Times New Roman" w:hAnsi="Lucida Console" w:cs="Courier New"/>
          <w:color w:val="000000" w:themeColor="text1"/>
          <w:sz w:val="19"/>
          <w:szCs w:val="19"/>
        </w:rPr>
      </w:pPr>
      <w:ins w:id="1906"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w:t>
        </w:r>
        <w:proofErr w:type="spellStart"/>
        <w:r w:rsidRPr="00ED215B">
          <w:rPr>
            <w:rFonts w:ascii="Lucida Console" w:eastAsia="Times New Roman" w:hAnsi="Lucida Console" w:cs="Courier New"/>
            <w:color w:val="000000" w:themeColor="text1"/>
            <w:sz w:val="19"/>
            <w:szCs w:val="19"/>
          </w:rPr>
          <w:t>IWorkbench</w:t>
        </w:r>
        <w:proofErr w:type="spellEnd"/>
        <w:r w:rsidRPr="00ED215B">
          <w:rPr>
            <w:rFonts w:ascii="Lucida Console" w:eastAsia="Times New Roman" w:hAnsi="Lucida Console" w:cs="Courier New"/>
            <w:color w:val="000000" w:themeColor="text1"/>
            <w:sz w:val="19"/>
            <w:szCs w:val="19"/>
          </w:rPr>
          <w:t xml:space="preserve"> workbench)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907" w:author="Unknown"/>
          <w:rFonts w:ascii="Lucida Console" w:eastAsia="Times New Roman" w:hAnsi="Lucida Console" w:cs="Courier New"/>
          <w:color w:val="000000" w:themeColor="text1"/>
          <w:sz w:val="19"/>
          <w:szCs w:val="19"/>
        </w:rPr>
      </w:pPr>
      <w:ins w:id="1908"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workbench.close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909" w:author="Unknown"/>
          <w:rFonts w:ascii="Lucida Console" w:eastAsia="Times New Roman" w:hAnsi="Lucida Console" w:cs="Courier New"/>
          <w:color w:val="000000" w:themeColor="text1"/>
          <w:sz w:val="19"/>
          <w:szCs w:val="19"/>
        </w:rPr>
      </w:pPr>
      <w:ins w:id="1910"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1911" w:author="Unknown"/>
          <w:rFonts w:ascii="Lucida Console" w:eastAsia="Times New Roman" w:hAnsi="Lucida Console" w:cs="Courier New"/>
          <w:color w:val="000000" w:themeColor="text1"/>
          <w:sz w:val="19"/>
          <w:szCs w:val="19"/>
        </w:rPr>
      </w:pPr>
      <w:ins w:id="1912"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after="0" w:line="240" w:lineRule="auto"/>
        <w:outlineLvl w:val="2"/>
        <w:rPr>
          <w:ins w:id="1913" w:author="Unknown"/>
          <w:rFonts w:ascii="Arial" w:eastAsia="Times New Roman" w:hAnsi="Arial" w:cs="Arial"/>
          <w:b/>
          <w:bCs/>
          <w:color w:val="000000" w:themeColor="text1"/>
          <w:sz w:val="30"/>
          <w:szCs w:val="30"/>
        </w:rPr>
      </w:pPr>
      <w:bookmarkStart w:id="1914" w:name="uicomponents_save"/>
      <w:bookmarkEnd w:id="1914"/>
      <w:ins w:id="1915" w:author="Unknown">
        <w:r w:rsidRPr="00ED215B">
          <w:rPr>
            <w:rFonts w:ascii="Arial" w:eastAsia="Times New Roman" w:hAnsi="Arial" w:cs="Arial"/>
            <w:b/>
            <w:bCs/>
            <w:color w:val="000000" w:themeColor="text1"/>
            <w:sz w:val="30"/>
            <w:szCs w:val="30"/>
          </w:rPr>
          <w:t xml:space="preserve">21.8. Simulate save </w:t>
        </w:r>
      </w:ins>
    </w:p>
    <w:p w:rsidR="00ED215B" w:rsidRPr="00ED215B" w:rsidRDefault="00ED215B" w:rsidP="00ED215B">
      <w:pPr>
        <w:shd w:val="clear" w:color="auto" w:fill="FFFFFF"/>
        <w:spacing w:before="100" w:beforeAutospacing="1" w:after="100" w:afterAutospacing="1" w:line="240" w:lineRule="auto"/>
        <w:ind w:left="150" w:right="150"/>
        <w:rPr>
          <w:ins w:id="1916" w:author="Unknown"/>
          <w:rFonts w:ascii="Arial" w:eastAsia="Times New Roman" w:hAnsi="Arial" w:cs="Arial"/>
          <w:color w:val="000000" w:themeColor="text1"/>
          <w:sz w:val="24"/>
          <w:szCs w:val="24"/>
        </w:rPr>
      </w:pPr>
      <w:ins w:id="1917" w:author="Unknown">
        <w:r w:rsidRPr="00ED215B">
          <w:rPr>
            <w:rFonts w:ascii="Arial" w:eastAsia="Times New Roman" w:hAnsi="Arial" w:cs="Arial"/>
            <w:color w:val="000000" w:themeColor="text1"/>
            <w:sz w:val="24"/>
            <w:szCs w:val="24"/>
          </w:rPr>
          <w:t xml:space="preserve">Change your </w:t>
        </w:r>
        <w:proofErr w:type="spellStart"/>
        <w:r w:rsidRPr="00ED215B">
          <w:rPr>
            <w:rFonts w:ascii="Courier New" w:eastAsia="Times New Roman" w:hAnsi="Courier New" w:cs="Courier New"/>
            <w:color w:val="000000" w:themeColor="text1"/>
            <w:sz w:val="29"/>
          </w:rPr>
          <w:t>SaveAllHandler</w:t>
        </w:r>
        <w:proofErr w:type="spellEnd"/>
        <w:r w:rsidRPr="00ED215B">
          <w:rPr>
            <w:rFonts w:ascii="Arial" w:eastAsia="Times New Roman" w:hAnsi="Arial" w:cs="Arial"/>
            <w:color w:val="000000" w:themeColor="text1"/>
            <w:sz w:val="24"/>
            <w:szCs w:val="24"/>
          </w:rPr>
          <w:t xml:space="preserve"> class, so that </w:t>
        </w:r>
        <w:proofErr w:type="spellStart"/>
        <w:r w:rsidRPr="00ED215B">
          <w:rPr>
            <w:rFonts w:ascii="Courier New" w:eastAsia="Times New Roman" w:hAnsi="Courier New" w:cs="Courier New"/>
            <w:color w:val="000000" w:themeColor="text1"/>
            <w:sz w:val="29"/>
          </w:rPr>
          <w:t>System.out.println</w:t>
        </w:r>
        <w:proofErr w:type="spellEnd"/>
        <w:r w:rsidRPr="00ED215B">
          <w:rPr>
            <w:rFonts w:ascii="Arial" w:eastAsia="Times New Roman" w:hAnsi="Arial" w:cs="Arial"/>
            <w:color w:val="000000" w:themeColor="text1"/>
            <w:sz w:val="24"/>
            <w:szCs w:val="24"/>
          </w:rPr>
          <w:t xml:space="preserve"> writes the following message to the console: </w:t>
        </w:r>
        <w:proofErr w:type="spellStart"/>
        <w:r w:rsidRPr="00ED215B">
          <w:rPr>
            <w:rFonts w:ascii="Arial" w:eastAsia="Times New Roman" w:hAnsi="Arial" w:cs="Arial"/>
            <w:i/>
            <w:iCs/>
            <w:color w:val="000000" w:themeColor="text1"/>
            <w:sz w:val="24"/>
            <w:szCs w:val="24"/>
          </w:rPr>
          <w:t>SaveAllHandler</w:t>
        </w:r>
        <w:proofErr w:type="spellEnd"/>
        <w:r w:rsidRPr="00ED215B">
          <w:rPr>
            <w:rFonts w:ascii="Arial" w:eastAsia="Times New Roman" w:hAnsi="Arial" w:cs="Arial"/>
            <w:i/>
            <w:iCs/>
            <w:color w:val="000000" w:themeColor="text1"/>
            <w:sz w:val="24"/>
            <w:szCs w:val="24"/>
          </w:rPr>
          <w:t xml:space="preserve"> called</w:t>
        </w:r>
        <w:proofErr w:type="gramStart"/>
        <w:r w:rsidRPr="00ED215B">
          <w:rPr>
            <w:rFonts w:ascii="Arial" w:eastAsia="Times New Roman" w:hAnsi="Arial" w:cs="Arial"/>
            <w:i/>
            <w:iCs/>
            <w:color w:val="000000" w:themeColor="text1"/>
            <w:sz w:val="24"/>
            <w:szCs w:val="24"/>
          </w:rPr>
          <w:t>.</w:t>
        </w:r>
        <w:r w:rsidRPr="00ED215B">
          <w:rPr>
            <w:rFonts w:ascii="Arial" w:eastAsia="Times New Roman" w:hAnsi="Arial" w:cs="Arial"/>
            <w:color w:val="000000" w:themeColor="text1"/>
            <w:sz w:val="24"/>
            <w:szCs w:val="24"/>
          </w:rPr>
          <w:t>.</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300" w:after="0" w:line="240" w:lineRule="auto"/>
        <w:outlineLvl w:val="1"/>
        <w:rPr>
          <w:ins w:id="1918" w:author="Unknown"/>
          <w:rFonts w:ascii="Arial" w:eastAsia="Times New Roman" w:hAnsi="Arial" w:cs="Arial"/>
          <w:b/>
          <w:bCs/>
          <w:color w:val="000000" w:themeColor="text1"/>
          <w:sz w:val="45"/>
          <w:szCs w:val="45"/>
        </w:rPr>
      </w:pPr>
      <w:bookmarkStart w:id="1919" w:name="keybindings"/>
      <w:bookmarkEnd w:id="1919"/>
      <w:ins w:id="1920" w:author="Unknown">
        <w:r w:rsidRPr="00ED215B">
          <w:rPr>
            <w:rFonts w:ascii="Arial" w:eastAsia="Times New Roman" w:hAnsi="Arial" w:cs="Arial"/>
            <w:b/>
            <w:bCs/>
            <w:color w:val="000000" w:themeColor="text1"/>
            <w:sz w:val="45"/>
            <w:szCs w:val="45"/>
          </w:rPr>
          <w:t xml:space="preserve">22. Key bindings </w:t>
        </w:r>
      </w:ins>
    </w:p>
    <w:p w:rsidR="00ED215B" w:rsidRPr="00ED215B" w:rsidRDefault="00ED215B" w:rsidP="00ED215B">
      <w:pPr>
        <w:shd w:val="clear" w:color="auto" w:fill="FFFFFF"/>
        <w:spacing w:after="0" w:line="240" w:lineRule="auto"/>
        <w:outlineLvl w:val="2"/>
        <w:rPr>
          <w:ins w:id="1921" w:author="Unknown"/>
          <w:rFonts w:ascii="Arial" w:eastAsia="Times New Roman" w:hAnsi="Arial" w:cs="Arial"/>
          <w:b/>
          <w:bCs/>
          <w:color w:val="000000" w:themeColor="text1"/>
          <w:sz w:val="30"/>
          <w:szCs w:val="30"/>
        </w:rPr>
      </w:pPr>
      <w:bookmarkStart w:id="1922" w:name="keybindings_overview"/>
      <w:bookmarkEnd w:id="1922"/>
      <w:ins w:id="1923" w:author="Unknown">
        <w:r w:rsidRPr="00ED215B">
          <w:rPr>
            <w:rFonts w:ascii="Arial" w:eastAsia="Times New Roman" w:hAnsi="Arial" w:cs="Arial"/>
            <w:b/>
            <w:bCs/>
            <w:color w:val="000000" w:themeColor="text1"/>
            <w:sz w:val="30"/>
            <w:szCs w:val="30"/>
          </w:rPr>
          <w:t xml:space="preserve">22.1. Overview </w:t>
        </w:r>
      </w:ins>
    </w:p>
    <w:p w:rsidR="00ED215B" w:rsidRPr="00ED215B" w:rsidRDefault="00ED215B" w:rsidP="00ED215B">
      <w:pPr>
        <w:shd w:val="clear" w:color="auto" w:fill="FFFFFF"/>
        <w:spacing w:before="100" w:beforeAutospacing="1" w:after="100" w:afterAutospacing="1" w:line="240" w:lineRule="auto"/>
        <w:ind w:left="150" w:right="150"/>
        <w:rPr>
          <w:ins w:id="1924" w:author="Unknown"/>
          <w:rFonts w:ascii="Arial" w:eastAsia="Times New Roman" w:hAnsi="Arial" w:cs="Arial"/>
          <w:color w:val="000000" w:themeColor="text1"/>
          <w:sz w:val="24"/>
          <w:szCs w:val="24"/>
        </w:rPr>
      </w:pPr>
      <w:ins w:id="1925" w:author="Unknown">
        <w:r w:rsidRPr="00ED215B">
          <w:rPr>
            <w:rFonts w:ascii="Arial" w:eastAsia="Times New Roman" w:hAnsi="Arial" w:cs="Arial"/>
            <w:color w:val="000000" w:themeColor="text1"/>
            <w:sz w:val="24"/>
            <w:szCs w:val="24"/>
          </w:rPr>
          <w:t xml:space="preserve">It is also possible to define key bindings (shortcuts) for your Eclipse application. This requires two steps, first you need to enter values for the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node of your application model. </w:t>
        </w:r>
      </w:ins>
    </w:p>
    <w:p w:rsidR="00ED215B" w:rsidRPr="00ED215B" w:rsidRDefault="00ED215B" w:rsidP="00ED215B">
      <w:pPr>
        <w:shd w:val="clear" w:color="auto" w:fill="FFFFFF"/>
        <w:spacing w:before="100" w:beforeAutospacing="1" w:after="100" w:afterAutospacing="1" w:line="240" w:lineRule="auto"/>
        <w:ind w:left="150" w:right="150"/>
        <w:rPr>
          <w:ins w:id="1926" w:author="Unknown"/>
          <w:rFonts w:ascii="Arial" w:eastAsia="Times New Roman" w:hAnsi="Arial" w:cs="Arial"/>
          <w:color w:val="000000" w:themeColor="text1"/>
          <w:sz w:val="24"/>
          <w:szCs w:val="24"/>
        </w:rPr>
      </w:pPr>
      <w:ins w:id="1927" w:author="Unknown">
        <w:r w:rsidRPr="00ED215B">
          <w:rPr>
            <w:rFonts w:ascii="Arial" w:eastAsia="Times New Roman" w:hAnsi="Arial" w:cs="Arial"/>
            <w:color w:val="000000" w:themeColor="text1"/>
            <w:sz w:val="24"/>
            <w:szCs w:val="24"/>
          </w:rPr>
          <w:lastRenderedPageBreak/>
          <w:t xml:space="preserve">Afterwards you need to enter the </w:t>
        </w:r>
        <w:proofErr w:type="spellStart"/>
        <w:r w:rsidRPr="00ED215B">
          <w:rPr>
            <w:rFonts w:ascii="Arial" w:eastAsia="Times New Roman" w:hAnsi="Arial" w:cs="Arial"/>
            <w:color w:val="000000" w:themeColor="text1"/>
            <w:sz w:val="24"/>
            <w:szCs w:val="24"/>
          </w:rPr>
          <w:t>keybindings</w:t>
        </w:r>
        <w:proofErr w:type="spellEnd"/>
        <w:r w:rsidRPr="00ED215B">
          <w:rPr>
            <w:rFonts w:ascii="Arial" w:eastAsia="Times New Roman" w:hAnsi="Arial" w:cs="Arial"/>
            <w:color w:val="000000" w:themeColor="text1"/>
            <w:sz w:val="24"/>
            <w:szCs w:val="24"/>
          </w:rPr>
          <w:t xml:space="preserve"> for the relevant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in the </w:t>
        </w:r>
        <w:proofErr w:type="spellStart"/>
        <w:r w:rsidRPr="00ED215B">
          <w:rPr>
            <w:rFonts w:ascii="Arial" w:eastAsia="Times New Roman" w:hAnsi="Arial" w:cs="Arial"/>
            <w:i/>
            <w:iCs/>
            <w:color w:val="000000" w:themeColor="text1"/>
            <w:sz w:val="24"/>
            <w:szCs w:val="24"/>
          </w:rPr>
          <w:t>BindingTable</w:t>
        </w:r>
        <w:proofErr w:type="spellEnd"/>
        <w:r w:rsidRPr="00ED215B">
          <w:rPr>
            <w:rFonts w:ascii="Arial" w:eastAsia="Times New Roman" w:hAnsi="Arial" w:cs="Arial"/>
            <w:color w:val="000000" w:themeColor="text1"/>
            <w:sz w:val="24"/>
            <w:szCs w:val="24"/>
          </w:rPr>
          <w:t xml:space="preserve"> node of your application model. A </w:t>
        </w:r>
        <w:proofErr w:type="spellStart"/>
        <w:r w:rsidRPr="00ED215B">
          <w:rPr>
            <w:rFonts w:ascii="Arial" w:eastAsia="Times New Roman" w:hAnsi="Arial" w:cs="Arial"/>
            <w:i/>
            <w:iCs/>
            <w:color w:val="000000" w:themeColor="text1"/>
            <w:sz w:val="24"/>
            <w:szCs w:val="24"/>
          </w:rPr>
          <w:t>BindingTable</w:t>
        </w:r>
        <w:proofErr w:type="spellEnd"/>
        <w:r w:rsidRPr="00ED215B">
          <w:rPr>
            <w:rFonts w:ascii="Arial" w:eastAsia="Times New Roman" w:hAnsi="Arial" w:cs="Arial"/>
            <w:color w:val="000000" w:themeColor="text1"/>
            <w:sz w:val="24"/>
            <w:szCs w:val="24"/>
          </w:rPr>
          <w:t xml:space="preserve"> is always assigned to a specific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A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can have several </w:t>
        </w:r>
        <w:proofErr w:type="spellStart"/>
        <w:r w:rsidRPr="00ED215B">
          <w:rPr>
            <w:rFonts w:ascii="Arial" w:eastAsia="Times New Roman" w:hAnsi="Arial" w:cs="Arial"/>
            <w:i/>
            <w:iCs/>
            <w:color w:val="000000" w:themeColor="text1"/>
            <w:sz w:val="24"/>
            <w:szCs w:val="24"/>
          </w:rPr>
          <w:t>BindingTables</w:t>
        </w:r>
        <w:proofErr w:type="spellEnd"/>
        <w:r w:rsidRPr="00ED215B">
          <w:rPr>
            <w:rFonts w:ascii="Arial" w:eastAsia="Times New Roman" w:hAnsi="Arial" w:cs="Arial"/>
            <w:i/>
            <w:iCs/>
            <w:color w:val="000000" w:themeColor="text1"/>
            <w:sz w:val="24"/>
            <w:szCs w:val="24"/>
          </w:rPr>
          <w:t xml:space="preserve"> </w:t>
        </w:r>
        <w:r w:rsidRPr="00ED215B">
          <w:rPr>
            <w:rFonts w:ascii="Arial" w:eastAsia="Times New Roman" w:hAnsi="Arial" w:cs="Arial"/>
            <w:color w:val="000000" w:themeColor="text1"/>
            <w:sz w:val="24"/>
            <w:szCs w:val="24"/>
          </w:rPr>
          <w:t xml:space="preserve">assigned to it. </w:t>
        </w:r>
      </w:ins>
    </w:p>
    <w:p w:rsidR="00ED215B" w:rsidRPr="00ED215B" w:rsidRDefault="00ED215B" w:rsidP="00ED215B">
      <w:pPr>
        <w:shd w:val="clear" w:color="auto" w:fill="FFFFFF"/>
        <w:spacing w:before="100" w:beforeAutospacing="1" w:after="100" w:afterAutospacing="1" w:line="240" w:lineRule="auto"/>
        <w:ind w:left="150" w:right="150"/>
        <w:rPr>
          <w:ins w:id="1928" w:author="Unknown"/>
          <w:rFonts w:ascii="Arial" w:eastAsia="Times New Roman" w:hAnsi="Arial" w:cs="Arial"/>
          <w:color w:val="000000" w:themeColor="text1"/>
          <w:sz w:val="24"/>
          <w:szCs w:val="24"/>
        </w:rPr>
      </w:pPr>
      <w:proofErr w:type="spellStart"/>
      <w:ins w:id="1929" w:author="Unknown">
        <w:r w:rsidRPr="00ED215B">
          <w:rPr>
            <w:rFonts w:ascii="Arial" w:eastAsia="Times New Roman" w:hAnsi="Arial" w:cs="Arial"/>
            <w:i/>
            <w:iCs/>
            <w:color w:val="000000" w:themeColor="text1"/>
            <w:sz w:val="24"/>
            <w:szCs w:val="24"/>
          </w:rPr>
          <w:t>BindingContexts</w:t>
        </w:r>
        <w:proofErr w:type="spellEnd"/>
        <w:r w:rsidRPr="00ED215B">
          <w:rPr>
            <w:rFonts w:ascii="Arial" w:eastAsia="Times New Roman" w:hAnsi="Arial" w:cs="Arial"/>
            <w:color w:val="000000" w:themeColor="text1"/>
            <w:sz w:val="24"/>
            <w:szCs w:val="24"/>
          </w:rPr>
          <w:t xml:space="preserve"> are defined in a hierarchical fashion, so that </w:t>
        </w:r>
        <w:proofErr w:type="spellStart"/>
        <w:r w:rsidRPr="00ED215B">
          <w:rPr>
            <w:rFonts w:ascii="Arial" w:eastAsia="Times New Roman" w:hAnsi="Arial" w:cs="Arial"/>
            <w:color w:val="000000" w:themeColor="text1"/>
            <w:sz w:val="24"/>
            <w:szCs w:val="24"/>
          </w:rPr>
          <w:t>keybindings</w:t>
        </w:r>
        <w:proofErr w:type="spellEnd"/>
        <w:r w:rsidRPr="00ED215B">
          <w:rPr>
            <w:rFonts w:ascii="Arial" w:eastAsia="Times New Roman" w:hAnsi="Arial" w:cs="Arial"/>
            <w:color w:val="000000" w:themeColor="text1"/>
            <w:sz w:val="24"/>
            <w:szCs w:val="24"/>
          </w:rPr>
          <w:t xml:space="preserve"> in child </w:t>
        </w:r>
        <w:proofErr w:type="spellStart"/>
        <w:r w:rsidRPr="00ED215B">
          <w:rPr>
            <w:rFonts w:ascii="Arial" w:eastAsia="Times New Roman" w:hAnsi="Arial" w:cs="Arial"/>
            <w:i/>
            <w:iCs/>
            <w:color w:val="000000" w:themeColor="text1"/>
            <w:sz w:val="24"/>
            <w:szCs w:val="24"/>
          </w:rPr>
          <w:t>BindingContexts</w:t>
        </w:r>
        <w:proofErr w:type="spellEnd"/>
        <w:r w:rsidRPr="00ED215B">
          <w:rPr>
            <w:rFonts w:ascii="Arial" w:eastAsia="Times New Roman" w:hAnsi="Arial" w:cs="Arial"/>
            <w:color w:val="000000" w:themeColor="text1"/>
            <w:sz w:val="24"/>
            <w:szCs w:val="24"/>
          </w:rPr>
          <w:t xml:space="preserve"> override the matching </w:t>
        </w:r>
        <w:proofErr w:type="spellStart"/>
        <w:r w:rsidRPr="00ED215B">
          <w:rPr>
            <w:rFonts w:ascii="Arial" w:eastAsia="Times New Roman" w:hAnsi="Arial" w:cs="Arial"/>
            <w:color w:val="000000" w:themeColor="text1"/>
            <w:sz w:val="24"/>
            <w:szCs w:val="24"/>
          </w:rPr>
          <w:t>keybinding</w:t>
        </w:r>
        <w:proofErr w:type="spellEnd"/>
        <w:r w:rsidRPr="00ED215B">
          <w:rPr>
            <w:rFonts w:ascii="Arial" w:eastAsia="Times New Roman" w:hAnsi="Arial" w:cs="Arial"/>
            <w:color w:val="000000" w:themeColor="text1"/>
            <w:sz w:val="24"/>
            <w:szCs w:val="24"/>
          </w:rPr>
          <w:t xml:space="preserve"> in the parent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outlineLvl w:val="2"/>
        <w:rPr>
          <w:ins w:id="1930" w:author="Unknown"/>
          <w:rFonts w:ascii="Arial" w:eastAsia="Times New Roman" w:hAnsi="Arial" w:cs="Arial"/>
          <w:b/>
          <w:bCs/>
          <w:color w:val="000000" w:themeColor="text1"/>
          <w:sz w:val="30"/>
          <w:szCs w:val="30"/>
        </w:rPr>
      </w:pPr>
      <w:bookmarkStart w:id="1931" w:name="keybindings_bindingcontext"/>
      <w:bookmarkEnd w:id="1931"/>
      <w:ins w:id="1932" w:author="Unknown">
        <w:r w:rsidRPr="00ED215B">
          <w:rPr>
            <w:rFonts w:ascii="Arial" w:eastAsia="Times New Roman" w:hAnsi="Arial" w:cs="Arial"/>
            <w:b/>
            <w:bCs/>
            <w:color w:val="000000" w:themeColor="text1"/>
            <w:sz w:val="30"/>
            <w:szCs w:val="30"/>
          </w:rPr>
          <w:t>22.2. </w:t>
        </w:r>
        <w:proofErr w:type="spellStart"/>
        <w:r w:rsidRPr="00ED215B">
          <w:rPr>
            <w:rFonts w:ascii="Arial" w:eastAsia="Times New Roman" w:hAnsi="Arial" w:cs="Arial"/>
            <w:b/>
            <w:bCs/>
            <w:color w:val="000000" w:themeColor="text1"/>
            <w:sz w:val="30"/>
            <w:szCs w:val="30"/>
          </w:rPr>
          <w:t>BindingContext</w:t>
        </w:r>
        <w:proofErr w:type="spellEnd"/>
        <w:r w:rsidRPr="00ED215B">
          <w:rPr>
            <w:rFonts w:ascii="Arial" w:eastAsia="Times New Roman" w:hAnsi="Arial" w:cs="Arial"/>
            <w:b/>
            <w:bCs/>
            <w:color w:val="000000" w:themeColor="text1"/>
            <w:sz w:val="30"/>
            <w:szCs w:val="30"/>
          </w:rPr>
          <w:t xml:space="preserve"> entries using by </w:t>
        </w:r>
        <w:proofErr w:type="spellStart"/>
        <w:r w:rsidRPr="00ED215B">
          <w:rPr>
            <w:rFonts w:ascii="Arial" w:eastAsia="Times New Roman" w:hAnsi="Arial" w:cs="Arial"/>
            <w:b/>
            <w:bCs/>
            <w:color w:val="000000" w:themeColor="text1"/>
            <w:sz w:val="30"/>
            <w:szCs w:val="30"/>
          </w:rPr>
          <w:t>JFace</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933" w:author="Unknown"/>
          <w:rFonts w:ascii="Arial" w:eastAsia="Times New Roman" w:hAnsi="Arial" w:cs="Arial"/>
          <w:color w:val="000000" w:themeColor="text1"/>
          <w:sz w:val="24"/>
          <w:szCs w:val="24"/>
        </w:rPr>
      </w:pPr>
      <w:ins w:id="1934" w:author="Unknown">
        <w:r w:rsidRPr="00ED215B">
          <w:rPr>
            <w:rFonts w:ascii="Arial" w:eastAsia="Times New Roman" w:hAnsi="Arial" w:cs="Arial"/>
            <w:color w:val="000000" w:themeColor="text1"/>
            <w:sz w:val="24"/>
            <w:szCs w:val="24"/>
          </w:rPr>
          <w:t xml:space="preserve">The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is defined via its ID. A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can get assigned to a </w:t>
        </w:r>
        <w:r w:rsidRPr="00ED215B">
          <w:rPr>
            <w:rFonts w:ascii="Arial" w:eastAsia="Times New Roman" w:hAnsi="Arial" w:cs="Arial"/>
            <w:i/>
            <w:iCs/>
            <w:color w:val="000000" w:themeColor="text1"/>
            <w:sz w:val="24"/>
            <w:szCs w:val="24"/>
          </w:rPr>
          <w:t>Window</w:t>
        </w:r>
        <w:r w:rsidRPr="00ED215B">
          <w:rPr>
            <w:rFonts w:ascii="Arial" w:eastAsia="Times New Roman" w:hAnsi="Arial" w:cs="Arial"/>
            <w:color w:val="000000" w:themeColor="text1"/>
            <w:sz w:val="24"/>
            <w:szCs w:val="24"/>
          </w:rPr>
          <w:t xml:space="preserve"> or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in the application model. This would define which </w:t>
        </w:r>
        <w:proofErr w:type="gramStart"/>
        <w:r w:rsidRPr="00ED215B">
          <w:rPr>
            <w:rFonts w:ascii="Arial" w:eastAsia="Times New Roman" w:hAnsi="Arial" w:cs="Arial"/>
            <w:color w:val="000000" w:themeColor="text1"/>
            <w:sz w:val="24"/>
            <w:szCs w:val="24"/>
          </w:rPr>
          <w:t>keyboard</w:t>
        </w:r>
        <w:proofErr w:type="gramEnd"/>
        <w:r w:rsidRPr="00ED215B">
          <w:rPr>
            <w:rFonts w:ascii="Arial" w:eastAsia="Times New Roman" w:hAnsi="Arial" w:cs="Arial"/>
            <w:color w:val="000000" w:themeColor="text1"/>
            <w:sz w:val="24"/>
            <w:szCs w:val="24"/>
          </w:rPr>
          <w:t xml:space="preserve"> shortcuts are </w:t>
        </w:r>
        <w:proofErr w:type="spellStart"/>
        <w:r w:rsidRPr="00ED215B">
          <w:rPr>
            <w:rFonts w:ascii="Arial" w:eastAsia="Times New Roman" w:hAnsi="Arial" w:cs="Arial"/>
            <w:color w:val="000000" w:themeColor="text1"/>
            <w:sz w:val="24"/>
            <w:szCs w:val="24"/>
          </w:rPr>
          <w:t>are</w:t>
        </w:r>
        <w:proofErr w:type="spellEnd"/>
        <w:r w:rsidRPr="00ED215B">
          <w:rPr>
            <w:rFonts w:ascii="Arial" w:eastAsia="Times New Roman" w:hAnsi="Arial" w:cs="Arial"/>
            <w:color w:val="000000" w:themeColor="text1"/>
            <w:sz w:val="24"/>
            <w:szCs w:val="24"/>
          </w:rPr>
          <w:t xml:space="preserve"> valid for the Window </w:t>
        </w:r>
        <w:proofErr w:type="spellStart"/>
        <w:r w:rsidRPr="00ED215B">
          <w:rPr>
            <w:rFonts w:ascii="Arial" w:eastAsia="Times New Roman" w:hAnsi="Arial" w:cs="Arial"/>
            <w:i/>
            <w:iCs/>
            <w:color w:val="000000" w:themeColor="text1"/>
            <w:sz w:val="24"/>
            <w:szCs w:val="24"/>
          </w:rPr>
          <w:t>Window</w:t>
        </w:r>
        <w:proofErr w:type="spellEnd"/>
        <w:r w:rsidRPr="00ED215B">
          <w:rPr>
            <w:rFonts w:ascii="Arial" w:eastAsia="Times New Roman" w:hAnsi="Arial" w:cs="Arial"/>
            <w:color w:val="000000" w:themeColor="text1"/>
            <w:sz w:val="24"/>
            <w:szCs w:val="24"/>
          </w:rPr>
          <w:t xml:space="preserve"> or the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935" w:author="Unknown"/>
          <w:rFonts w:ascii="Arial" w:eastAsia="Times New Roman" w:hAnsi="Arial" w:cs="Arial"/>
          <w:color w:val="000000" w:themeColor="text1"/>
          <w:sz w:val="24"/>
          <w:szCs w:val="24"/>
        </w:rPr>
      </w:pPr>
      <w:ins w:id="1936" w:author="Unknown">
        <w:r w:rsidRPr="00ED215B">
          <w:rPr>
            <w:rFonts w:ascii="Arial" w:eastAsia="Times New Roman" w:hAnsi="Arial" w:cs="Arial"/>
            <w:color w:val="000000" w:themeColor="text1"/>
            <w:sz w:val="24"/>
            <w:szCs w:val="24"/>
          </w:rPr>
          <w:t xml:space="preserve">Eclipse </w:t>
        </w:r>
        <w:proofErr w:type="spellStart"/>
        <w:r w:rsidRPr="00ED215B">
          <w:rPr>
            <w:rFonts w:ascii="Arial" w:eastAsia="Times New Roman" w:hAnsi="Arial" w:cs="Arial"/>
            <w:color w:val="000000" w:themeColor="text1"/>
            <w:sz w:val="24"/>
            <w:szCs w:val="24"/>
          </w:rPr>
          <w:t>JFace</w:t>
        </w:r>
        <w:proofErr w:type="spellEnd"/>
        <w:r w:rsidRPr="00ED215B">
          <w:rPr>
            <w:rFonts w:ascii="Arial" w:eastAsia="Times New Roman" w:hAnsi="Arial" w:cs="Arial"/>
            <w:color w:val="000000" w:themeColor="text1"/>
            <w:sz w:val="24"/>
            <w:szCs w:val="24"/>
          </w:rPr>
          <w:t xml:space="preserve"> uses predefined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w:t>
        </w:r>
        <w:proofErr w:type="gramStart"/>
        <w:r w:rsidRPr="00ED215B">
          <w:rPr>
            <w:rFonts w:ascii="Arial" w:eastAsia="Times New Roman" w:hAnsi="Arial" w:cs="Arial"/>
            <w:color w:val="000000" w:themeColor="text1"/>
            <w:sz w:val="24"/>
            <w:szCs w:val="24"/>
          </w:rPr>
          <w:t>identifier which are</w:t>
        </w:r>
        <w:proofErr w:type="gramEnd"/>
        <w:r w:rsidRPr="00ED215B">
          <w:rPr>
            <w:rFonts w:ascii="Arial" w:eastAsia="Times New Roman" w:hAnsi="Arial" w:cs="Arial"/>
            <w:color w:val="000000" w:themeColor="text1"/>
            <w:sz w:val="24"/>
            <w:szCs w:val="24"/>
          </w:rPr>
          <w:t xml:space="preserve"> based on the </w:t>
        </w:r>
        <w:proofErr w:type="spellStart"/>
        <w:r w:rsidRPr="00ED215B">
          <w:rPr>
            <w:rFonts w:ascii="Courier New" w:eastAsia="Times New Roman" w:hAnsi="Courier New" w:cs="Courier New"/>
            <w:color w:val="000000" w:themeColor="text1"/>
            <w:sz w:val="29"/>
          </w:rPr>
          <w:t>org.eclipse.jface.contexts.IContextIds</w:t>
        </w:r>
        <w:proofErr w:type="spellEnd"/>
        <w:r w:rsidRPr="00ED215B">
          <w:rPr>
            <w:rFonts w:ascii="Arial" w:eastAsia="Times New Roman" w:hAnsi="Arial" w:cs="Arial"/>
            <w:color w:val="000000" w:themeColor="text1"/>
            <w:sz w:val="24"/>
            <w:szCs w:val="24"/>
          </w:rPr>
          <w:t xml:space="preserve"> class. </w:t>
        </w:r>
        <w:proofErr w:type="spellStart"/>
        <w:r w:rsidRPr="00ED215B">
          <w:rPr>
            <w:rFonts w:ascii="Arial" w:eastAsia="Times New Roman" w:hAnsi="Arial" w:cs="Arial"/>
            <w:color w:val="000000" w:themeColor="text1"/>
            <w:sz w:val="24"/>
            <w:szCs w:val="24"/>
          </w:rPr>
          <w:t>JFace</w:t>
        </w:r>
        <w:proofErr w:type="spellEnd"/>
        <w:r w:rsidRPr="00ED215B">
          <w:rPr>
            <w:rFonts w:ascii="Arial" w:eastAsia="Times New Roman" w:hAnsi="Arial" w:cs="Arial"/>
            <w:color w:val="000000" w:themeColor="text1"/>
            <w:sz w:val="24"/>
            <w:szCs w:val="24"/>
          </w:rPr>
          <w:t xml:space="preserve"> distinguishes between shortcuts for dialogs, windows or both. </w:t>
        </w:r>
      </w:ins>
    </w:p>
    <w:p w:rsidR="00ED215B" w:rsidRPr="00ED215B" w:rsidRDefault="00ED215B" w:rsidP="00ED215B">
      <w:pPr>
        <w:shd w:val="clear" w:color="auto" w:fill="FFFFFF"/>
        <w:spacing w:before="100" w:beforeAutospacing="1" w:after="100" w:afterAutospacing="1" w:line="240" w:lineRule="auto"/>
        <w:ind w:left="150" w:right="150"/>
        <w:rPr>
          <w:ins w:id="1937" w:author="Unknown"/>
          <w:rFonts w:ascii="Arial" w:eastAsia="Times New Roman" w:hAnsi="Arial" w:cs="Arial"/>
          <w:color w:val="000000" w:themeColor="text1"/>
          <w:sz w:val="24"/>
          <w:szCs w:val="24"/>
        </w:rPr>
      </w:pPr>
      <w:ins w:id="1938" w:author="Unknown">
        <w:r w:rsidRPr="00ED215B">
          <w:rPr>
            <w:rFonts w:ascii="Arial" w:eastAsia="Times New Roman" w:hAnsi="Arial" w:cs="Arial"/>
            <w:color w:val="000000" w:themeColor="text1"/>
            <w:sz w:val="24"/>
            <w:szCs w:val="24"/>
          </w:rPr>
          <w:t xml:space="preserve">The following gives an overview of the supported ID and the validity of </w:t>
        </w:r>
        <w:proofErr w:type="spellStart"/>
        <w:r w:rsidRPr="00ED215B">
          <w:rPr>
            <w:rFonts w:ascii="Arial" w:eastAsia="Times New Roman" w:hAnsi="Arial" w:cs="Arial"/>
            <w:color w:val="000000" w:themeColor="text1"/>
            <w:sz w:val="24"/>
            <w:szCs w:val="24"/>
          </w:rPr>
          <w:t>keybindings</w:t>
        </w:r>
        <w:proofErr w:type="spellEnd"/>
        <w:r w:rsidRPr="00ED215B">
          <w:rPr>
            <w:rFonts w:ascii="Arial" w:eastAsia="Times New Roman" w:hAnsi="Arial" w:cs="Arial"/>
            <w:color w:val="000000" w:themeColor="text1"/>
            <w:sz w:val="24"/>
            <w:szCs w:val="24"/>
          </w:rPr>
          <w:t xml:space="preserve"> defined with reference to this Context ID. </w:t>
        </w:r>
      </w:ins>
    </w:p>
    <w:p w:rsidR="00ED215B" w:rsidRPr="00ED215B" w:rsidRDefault="00ED215B" w:rsidP="00ED215B">
      <w:pPr>
        <w:shd w:val="clear" w:color="auto" w:fill="FFFFFF"/>
        <w:spacing w:before="100" w:beforeAutospacing="1" w:after="100" w:afterAutospacing="1" w:line="240" w:lineRule="auto"/>
        <w:ind w:left="150" w:right="150"/>
        <w:rPr>
          <w:ins w:id="1939" w:author="Unknown"/>
          <w:rFonts w:ascii="Arial" w:eastAsia="Times New Roman" w:hAnsi="Arial" w:cs="Arial"/>
          <w:color w:val="000000" w:themeColor="text1"/>
          <w:sz w:val="24"/>
          <w:szCs w:val="24"/>
        </w:rPr>
      </w:pPr>
      <w:bookmarkStart w:id="1940" w:name="d1138e3898"/>
      <w:bookmarkEnd w:id="1940"/>
      <w:proofErr w:type="gramStart"/>
      <w:ins w:id="1941" w:author="Unknown">
        <w:r w:rsidRPr="00ED215B">
          <w:rPr>
            <w:rFonts w:ascii="Arial" w:eastAsia="Times New Roman" w:hAnsi="Arial" w:cs="Arial"/>
            <w:b/>
            <w:bCs/>
            <w:color w:val="000000" w:themeColor="text1"/>
            <w:sz w:val="24"/>
            <w:szCs w:val="24"/>
          </w:rPr>
          <w:t>Table 13.</w:t>
        </w:r>
        <w:proofErr w:type="gramEnd"/>
        <w:r w:rsidRPr="00ED215B">
          <w:rPr>
            <w:rFonts w:ascii="Arial" w:eastAsia="Times New Roman" w:hAnsi="Arial" w:cs="Arial"/>
            <w:b/>
            <w:bCs/>
            <w:color w:val="000000" w:themeColor="text1"/>
            <w:sz w:val="24"/>
            <w:szCs w:val="24"/>
          </w:rPr>
          <w:t xml:space="preserve"> Default </w:t>
        </w:r>
        <w:proofErr w:type="spellStart"/>
        <w:r w:rsidRPr="00ED215B">
          <w:rPr>
            <w:rFonts w:ascii="Arial" w:eastAsia="Times New Roman" w:hAnsi="Arial" w:cs="Arial"/>
            <w:b/>
            <w:bCs/>
            <w:color w:val="000000" w:themeColor="text1"/>
            <w:sz w:val="24"/>
            <w:szCs w:val="24"/>
          </w:rPr>
          <w:t>BindingContext</w:t>
        </w:r>
        <w:proofErr w:type="spellEnd"/>
        <w:r w:rsidRPr="00ED215B">
          <w:rPr>
            <w:rFonts w:ascii="Arial" w:eastAsia="Times New Roman" w:hAnsi="Arial" w:cs="Arial"/>
            <w:b/>
            <w:bCs/>
            <w:color w:val="000000" w:themeColor="text1"/>
            <w:sz w:val="24"/>
            <w:szCs w:val="24"/>
          </w:rPr>
          <w:t xml:space="preserve"> values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6430"/>
        <w:gridCol w:w="6830"/>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Context ID</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org.eclipse.ui.contexts.dialogAndWindow</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Key bindings valid for Dialogs and Windows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org.eclipse.ui.contexts.dialog</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Key bindings valid in Dialogs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org.eclipse.ui.contexts.window</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Key bindings valid for Windows</w:t>
            </w:r>
          </w:p>
        </w:tc>
      </w:tr>
    </w:tbl>
    <w:p w:rsidR="00ED215B" w:rsidRPr="00ED215B" w:rsidRDefault="00ED215B" w:rsidP="00ED215B">
      <w:pPr>
        <w:shd w:val="clear" w:color="auto" w:fill="FFFFFF"/>
        <w:spacing w:before="100" w:beforeAutospacing="1" w:after="100" w:afterAutospacing="1" w:line="240" w:lineRule="auto"/>
        <w:ind w:left="150" w:right="150"/>
        <w:rPr>
          <w:ins w:id="1942"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943" w:author="Unknown"/>
          <w:rFonts w:ascii="Arial" w:eastAsia="Times New Roman" w:hAnsi="Arial" w:cs="Arial"/>
          <w:color w:val="000000" w:themeColor="text1"/>
          <w:sz w:val="24"/>
          <w:szCs w:val="24"/>
        </w:rPr>
      </w:pPr>
      <w:ins w:id="1944" w:author="Unknown">
        <w:r w:rsidRPr="00ED215B">
          <w:rPr>
            <w:rFonts w:ascii="Arial" w:eastAsia="Times New Roman" w:hAnsi="Arial" w:cs="Arial"/>
            <w:color w:val="000000" w:themeColor="text1"/>
            <w:sz w:val="24"/>
            <w:szCs w:val="24"/>
          </w:rPr>
          <w:t xml:space="preserve">As an example, </w:t>
        </w:r>
        <w:proofErr w:type="spellStart"/>
        <w:r w:rsidRPr="00ED215B">
          <w:rPr>
            <w:rFonts w:ascii="Arial" w:eastAsia="Times New Roman" w:hAnsi="Arial" w:cs="Arial"/>
            <w:b/>
            <w:bCs/>
            <w:color w:val="000000" w:themeColor="text1"/>
            <w:sz w:val="24"/>
            <w:szCs w:val="24"/>
          </w:rPr>
          <w:t>Ctrl</w:t>
        </w:r>
        <w:r w:rsidRPr="00ED215B">
          <w:rPr>
            <w:rFonts w:ascii="Arial" w:eastAsia="Times New Roman" w:hAnsi="Arial" w:cs="Arial"/>
            <w:color w:val="000000" w:themeColor="text1"/>
            <w:sz w:val="24"/>
            <w:szCs w:val="24"/>
          </w:rPr>
          <w:t>+</w:t>
        </w:r>
        <w:r w:rsidRPr="00ED215B">
          <w:rPr>
            <w:rFonts w:ascii="Arial" w:eastAsia="Times New Roman" w:hAnsi="Arial" w:cs="Arial"/>
            <w:b/>
            <w:bCs/>
            <w:color w:val="000000" w:themeColor="text1"/>
            <w:sz w:val="24"/>
            <w:szCs w:val="24"/>
          </w:rPr>
          <w:t>C</w:t>
        </w:r>
        <w:proofErr w:type="spellEnd"/>
        <w:r w:rsidRPr="00ED215B">
          <w:rPr>
            <w:rFonts w:ascii="Arial" w:eastAsia="Times New Roman" w:hAnsi="Arial" w:cs="Arial"/>
            <w:color w:val="000000" w:themeColor="text1"/>
            <w:sz w:val="24"/>
            <w:szCs w:val="24"/>
          </w:rPr>
          <w:t xml:space="preserve"> (Copy) would be defined in </w:t>
        </w:r>
        <w:proofErr w:type="spellStart"/>
        <w:r w:rsidRPr="00ED215B">
          <w:rPr>
            <w:rFonts w:ascii="Arial" w:eastAsia="Times New Roman" w:hAnsi="Arial" w:cs="Arial"/>
            <w:i/>
            <w:iCs/>
            <w:color w:val="000000" w:themeColor="text1"/>
            <w:sz w:val="24"/>
            <w:szCs w:val="24"/>
          </w:rPr>
          <w:t>dialogAndWindows</w:t>
        </w:r>
        <w:proofErr w:type="spellEnd"/>
        <w:r w:rsidRPr="00ED215B">
          <w:rPr>
            <w:rFonts w:ascii="Arial" w:eastAsia="Times New Roman" w:hAnsi="Arial" w:cs="Arial"/>
            <w:color w:val="000000" w:themeColor="text1"/>
            <w:sz w:val="24"/>
            <w:szCs w:val="24"/>
          </w:rPr>
          <w:t xml:space="preserve"> as it is valid everywhere, but </w:t>
        </w:r>
        <w:r w:rsidRPr="00ED215B">
          <w:rPr>
            <w:rFonts w:ascii="Arial" w:eastAsia="Times New Roman" w:hAnsi="Arial" w:cs="Arial"/>
            <w:b/>
            <w:bCs/>
            <w:color w:val="000000" w:themeColor="text1"/>
            <w:sz w:val="24"/>
            <w:szCs w:val="24"/>
          </w:rPr>
          <w:t>F5</w:t>
        </w:r>
        <w:r w:rsidRPr="00ED215B">
          <w:rPr>
            <w:rFonts w:ascii="Arial" w:eastAsia="Times New Roman" w:hAnsi="Arial" w:cs="Arial"/>
            <w:color w:val="000000" w:themeColor="text1"/>
            <w:sz w:val="24"/>
            <w:szCs w:val="24"/>
          </w:rPr>
          <w:t xml:space="preserve"> (Refresh) might only be defined for a Window and not for a Dialog. </w:t>
        </w:r>
      </w:ins>
    </w:p>
    <w:p w:rsidR="00ED215B" w:rsidRPr="00ED215B" w:rsidRDefault="00ED215B" w:rsidP="00ED215B">
      <w:pPr>
        <w:shd w:val="clear" w:color="auto" w:fill="FFFFFF"/>
        <w:spacing w:after="0" w:line="240" w:lineRule="auto"/>
        <w:outlineLvl w:val="2"/>
        <w:rPr>
          <w:ins w:id="1945" w:author="Unknown"/>
          <w:rFonts w:ascii="Arial" w:eastAsia="Times New Roman" w:hAnsi="Arial" w:cs="Arial"/>
          <w:b/>
          <w:bCs/>
          <w:color w:val="000000" w:themeColor="text1"/>
          <w:sz w:val="30"/>
          <w:szCs w:val="30"/>
        </w:rPr>
      </w:pPr>
      <w:bookmarkStart w:id="1946" w:name="keybindings_entries"/>
      <w:bookmarkEnd w:id="1946"/>
      <w:ins w:id="1947" w:author="Unknown">
        <w:r w:rsidRPr="00ED215B">
          <w:rPr>
            <w:rFonts w:ascii="Arial" w:eastAsia="Times New Roman" w:hAnsi="Arial" w:cs="Arial"/>
            <w:b/>
            <w:bCs/>
            <w:color w:val="000000" w:themeColor="text1"/>
            <w:sz w:val="30"/>
            <w:szCs w:val="30"/>
          </w:rPr>
          <w:t xml:space="preserve">22.3. Define Shortcuts </w:t>
        </w:r>
      </w:ins>
    </w:p>
    <w:p w:rsidR="00ED215B" w:rsidRPr="00ED215B" w:rsidRDefault="00ED215B" w:rsidP="00ED215B">
      <w:pPr>
        <w:shd w:val="clear" w:color="auto" w:fill="FFFFFF"/>
        <w:spacing w:before="100" w:beforeAutospacing="1" w:after="100" w:afterAutospacing="1" w:line="240" w:lineRule="auto"/>
        <w:ind w:left="150" w:right="150"/>
        <w:rPr>
          <w:ins w:id="1948" w:author="Unknown"/>
          <w:rFonts w:ascii="Arial" w:eastAsia="Times New Roman" w:hAnsi="Arial" w:cs="Arial"/>
          <w:color w:val="000000" w:themeColor="text1"/>
          <w:sz w:val="24"/>
          <w:szCs w:val="24"/>
        </w:rPr>
      </w:pPr>
      <w:ins w:id="1949" w:author="Unknown">
        <w:r w:rsidRPr="00ED215B">
          <w:rPr>
            <w:rFonts w:ascii="Arial" w:eastAsia="Times New Roman" w:hAnsi="Arial" w:cs="Arial"/>
            <w:color w:val="000000" w:themeColor="text1"/>
            <w:sz w:val="24"/>
            <w:szCs w:val="24"/>
          </w:rPr>
          <w:t xml:space="preserve">The </w:t>
        </w:r>
        <w:proofErr w:type="spellStart"/>
        <w:r w:rsidRPr="00ED215B">
          <w:rPr>
            <w:rFonts w:ascii="Arial" w:eastAsia="Times New Roman" w:hAnsi="Arial" w:cs="Arial"/>
            <w:i/>
            <w:iCs/>
            <w:color w:val="000000" w:themeColor="text1"/>
            <w:sz w:val="24"/>
            <w:szCs w:val="24"/>
          </w:rPr>
          <w:t>BindingTable</w:t>
        </w:r>
        <w:proofErr w:type="spellEnd"/>
        <w:r w:rsidRPr="00ED215B">
          <w:rPr>
            <w:rFonts w:ascii="Arial" w:eastAsia="Times New Roman" w:hAnsi="Arial" w:cs="Arial"/>
            <w:color w:val="000000" w:themeColor="text1"/>
            <w:sz w:val="24"/>
            <w:szCs w:val="24"/>
          </w:rPr>
          <w:t xml:space="preserve"> node in the application model allows you to define shortcuts for a specific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950" w:author="Unknown"/>
          <w:rFonts w:ascii="Arial" w:eastAsia="Times New Roman" w:hAnsi="Arial" w:cs="Arial"/>
          <w:color w:val="000000" w:themeColor="text1"/>
          <w:sz w:val="24"/>
          <w:szCs w:val="24"/>
        </w:rPr>
      </w:pPr>
      <w:ins w:id="1951" w:author="Unknown">
        <w:r w:rsidRPr="00ED215B">
          <w:rPr>
            <w:rFonts w:ascii="Arial" w:eastAsia="Times New Roman" w:hAnsi="Arial" w:cs="Arial"/>
            <w:color w:val="000000" w:themeColor="text1"/>
            <w:sz w:val="24"/>
            <w:szCs w:val="24"/>
          </w:rPr>
          <w:t xml:space="preserve">To define a shortcut you create a new node for </w:t>
        </w:r>
        <w:proofErr w:type="spellStart"/>
        <w:r w:rsidRPr="00ED215B">
          <w:rPr>
            <w:rFonts w:ascii="Arial" w:eastAsia="Times New Roman" w:hAnsi="Arial" w:cs="Arial"/>
            <w:i/>
            <w:iCs/>
            <w:color w:val="000000" w:themeColor="text1"/>
            <w:sz w:val="24"/>
            <w:szCs w:val="24"/>
          </w:rPr>
          <w:t>BindingTable</w:t>
        </w:r>
        <w:proofErr w:type="spellEnd"/>
        <w:r w:rsidRPr="00ED215B">
          <w:rPr>
            <w:rFonts w:ascii="Arial" w:eastAsia="Times New Roman" w:hAnsi="Arial" w:cs="Arial"/>
            <w:color w:val="000000" w:themeColor="text1"/>
            <w:sz w:val="24"/>
            <w:szCs w:val="24"/>
          </w:rPr>
          <w:t xml:space="preserve"> and define a reference for the Context ID. </w:t>
        </w:r>
      </w:ins>
    </w:p>
    <w:p w:rsidR="00ED215B" w:rsidRPr="00ED215B" w:rsidRDefault="00ED215B" w:rsidP="00ED215B">
      <w:pPr>
        <w:shd w:val="clear" w:color="auto" w:fill="FFFFFF"/>
        <w:spacing w:before="100" w:beforeAutospacing="1" w:after="100" w:afterAutospacing="1" w:line="240" w:lineRule="auto"/>
        <w:ind w:left="150" w:right="150"/>
        <w:rPr>
          <w:ins w:id="1952" w:author="Unknown"/>
          <w:rFonts w:ascii="Arial" w:eastAsia="Times New Roman" w:hAnsi="Arial" w:cs="Arial"/>
          <w:color w:val="000000" w:themeColor="text1"/>
          <w:sz w:val="24"/>
          <w:szCs w:val="24"/>
        </w:rPr>
      </w:pPr>
      <w:ins w:id="1953" w:author="Unknown">
        <w:r w:rsidRPr="00ED215B">
          <w:rPr>
            <w:rFonts w:ascii="Arial" w:eastAsia="Times New Roman" w:hAnsi="Arial" w:cs="Arial"/>
            <w:color w:val="000000" w:themeColor="text1"/>
            <w:sz w:val="24"/>
            <w:szCs w:val="24"/>
          </w:rPr>
          <w:t xml:space="preserve">In your </w:t>
        </w:r>
        <w:proofErr w:type="spellStart"/>
        <w:r w:rsidRPr="00ED215B">
          <w:rPr>
            <w:rFonts w:ascii="Arial" w:eastAsia="Times New Roman" w:hAnsi="Arial" w:cs="Arial"/>
            <w:color w:val="000000" w:themeColor="text1"/>
            <w:sz w:val="24"/>
            <w:szCs w:val="24"/>
          </w:rPr>
          <w:t>keybinding</w:t>
        </w:r>
        <w:proofErr w:type="spellEnd"/>
        <w:r w:rsidRPr="00ED215B">
          <w:rPr>
            <w:rFonts w:ascii="Arial" w:eastAsia="Times New Roman" w:hAnsi="Arial" w:cs="Arial"/>
            <w:color w:val="000000" w:themeColor="text1"/>
            <w:sz w:val="24"/>
            <w:szCs w:val="24"/>
          </w:rPr>
          <w:t xml:space="preserve"> you define the key </w:t>
        </w:r>
        <w:r w:rsidRPr="00ED215B">
          <w:rPr>
            <w:rFonts w:ascii="Arial" w:eastAsia="Times New Roman" w:hAnsi="Arial" w:cs="Arial"/>
            <w:i/>
            <w:iCs/>
            <w:color w:val="000000" w:themeColor="text1"/>
            <w:sz w:val="24"/>
            <w:szCs w:val="24"/>
          </w:rPr>
          <w:t>Sequence</w:t>
        </w:r>
        <w:r w:rsidRPr="00ED215B">
          <w:rPr>
            <w:rFonts w:ascii="Arial" w:eastAsia="Times New Roman" w:hAnsi="Arial" w:cs="Arial"/>
            <w:color w:val="000000" w:themeColor="text1"/>
            <w:sz w:val="24"/>
            <w:szCs w:val="24"/>
          </w:rPr>
          <w:t xml:space="preserve"> and the command associated with this shortcut. </w:t>
        </w:r>
      </w:ins>
    </w:p>
    <w:p w:rsidR="00ED215B" w:rsidRPr="00ED215B" w:rsidRDefault="00ED215B" w:rsidP="00ED215B">
      <w:pPr>
        <w:shd w:val="clear" w:color="auto" w:fill="FFFFFF"/>
        <w:spacing w:after="0" w:line="240" w:lineRule="auto"/>
        <w:rPr>
          <w:ins w:id="1954"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10553700" cy="4514850"/>
            <wp:effectExtent l="19050" t="0" r="0" b="0"/>
            <wp:docPr id="84" name="图片 84" descr="How to add the BindingContext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ow to add the BindingContext Entries"/>
                    <pic:cNvPicPr>
                      <a:picLocks noChangeAspect="1" noChangeArrowheads="1"/>
                    </pic:cNvPicPr>
                  </pic:nvPicPr>
                  <pic:blipFill>
                    <a:blip r:embed="rId68"/>
                    <a:srcRect/>
                    <a:stretch>
                      <a:fillRect/>
                    </a:stretch>
                  </pic:blipFill>
                  <pic:spPr bwMode="auto">
                    <a:xfrm>
                      <a:off x="0" y="0"/>
                      <a:ext cx="10553700" cy="45148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1955" w:author="Unknown"/>
          <w:rFonts w:ascii="Arial" w:eastAsia="Times New Roman" w:hAnsi="Arial" w:cs="Arial"/>
          <w:color w:val="000000" w:themeColor="text1"/>
          <w:sz w:val="24"/>
          <w:szCs w:val="24"/>
        </w:rPr>
      </w:pPr>
      <w:ins w:id="1956" w:author="Unknown">
        <w:r w:rsidRPr="00ED215B">
          <w:rPr>
            <w:rFonts w:ascii="Arial" w:eastAsia="Times New Roman" w:hAnsi="Arial" w:cs="Arial"/>
            <w:color w:val="000000" w:themeColor="text1"/>
            <w:sz w:val="24"/>
            <w:szCs w:val="24"/>
          </w:rPr>
          <w:t xml:space="preserve">The control keys are different for the different platforms, e.g. on the Mac vs. a Linux system. For example you can use Ctrl but this would be hardcoded. It is better to use the M1 - M4 </w:t>
        </w:r>
        <w:proofErr w:type="spellStart"/>
        <w:proofErr w:type="gramStart"/>
        <w:r w:rsidRPr="00ED215B">
          <w:rPr>
            <w:rFonts w:ascii="Arial" w:eastAsia="Times New Roman" w:hAnsi="Arial" w:cs="Arial"/>
            <w:color w:val="000000" w:themeColor="text1"/>
            <w:sz w:val="24"/>
            <w:szCs w:val="24"/>
          </w:rPr>
          <w:t>metakeys</w:t>
        </w:r>
        <w:proofErr w:type="spellEnd"/>
        <w:r w:rsidRPr="00ED215B">
          <w:rPr>
            <w:rFonts w:ascii="Arial" w:eastAsia="Times New Roman" w:hAnsi="Arial" w:cs="Arial"/>
            <w:color w:val="000000" w:themeColor="text1"/>
            <w:sz w:val="24"/>
            <w:szCs w:val="24"/>
          </w:rPr>
          <w:t xml:space="preserve"> .</w:t>
        </w:r>
        <w:proofErr w:type="gram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957" w:author="Unknown"/>
          <w:rFonts w:ascii="Arial" w:eastAsia="Times New Roman" w:hAnsi="Arial" w:cs="Arial"/>
          <w:color w:val="000000" w:themeColor="text1"/>
          <w:sz w:val="24"/>
          <w:szCs w:val="24"/>
        </w:rPr>
      </w:pPr>
      <w:bookmarkStart w:id="1958" w:name="d1138e3974"/>
      <w:bookmarkEnd w:id="1958"/>
      <w:proofErr w:type="gramStart"/>
      <w:ins w:id="1959" w:author="Unknown">
        <w:r w:rsidRPr="00ED215B">
          <w:rPr>
            <w:rFonts w:ascii="Arial" w:eastAsia="Times New Roman" w:hAnsi="Arial" w:cs="Arial"/>
            <w:b/>
            <w:bCs/>
            <w:color w:val="000000" w:themeColor="text1"/>
            <w:sz w:val="24"/>
            <w:szCs w:val="24"/>
          </w:rPr>
          <w:t>Table 14.</w:t>
        </w:r>
        <w:proofErr w:type="gramEnd"/>
        <w:r w:rsidRPr="00ED215B">
          <w:rPr>
            <w:rFonts w:ascii="Arial" w:eastAsia="Times New Roman" w:hAnsi="Arial" w:cs="Arial"/>
            <w:b/>
            <w:bCs/>
            <w:color w:val="000000" w:themeColor="text1"/>
            <w:sz w:val="24"/>
            <w:szCs w:val="24"/>
          </w:rPr>
          <w:t> Key Mapping</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2828"/>
        <w:gridCol w:w="6698"/>
        <w:gridCol w:w="3734"/>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lastRenderedPageBreak/>
              <w:t>Control Key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Mapping for Windows and Linux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Mapping for Mac</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M1</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Ctrl</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Command</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M2</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Shift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Shift</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M3</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Alt</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Alt</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M4</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Undefined</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Ctrl</w:t>
            </w:r>
          </w:p>
        </w:tc>
      </w:tr>
    </w:tbl>
    <w:p w:rsidR="00ED215B" w:rsidRPr="00ED215B" w:rsidRDefault="00ED215B" w:rsidP="00ED215B">
      <w:pPr>
        <w:shd w:val="clear" w:color="auto" w:fill="FFFFFF"/>
        <w:spacing w:after="0" w:line="240" w:lineRule="auto"/>
        <w:rPr>
          <w:ins w:id="1960"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100" w:beforeAutospacing="1" w:after="100" w:afterAutospacing="1" w:line="240" w:lineRule="auto"/>
        <w:ind w:left="150" w:right="150"/>
        <w:rPr>
          <w:ins w:id="1961" w:author="Unknown"/>
          <w:rFonts w:ascii="Arial" w:eastAsia="Times New Roman" w:hAnsi="Arial" w:cs="Arial"/>
          <w:color w:val="000000" w:themeColor="text1"/>
          <w:sz w:val="24"/>
          <w:szCs w:val="24"/>
        </w:rPr>
      </w:pPr>
      <w:ins w:id="1962" w:author="Unknown">
        <w:r w:rsidRPr="00ED215B">
          <w:rPr>
            <w:rFonts w:ascii="Arial" w:eastAsia="Times New Roman" w:hAnsi="Arial" w:cs="Arial"/>
            <w:color w:val="000000" w:themeColor="text1"/>
            <w:sz w:val="24"/>
            <w:szCs w:val="24"/>
          </w:rPr>
          <w:t xml:space="preserve">These values are defined in the </w:t>
        </w:r>
        <w:proofErr w:type="spellStart"/>
        <w:r w:rsidRPr="00ED215B">
          <w:rPr>
            <w:rFonts w:ascii="Courier New" w:eastAsia="Times New Roman" w:hAnsi="Courier New" w:cs="Courier New"/>
            <w:color w:val="000000" w:themeColor="text1"/>
            <w:sz w:val="29"/>
          </w:rPr>
          <w:t>SWTKeyLookup</w:t>
        </w:r>
        <w:proofErr w:type="spellEnd"/>
        <w:r w:rsidRPr="00ED215B">
          <w:rPr>
            <w:rFonts w:ascii="Arial" w:eastAsia="Times New Roman" w:hAnsi="Arial" w:cs="Arial"/>
            <w:color w:val="000000" w:themeColor="text1"/>
            <w:sz w:val="24"/>
            <w:szCs w:val="24"/>
          </w:rPr>
          <w:t xml:space="preserve"> class </w:t>
        </w:r>
      </w:ins>
    </w:p>
    <w:p w:rsidR="00ED215B" w:rsidRPr="00ED215B" w:rsidRDefault="00ED215B" w:rsidP="00ED215B">
      <w:pPr>
        <w:shd w:val="clear" w:color="auto" w:fill="FFFFFF"/>
        <w:spacing w:after="0" w:line="240" w:lineRule="auto"/>
        <w:outlineLvl w:val="2"/>
        <w:rPr>
          <w:ins w:id="1963" w:author="Unknown"/>
          <w:rFonts w:ascii="Arial" w:eastAsia="Times New Roman" w:hAnsi="Arial" w:cs="Arial"/>
          <w:b/>
          <w:bCs/>
          <w:color w:val="000000" w:themeColor="text1"/>
          <w:sz w:val="30"/>
          <w:szCs w:val="30"/>
        </w:rPr>
      </w:pPr>
      <w:bookmarkStart w:id="1964" w:name="keybindings_partbindings"/>
      <w:bookmarkEnd w:id="1964"/>
      <w:ins w:id="1965" w:author="Unknown">
        <w:r w:rsidRPr="00ED215B">
          <w:rPr>
            <w:rFonts w:ascii="Arial" w:eastAsia="Times New Roman" w:hAnsi="Arial" w:cs="Arial"/>
            <w:b/>
            <w:bCs/>
            <w:color w:val="000000" w:themeColor="text1"/>
            <w:sz w:val="30"/>
            <w:szCs w:val="30"/>
          </w:rPr>
          <w:t xml:space="preserve">22.4. Key Bindings for a Part </w:t>
        </w:r>
      </w:ins>
    </w:p>
    <w:p w:rsidR="00ED215B" w:rsidRPr="00ED215B" w:rsidRDefault="00ED215B" w:rsidP="00ED215B">
      <w:pPr>
        <w:shd w:val="clear" w:color="auto" w:fill="FFFFFF"/>
        <w:spacing w:before="100" w:beforeAutospacing="1" w:after="100" w:afterAutospacing="1" w:line="240" w:lineRule="auto"/>
        <w:ind w:left="150" w:right="150"/>
        <w:rPr>
          <w:ins w:id="1966" w:author="Unknown"/>
          <w:rFonts w:ascii="Arial" w:eastAsia="Times New Roman" w:hAnsi="Arial" w:cs="Arial"/>
          <w:color w:val="000000" w:themeColor="text1"/>
          <w:sz w:val="24"/>
          <w:szCs w:val="24"/>
        </w:rPr>
      </w:pPr>
      <w:ins w:id="1967" w:author="Unknown">
        <w:r w:rsidRPr="00ED215B">
          <w:rPr>
            <w:rFonts w:ascii="Arial" w:eastAsia="Times New Roman" w:hAnsi="Arial" w:cs="Arial"/>
            <w:color w:val="000000" w:themeColor="text1"/>
            <w:sz w:val="24"/>
            <w:szCs w:val="24"/>
          </w:rPr>
          <w:t xml:space="preserve">You can assign a specific </w:t>
        </w:r>
        <w:proofErr w:type="spellStart"/>
        <w:r w:rsidRPr="00ED215B">
          <w:rPr>
            <w:rFonts w:ascii="Arial" w:eastAsia="Times New Roman" w:hAnsi="Arial" w:cs="Arial"/>
            <w:i/>
            <w:iCs/>
            <w:color w:val="000000" w:themeColor="text1"/>
            <w:sz w:val="24"/>
            <w:szCs w:val="24"/>
          </w:rPr>
          <w:t>BindingContext</w:t>
        </w:r>
        <w:proofErr w:type="spellEnd"/>
        <w:r w:rsidRPr="00ED215B">
          <w:rPr>
            <w:rFonts w:ascii="Arial" w:eastAsia="Times New Roman" w:hAnsi="Arial" w:cs="Arial"/>
            <w:color w:val="000000" w:themeColor="text1"/>
            <w:sz w:val="24"/>
            <w:szCs w:val="24"/>
          </w:rPr>
          <w:t xml:space="preserve"> to be active while a Part is active. </w:t>
        </w:r>
      </w:ins>
    </w:p>
    <w:p w:rsidR="00ED215B" w:rsidRPr="00ED215B" w:rsidRDefault="00ED215B" w:rsidP="00ED215B">
      <w:pPr>
        <w:shd w:val="clear" w:color="auto" w:fill="FFFFFF"/>
        <w:spacing w:after="0" w:line="240" w:lineRule="auto"/>
        <w:rPr>
          <w:ins w:id="1968"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5838825" cy="5734050"/>
            <wp:effectExtent l="19050" t="0" r="9525" b="0"/>
            <wp:docPr id="85" name="图片 85" descr="BindingContent defined specific for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indingContent defined specific for a View"/>
                    <pic:cNvPicPr>
                      <a:picLocks noChangeAspect="1" noChangeArrowheads="1"/>
                    </pic:cNvPicPr>
                  </pic:nvPicPr>
                  <pic:blipFill>
                    <a:blip r:embed="rId69"/>
                    <a:srcRect/>
                    <a:stretch>
                      <a:fillRect/>
                    </a:stretch>
                  </pic:blipFill>
                  <pic:spPr bwMode="auto">
                    <a:xfrm>
                      <a:off x="0" y="0"/>
                      <a:ext cx="5838825" cy="5734050"/>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after="0" w:line="240" w:lineRule="auto"/>
        <w:outlineLvl w:val="2"/>
        <w:rPr>
          <w:ins w:id="1969" w:author="Unknown"/>
          <w:rFonts w:ascii="Arial" w:eastAsia="Times New Roman" w:hAnsi="Arial" w:cs="Arial"/>
          <w:b/>
          <w:bCs/>
          <w:color w:val="000000" w:themeColor="text1"/>
          <w:sz w:val="30"/>
          <w:szCs w:val="30"/>
        </w:rPr>
      </w:pPr>
      <w:bookmarkStart w:id="1970" w:name="keybindings_validbindings"/>
      <w:bookmarkEnd w:id="1970"/>
      <w:ins w:id="1971" w:author="Unknown">
        <w:r w:rsidRPr="00ED215B">
          <w:rPr>
            <w:rFonts w:ascii="Arial" w:eastAsia="Times New Roman" w:hAnsi="Arial" w:cs="Arial"/>
            <w:b/>
            <w:bCs/>
            <w:color w:val="000000" w:themeColor="text1"/>
            <w:sz w:val="30"/>
            <w:szCs w:val="30"/>
          </w:rPr>
          <w:lastRenderedPageBreak/>
          <w:t xml:space="preserve">22.5. Activating Bindings </w:t>
        </w:r>
      </w:ins>
    </w:p>
    <w:p w:rsidR="00ED215B" w:rsidRPr="00ED215B" w:rsidRDefault="00ED215B" w:rsidP="00ED215B">
      <w:pPr>
        <w:shd w:val="clear" w:color="auto" w:fill="FFFFFF"/>
        <w:spacing w:before="100" w:beforeAutospacing="1" w:after="100" w:afterAutospacing="1" w:line="240" w:lineRule="auto"/>
        <w:ind w:left="150" w:right="150"/>
        <w:rPr>
          <w:ins w:id="1972" w:author="Unknown"/>
          <w:rFonts w:ascii="Arial" w:eastAsia="Times New Roman" w:hAnsi="Arial" w:cs="Arial"/>
          <w:color w:val="000000" w:themeColor="text1"/>
          <w:sz w:val="24"/>
          <w:szCs w:val="24"/>
        </w:rPr>
      </w:pPr>
      <w:ins w:id="1973" w:author="Unknown">
        <w:r w:rsidRPr="00ED215B">
          <w:rPr>
            <w:rFonts w:ascii="Arial" w:eastAsia="Times New Roman" w:hAnsi="Arial" w:cs="Arial"/>
            <w:color w:val="000000" w:themeColor="text1"/>
            <w:sz w:val="24"/>
            <w:szCs w:val="24"/>
          </w:rPr>
          <w:t xml:space="preserve">If there are several valid key bindings defined the </w:t>
        </w:r>
        <w:proofErr w:type="spellStart"/>
        <w:r w:rsidRPr="00ED215B">
          <w:rPr>
            <w:rFonts w:ascii="Courier New" w:eastAsia="Times New Roman" w:hAnsi="Courier New" w:cs="Courier New"/>
            <w:color w:val="000000" w:themeColor="text1"/>
            <w:sz w:val="29"/>
          </w:rPr>
          <w:t>ContextSet</w:t>
        </w:r>
        <w:proofErr w:type="spellEnd"/>
        <w:r w:rsidRPr="00ED215B">
          <w:rPr>
            <w:rFonts w:ascii="Arial" w:eastAsia="Times New Roman" w:hAnsi="Arial" w:cs="Arial"/>
            <w:color w:val="000000" w:themeColor="text1"/>
            <w:sz w:val="24"/>
            <w:szCs w:val="24"/>
          </w:rPr>
          <w:t xml:space="preserve"> class is responsible for selecting the default one. </w:t>
        </w:r>
        <w:proofErr w:type="spellStart"/>
        <w:r w:rsidRPr="00ED215B">
          <w:rPr>
            <w:rFonts w:ascii="Courier New" w:eastAsia="Times New Roman" w:hAnsi="Courier New" w:cs="Courier New"/>
            <w:color w:val="000000" w:themeColor="text1"/>
            <w:sz w:val="29"/>
          </w:rPr>
          <w:t>ContextSet</w:t>
        </w:r>
        <w:proofErr w:type="spellEnd"/>
        <w:r w:rsidRPr="00ED215B">
          <w:rPr>
            <w:rFonts w:ascii="Arial" w:eastAsia="Times New Roman" w:hAnsi="Arial" w:cs="Arial"/>
            <w:color w:val="000000" w:themeColor="text1"/>
            <w:sz w:val="24"/>
            <w:szCs w:val="24"/>
          </w:rPr>
          <w:t xml:space="preserve"> uses the </w:t>
        </w:r>
        <w:proofErr w:type="spellStart"/>
        <w:r w:rsidRPr="00ED215B">
          <w:rPr>
            <w:rFonts w:ascii="Courier New" w:eastAsia="Times New Roman" w:hAnsi="Courier New" w:cs="Courier New"/>
            <w:color w:val="000000" w:themeColor="text1"/>
            <w:sz w:val="29"/>
          </w:rPr>
          <w:t>BindingContext</w:t>
        </w:r>
        <w:proofErr w:type="spellEnd"/>
        <w:r w:rsidRPr="00ED215B">
          <w:rPr>
            <w:rFonts w:ascii="Arial" w:eastAsia="Times New Roman" w:hAnsi="Arial" w:cs="Arial"/>
            <w:color w:val="000000" w:themeColor="text1"/>
            <w:sz w:val="24"/>
            <w:szCs w:val="24"/>
          </w:rPr>
          <w:t xml:space="preserve"> hierarchy to determine the lookup order. A </w:t>
        </w:r>
        <w:proofErr w:type="spellStart"/>
        <w:r w:rsidRPr="00ED215B">
          <w:rPr>
            <w:rFonts w:ascii="Courier New" w:eastAsia="Times New Roman" w:hAnsi="Courier New" w:cs="Courier New"/>
            <w:color w:val="000000" w:themeColor="text1"/>
            <w:sz w:val="29"/>
          </w:rPr>
          <w:t>BindingContext</w:t>
        </w:r>
        <w:proofErr w:type="spellEnd"/>
        <w:r w:rsidRPr="00ED215B">
          <w:rPr>
            <w:rFonts w:ascii="Arial" w:eastAsia="Times New Roman" w:hAnsi="Arial" w:cs="Arial"/>
            <w:color w:val="000000" w:themeColor="text1"/>
            <w:sz w:val="24"/>
            <w:szCs w:val="24"/>
          </w:rPr>
          <w:t xml:space="preserve"> is more specific depending on how many ancestors are between it and a root </w:t>
        </w:r>
        <w:proofErr w:type="spellStart"/>
        <w:r w:rsidRPr="00ED215B">
          <w:rPr>
            <w:rFonts w:ascii="Courier New" w:eastAsia="Times New Roman" w:hAnsi="Courier New" w:cs="Courier New"/>
            <w:color w:val="000000" w:themeColor="text1"/>
            <w:sz w:val="29"/>
          </w:rPr>
          <w:t>BindingContext</w:t>
        </w:r>
        <w:proofErr w:type="spellEnd"/>
        <w:r w:rsidRPr="00ED215B">
          <w:rPr>
            <w:rFonts w:ascii="Arial" w:eastAsia="Times New Roman" w:hAnsi="Arial" w:cs="Arial"/>
            <w:color w:val="000000" w:themeColor="text1"/>
            <w:sz w:val="24"/>
            <w:szCs w:val="24"/>
          </w:rPr>
          <w:t xml:space="preserve"> (the number of levels it has). The most specific </w:t>
        </w:r>
        <w:proofErr w:type="spellStart"/>
        <w:r w:rsidRPr="00ED215B">
          <w:rPr>
            <w:rFonts w:ascii="Courier New" w:eastAsia="Times New Roman" w:hAnsi="Courier New" w:cs="Courier New"/>
            <w:color w:val="000000" w:themeColor="text1"/>
            <w:sz w:val="29"/>
          </w:rPr>
          <w:t>BindingContext</w:t>
        </w:r>
        <w:proofErr w:type="spellEnd"/>
        <w:r w:rsidRPr="00ED215B">
          <w:rPr>
            <w:rFonts w:ascii="Arial" w:eastAsia="Times New Roman" w:hAnsi="Arial" w:cs="Arial"/>
            <w:color w:val="000000" w:themeColor="text1"/>
            <w:sz w:val="24"/>
            <w:szCs w:val="24"/>
          </w:rPr>
          <w:t xml:space="preserve"> are considered first, the root </w:t>
        </w:r>
        <w:proofErr w:type="spellStart"/>
        <w:r w:rsidRPr="00ED215B">
          <w:rPr>
            <w:rFonts w:ascii="Courier New" w:eastAsia="Times New Roman" w:hAnsi="Courier New" w:cs="Courier New"/>
            <w:color w:val="000000" w:themeColor="text1"/>
            <w:sz w:val="29"/>
          </w:rPr>
          <w:t>BindingContext</w:t>
        </w:r>
        <w:proofErr w:type="spellEnd"/>
        <w:r w:rsidRPr="00ED215B">
          <w:rPr>
            <w:rFonts w:ascii="Arial" w:eastAsia="Times New Roman" w:hAnsi="Arial" w:cs="Arial"/>
            <w:color w:val="000000" w:themeColor="text1"/>
            <w:sz w:val="24"/>
            <w:szCs w:val="24"/>
          </w:rPr>
          <w:t xml:space="preserve"> are considered last. </w:t>
        </w:r>
      </w:ins>
    </w:p>
    <w:p w:rsidR="00ED215B" w:rsidRPr="00ED215B" w:rsidRDefault="00ED215B" w:rsidP="00ED215B">
      <w:pPr>
        <w:shd w:val="clear" w:color="auto" w:fill="FFFFFF"/>
        <w:spacing w:before="100" w:beforeAutospacing="1" w:after="100" w:afterAutospacing="1" w:line="240" w:lineRule="auto"/>
        <w:ind w:left="150" w:right="150"/>
        <w:rPr>
          <w:ins w:id="1974" w:author="Unknown"/>
          <w:rFonts w:ascii="Arial" w:eastAsia="Times New Roman" w:hAnsi="Arial" w:cs="Arial"/>
          <w:color w:val="000000" w:themeColor="text1"/>
          <w:sz w:val="24"/>
          <w:szCs w:val="24"/>
        </w:rPr>
      </w:pPr>
      <w:ins w:id="1975" w:author="Unknown">
        <w:r w:rsidRPr="00ED215B">
          <w:rPr>
            <w:rFonts w:ascii="Arial" w:eastAsia="Times New Roman" w:hAnsi="Arial" w:cs="Arial"/>
            <w:color w:val="000000" w:themeColor="text1"/>
            <w:sz w:val="24"/>
            <w:szCs w:val="24"/>
          </w:rPr>
          <w:t xml:space="preserve">You can also use the </w:t>
        </w:r>
        <w:proofErr w:type="spellStart"/>
        <w:r w:rsidRPr="00ED215B">
          <w:rPr>
            <w:rFonts w:ascii="Courier New" w:eastAsia="Times New Roman" w:hAnsi="Courier New" w:cs="Courier New"/>
            <w:color w:val="000000" w:themeColor="text1"/>
            <w:sz w:val="29"/>
          </w:rPr>
          <w:t>EContextService</w:t>
        </w:r>
        <w:proofErr w:type="spellEnd"/>
        <w:r w:rsidRPr="00ED215B">
          <w:rPr>
            <w:rFonts w:ascii="Arial" w:eastAsia="Times New Roman" w:hAnsi="Arial" w:cs="Arial"/>
            <w:color w:val="000000" w:themeColor="text1"/>
            <w:sz w:val="24"/>
            <w:szCs w:val="24"/>
          </w:rPr>
          <w:t xml:space="preserve"> service which allows you to explicitly activate and deactivate a </w:t>
        </w:r>
        <w:proofErr w:type="spellStart"/>
        <w:r w:rsidRPr="00ED215B">
          <w:rPr>
            <w:rFonts w:ascii="Courier New" w:eastAsia="Times New Roman" w:hAnsi="Courier New" w:cs="Courier New"/>
            <w:color w:val="000000" w:themeColor="text1"/>
            <w:sz w:val="29"/>
          </w:rPr>
          <w:t>BindingContext</w:t>
        </w:r>
        <w:proofErr w:type="spellEnd"/>
        <w:r w:rsidRPr="00ED215B">
          <w:rPr>
            <w:rFonts w:ascii="Arial" w:eastAsia="Times New Roman" w:hAnsi="Arial" w:cs="Arial"/>
            <w:color w:val="000000" w:themeColor="text1"/>
            <w:sz w:val="24"/>
            <w:szCs w:val="24"/>
          </w:rPr>
          <w:t xml:space="preserve"> via the </w:t>
        </w:r>
        <w:proofErr w:type="spellStart"/>
        <w:proofErr w:type="gramStart"/>
        <w:r w:rsidRPr="00ED215B">
          <w:rPr>
            <w:rFonts w:ascii="Courier New" w:eastAsia="Times New Roman" w:hAnsi="Courier New" w:cs="Courier New"/>
            <w:color w:val="000000" w:themeColor="text1"/>
            <w:sz w:val="29"/>
          </w:rPr>
          <w:t>activateContext</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and </w:t>
        </w:r>
        <w:proofErr w:type="spellStart"/>
        <w:r w:rsidRPr="00ED215B">
          <w:rPr>
            <w:rFonts w:ascii="Courier New" w:eastAsia="Times New Roman" w:hAnsi="Courier New" w:cs="Courier New"/>
            <w:color w:val="000000" w:themeColor="text1"/>
            <w:sz w:val="29"/>
          </w:rPr>
          <w:t>deactivateContext</w:t>
        </w:r>
        <w:proofErr w:type="spell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methods. </w:t>
        </w:r>
      </w:ins>
    </w:p>
    <w:p w:rsidR="00ED215B" w:rsidRPr="00ED215B" w:rsidRDefault="00ED215B" w:rsidP="00ED215B">
      <w:pPr>
        <w:shd w:val="clear" w:color="auto" w:fill="FFFFFF"/>
        <w:spacing w:after="0" w:line="240" w:lineRule="auto"/>
        <w:outlineLvl w:val="2"/>
        <w:rPr>
          <w:ins w:id="1976" w:author="Unknown"/>
          <w:rFonts w:ascii="Arial" w:eastAsia="Times New Roman" w:hAnsi="Arial" w:cs="Arial"/>
          <w:b/>
          <w:bCs/>
          <w:color w:val="000000" w:themeColor="text1"/>
          <w:sz w:val="30"/>
          <w:szCs w:val="30"/>
        </w:rPr>
      </w:pPr>
      <w:bookmarkStart w:id="1977" w:name="keybindings_issues"/>
      <w:bookmarkEnd w:id="1977"/>
      <w:ins w:id="1978" w:author="Unknown">
        <w:r w:rsidRPr="00ED215B">
          <w:rPr>
            <w:rFonts w:ascii="Arial" w:eastAsia="Times New Roman" w:hAnsi="Arial" w:cs="Arial"/>
            <w:b/>
            <w:bCs/>
            <w:color w:val="000000" w:themeColor="text1"/>
            <w:sz w:val="30"/>
            <w:szCs w:val="30"/>
          </w:rPr>
          <w:t xml:space="preserve">22.6. Issues with </w:t>
        </w:r>
        <w:proofErr w:type="spellStart"/>
        <w:r w:rsidRPr="00ED215B">
          <w:rPr>
            <w:rFonts w:ascii="Arial" w:eastAsia="Times New Roman" w:hAnsi="Arial" w:cs="Arial"/>
            <w:b/>
            <w:bCs/>
            <w:color w:val="000000" w:themeColor="text1"/>
            <w:sz w:val="30"/>
            <w:szCs w:val="30"/>
          </w:rPr>
          <w:t>Keybinding</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1979" w:author="Unknown"/>
          <w:rFonts w:ascii="Arial" w:eastAsia="Times New Roman" w:hAnsi="Arial" w:cs="Arial"/>
          <w:color w:val="000000" w:themeColor="text1"/>
          <w:sz w:val="24"/>
          <w:szCs w:val="24"/>
        </w:rPr>
      </w:pPr>
      <w:ins w:id="1980" w:author="Unknown">
        <w:r w:rsidRPr="00ED215B">
          <w:rPr>
            <w:rFonts w:ascii="Arial" w:eastAsia="Times New Roman" w:hAnsi="Arial" w:cs="Arial"/>
            <w:color w:val="000000" w:themeColor="text1"/>
            <w:sz w:val="24"/>
            <w:szCs w:val="24"/>
          </w:rPr>
          <w:t xml:space="preserve">The </w:t>
        </w:r>
        <w:proofErr w:type="spellStart"/>
        <w:r w:rsidRPr="00ED215B">
          <w:rPr>
            <w:rFonts w:ascii="Arial" w:eastAsia="Times New Roman" w:hAnsi="Arial" w:cs="Arial"/>
            <w:color w:val="000000" w:themeColor="text1"/>
            <w:sz w:val="24"/>
            <w:szCs w:val="24"/>
          </w:rPr>
          <w:t>keybinding</w:t>
        </w:r>
        <w:proofErr w:type="spellEnd"/>
        <w:r w:rsidRPr="00ED215B">
          <w:rPr>
            <w:rFonts w:ascii="Arial" w:eastAsia="Times New Roman" w:hAnsi="Arial" w:cs="Arial"/>
            <w:color w:val="000000" w:themeColor="text1"/>
            <w:sz w:val="24"/>
            <w:szCs w:val="24"/>
          </w:rPr>
          <w:t xml:space="preserve"> implementation requires that all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correctly implement </w:t>
        </w:r>
        <w:r w:rsidRPr="00ED215B">
          <w:rPr>
            <w:rFonts w:ascii="Courier New" w:eastAsia="Times New Roman" w:hAnsi="Courier New" w:cs="Courier New"/>
            <w:color w:val="000000" w:themeColor="text1"/>
            <w:sz w:val="29"/>
          </w:rPr>
          <w:t>@Focus</w:t>
        </w:r>
        <w:r w:rsidRPr="00ED215B">
          <w:rPr>
            <w:rFonts w:ascii="Arial" w:eastAsia="Times New Roman" w:hAnsi="Arial" w:cs="Arial"/>
            <w:color w:val="000000" w:themeColor="text1"/>
            <w:sz w:val="24"/>
            <w:szCs w:val="24"/>
          </w:rPr>
          <w:t xml:space="preserve">. Eclipse requires that one control get the focus assigned. </w:t>
        </w:r>
      </w:ins>
    </w:p>
    <w:p w:rsidR="00ED215B" w:rsidRPr="00ED215B" w:rsidRDefault="00ED215B" w:rsidP="00ED215B">
      <w:pPr>
        <w:shd w:val="clear" w:color="auto" w:fill="FFFFFF"/>
        <w:spacing w:before="300" w:after="0" w:line="240" w:lineRule="auto"/>
        <w:outlineLvl w:val="1"/>
        <w:rPr>
          <w:ins w:id="1981" w:author="Unknown"/>
          <w:rFonts w:ascii="Arial" w:eastAsia="Times New Roman" w:hAnsi="Arial" w:cs="Arial"/>
          <w:b/>
          <w:bCs/>
          <w:color w:val="000000" w:themeColor="text1"/>
          <w:sz w:val="45"/>
          <w:szCs w:val="45"/>
        </w:rPr>
      </w:pPr>
      <w:bookmarkStart w:id="1982" w:name="modeldynamics"/>
      <w:ins w:id="1983" w:author="Unknown">
        <w:r w:rsidRPr="00ED215B">
          <w:rPr>
            <w:rFonts w:ascii="Arial" w:eastAsia="Times New Roman" w:hAnsi="Arial" w:cs="Arial"/>
            <w:b/>
            <w:bCs/>
            <w:color w:val="000000" w:themeColor="text1"/>
            <w:sz w:val="45"/>
            <w:szCs w:val="45"/>
          </w:rPr>
          <w:t xml:space="preserve">23. Application model modifications at runtime </w:t>
        </w:r>
      </w:ins>
    </w:p>
    <w:p w:rsidR="00ED215B" w:rsidRPr="00ED215B" w:rsidRDefault="00ED215B" w:rsidP="00ED215B">
      <w:pPr>
        <w:shd w:val="clear" w:color="auto" w:fill="FFFFFF"/>
        <w:spacing w:after="0" w:line="240" w:lineRule="auto"/>
        <w:outlineLvl w:val="2"/>
        <w:rPr>
          <w:ins w:id="1984" w:author="Unknown"/>
          <w:rFonts w:ascii="Arial" w:eastAsia="Times New Roman" w:hAnsi="Arial" w:cs="Arial"/>
          <w:b/>
          <w:bCs/>
          <w:color w:val="000000" w:themeColor="text1"/>
          <w:sz w:val="30"/>
          <w:szCs w:val="30"/>
        </w:rPr>
      </w:pPr>
      <w:bookmarkStart w:id="1985" w:name="modeldynamics_creating"/>
      <w:bookmarkEnd w:id="1985"/>
      <w:ins w:id="1986" w:author="Unknown">
        <w:r w:rsidRPr="00ED215B">
          <w:rPr>
            <w:rFonts w:ascii="Arial" w:eastAsia="Times New Roman" w:hAnsi="Arial" w:cs="Arial"/>
            <w:b/>
            <w:bCs/>
            <w:color w:val="000000" w:themeColor="text1"/>
            <w:sz w:val="30"/>
            <w:szCs w:val="30"/>
          </w:rPr>
          <w:t xml:space="preserve">23.1. Creating model elements </w:t>
        </w:r>
      </w:ins>
    </w:p>
    <w:p w:rsidR="00ED215B" w:rsidRPr="00ED215B" w:rsidRDefault="00ED215B" w:rsidP="00ED215B">
      <w:pPr>
        <w:shd w:val="clear" w:color="auto" w:fill="FFFFFF"/>
        <w:spacing w:before="100" w:beforeAutospacing="1" w:after="100" w:afterAutospacing="1" w:line="240" w:lineRule="auto"/>
        <w:ind w:left="150" w:right="150"/>
        <w:rPr>
          <w:ins w:id="1987" w:author="Unknown"/>
          <w:rFonts w:ascii="Arial" w:eastAsia="Times New Roman" w:hAnsi="Arial" w:cs="Arial"/>
          <w:color w:val="000000" w:themeColor="text1"/>
          <w:sz w:val="24"/>
          <w:szCs w:val="24"/>
        </w:rPr>
      </w:pPr>
      <w:ins w:id="1988" w:author="Unknown">
        <w:r w:rsidRPr="00ED215B">
          <w:rPr>
            <w:rFonts w:ascii="Arial" w:eastAsia="Times New Roman" w:hAnsi="Arial" w:cs="Arial"/>
            <w:color w:val="000000" w:themeColor="text1"/>
            <w:sz w:val="24"/>
            <w:szCs w:val="24"/>
          </w:rPr>
          <w:t xml:space="preserve">As the model is interactive, you can change it at runtime, for example you can change the size of the current window, add Parts to your application or remove menu entries. </w:t>
        </w:r>
      </w:ins>
    </w:p>
    <w:p w:rsidR="00ED215B" w:rsidRPr="00ED215B" w:rsidRDefault="00ED215B" w:rsidP="00ED215B">
      <w:pPr>
        <w:shd w:val="clear" w:color="auto" w:fill="FFFFFF"/>
        <w:spacing w:before="100" w:beforeAutospacing="1" w:after="100" w:afterAutospacing="1" w:line="240" w:lineRule="auto"/>
        <w:ind w:left="150" w:right="150"/>
        <w:rPr>
          <w:ins w:id="1989" w:author="Unknown"/>
          <w:rFonts w:ascii="Arial" w:eastAsia="Times New Roman" w:hAnsi="Arial" w:cs="Arial"/>
          <w:color w:val="000000" w:themeColor="text1"/>
          <w:sz w:val="24"/>
          <w:szCs w:val="24"/>
        </w:rPr>
      </w:pPr>
      <w:ins w:id="1990" w:author="Unknown">
        <w:r w:rsidRPr="00ED215B">
          <w:rPr>
            <w:rFonts w:ascii="Arial" w:eastAsia="Times New Roman" w:hAnsi="Arial" w:cs="Arial"/>
            <w:color w:val="000000" w:themeColor="text1"/>
            <w:sz w:val="24"/>
            <w:szCs w:val="24"/>
          </w:rPr>
          <w:t xml:space="preserve">To add your new model elements to the application you can use the </w:t>
        </w:r>
        <w:proofErr w:type="spellStart"/>
        <w:r w:rsidRPr="00ED215B">
          <w:rPr>
            <w:rFonts w:ascii="Arial" w:eastAsia="Times New Roman" w:hAnsi="Arial" w:cs="Arial"/>
            <w:color w:val="000000" w:themeColor="text1"/>
            <w:sz w:val="24"/>
            <w:szCs w:val="24"/>
          </w:rPr>
          <w:t>modelservice</w:t>
        </w:r>
        <w:proofErr w:type="spellEnd"/>
        <w:r w:rsidRPr="00ED215B">
          <w:rPr>
            <w:rFonts w:ascii="Arial" w:eastAsia="Times New Roman" w:hAnsi="Arial" w:cs="Arial"/>
            <w:color w:val="000000" w:themeColor="text1"/>
            <w:sz w:val="24"/>
            <w:szCs w:val="24"/>
          </w:rPr>
          <w:t xml:space="preserve"> or get existing elements injected. </w:t>
        </w:r>
      </w:ins>
    </w:p>
    <w:p w:rsidR="00ED215B" w:rsidRPr="00ED215B" w:rsidRDefault="00ED215B" w:rsidP="00ED215B">
      <w:pPr>
        <w:shd w:val="clear" w:color="auto" w:fill="FFFFFF"/>
        <w:spacing w:after="0" w:line="240" w:lineRule="auto"/>
        <w:outlineLvl w:val="2"/>
        <w:rPr>
          <w:ins w:id="1991" w:author="Unknown"/>
          <w:rFonts w:ascii="Arial" w:eastAsia="Times New Roman" w:hAnsi="Arial" w:cs="Arial"/>
          <w:b/>
          <w:bCs/>
          <w:color w:val="000000" w:themeColor="text1"/>
          <w:sz w:val="30"/>
          <w:szCs w:val="30"/>
        </w:rPr>
      </w:pPr>
      <w:bookmarkStart w:id="1992" w:name="modeldynamics_modification"/>
      <w:bookmarkEnd w:id="1992"/>
      <w:ins w:id="1993" w:author="Unknown">
        <w:r w:rsidRPr="00ED215B">
          <w:rPr>
            <w:rFonts w:ascii="Arial" w:eastAsia="Times New Roman" w:hAnsi="Arial" w:cs="Arial"/>
            <w:b/>
            <w:bCs/>
            <w:color w:val="000000" w:themeColor="text1"/>
            <w:sz w:val="30"/>
            <w:szCs w:val="30"/>
          </w:rPr>
          <w:t xml:space="preserve">23.2. Modifying existing model elements </w:t>
        </w:r>
      </w:ins>
    </w:p>
    <w:p w:rsidR="00ED215B" w:rsidRPr="00ED215B" w:rsidRDefault="00ED215B" w:rsidP="00ED215B">
      <w:pPr>
        <w:shd w:val="clear" w:color="auto" w:fill="FFFFFF"/>
        <w:spacing w:before="100" w:beforeAutospacing="1" w:after="100" w:afterAutospacing="1" w:line="240" w:lineRule="auto"/>
        <w:ind w:left="150" w:right="150"/>
        <w:rPr>
          <w:ins w:id="1994" w:author="Unknown"/>
          <w:rFonts w:ascii="Arial" w:eastAsia="Times New Roman" w:hAnsi="Arial" w:cs="Arial"/>
          <w:color w:val="000000" w:themeColor="text1"/>
          <w:sz w:val="24"/>
          <w:szCs w:val="24"/>
        </w:rPr>
      </w:pPr>
      <w:ins w:id="1995" w:author="Unknown">
        <w:r w:rsidRPr="00ED215B">
          <w:rPr>
            <w:rFonts w:ascii="Arial" w:eastAsia="Times New Roman" w:hAnsi="Arial" w:cs="Arial"/>
            <w:color w:val="000000" w:themeColor="text1"/>
            <w:sz w:val="24"/>
            <w:szCs w:val="24"/>
          </w:rPr>
          <w:t xml:space="preserve">You can also get the model elements injected and change their attribute. </w:t>
        </w:r>
      </w:ins>
    </w:p>
    <w:bookmarkEnd w:id="1982"/>
    <w:p w:rsidR="00ED215B" w:rsidRPr="00ED215B" w:rsidRDefault="00ED215B" w:rsidP="00ED215B">
      <w:pPr>
        <w:shd w:val="clear" w:color="auto" w:fill="FFFFFF"/>
        <w:spacing w:before="300" w:after="0" w:line="240" w:lineRule="auto"/>
        <w:outlineLvl w:val="1"/>
        <w:rPr>
          <w:ins w:id="1996" w:author="Unknown"/>
          <w:rFonts w:ascii="Arial" w:eastAsia="Times New Roman" w:hAnsi="Arial" w:cs="Arial"/>
          <w:b/>
          <w:bCs/>
          <w:color w:val="000000" w:themeColor="text1"/>
          <w:sz w:val="45"/>
          <w:szCs w:val="45"/>
        </w:rPr>
      </w:pPr>
      <w:ins w:id="1997" w:author="Unknown">
        <w:r w:rsidRPr="00ED215B">
          <w:rPr>
            <w:rFonts w:ascii="Arial" w:eastAsia="Times New Roman" w:hAnsi="Arial" w:cs="Arial"/>
            <w:b/>
            <w:bCs/>
            <w:color w:val="000000" w:themeColor="text1"/>
            <w:sz w:val="45"/>
            <w:szCs w:val="45"/>
          </w:rPr>
          <w:t xml:space="preserve">24. Example for changing the application model </w:t>
        </w:r>
      </w:ins>
    </w:p>
    <w:p w:rsidR="00ED215B" w:rsidRPr="00ED215B" w:rsidRDefault="00ED215B" w:rsidP="00ED215B">
      <w:pPr>
        <w:shd w:val="clear" w:color="auto" w:fill="FFFFFF"/>
        <w:spacing w:after="0" w:line="240" w:lineRule="auto"/>
        <w:outlineLvl w:val="2"/>
        <w:rPr>
          <w:ins w:id="1998" w:author="Unknown"/>
          <w:rFonts w:ascii="Arial" w:eastAsia="Times New Roman" w:hAnsi="Arial" w:cs="Arial"/>
          <w:b/>
          <w:bCs/>
          <w:color w:val="000000" w:themeColor="text1"/>
          <w:sz w:val="30"/>
          <w:szCs w:val="30"/>
        </w:rPr>
      </w:pPr>
      <w:bookmarkStart w:id="1999" w:name="modeldynamics_example1"/>
      <w:bookmarkEnd w:id="1999"/>
      <w:ins w:id="2000" w:author="Unknown">
        <w:r w:rsidRPr="00ED215B">
          <w:rPr>
            <w:rFonts w:ascii="Arial" w:eastAsia="Times New Roman" w:hAnsi="Arial" w:cs="Arial"/>
            <w:b/>
            <w:bCs/>
            <w:color w:val="000000" w:themeColor="text1"/>
            <w:sz w:val="30"/>
            <w:szCs w:val="30"/>
          </w:rPr>
          <w:lastRenderedPageBreak/>
          <w:t xml:space="preserve">24.1. Example: Dynamically create a new Window </w:t>
        </w:r>
      </w:ins>
    </w:p>
    <w:p w:rsidR="00ED215B" w:rsidRPr="00ED215B" w:rsidRDefault="00ED215B" w:rsidP="00ED215B">
      <w:pPr>
        <w:shd w:val="clear" w:color="auto" w:fill="FFFFFF"/>
        <w:spacing w:before="100" w:beforeAutospacing="1" w:after="100" w:afterAutospacing="1" w:line="240" w:lineRule="auto"/>
        <w:ind w:left="150" w:right="150"/>
        <w:rPr>
          <w:ins w:id="2001" w:author="Unknown"/>
          <w:rFonts w:ascii="Arial" w:eastAsia="Times New Roman" w:hAnsi="Arial" w:cs="Arial"/>
          <w:color w:val="000000" w:themeColor="text1"/>
          <w:sz w:val="24"/>
          <w:szCs w:val="24"/>
        </w:rPr>
      </w:pPr>
      <w:ins w:id="2002" w:author="Unknown">
        <w:r w:rsidRPr="00ED215B">
          <w:rPr>
            <w:rFonts w:ascii="Arial" w:eastAsia="Times New Roman" w:hAnsi="Arial" w:cs="Arial"/>
            <w:color w:val="000000" w:themeColor="text1"/>
            <w:sz w:val="24"/>
            <w:szCs w:val="24"/>
          </w:rPr>
          <w:t xml:space="preserve">To create new model objects you can use the </w:t>
        </w:r>
        <w:proofErr w:type="spellStart"/>
        <w:r w:rsidRPr="00ED215B">
          <w:rPr>
            <w:rFonts w:ascii="Courier New" w:eastAsia="Times New Roman" w:hAnsi="Courier New" w:cs="Courier New"/>
            <w:color w:val="000000" w:themeColor="text1"/>
            <w:sz w:val="29"/>
          </w:rPr>
          <w:t>MBasicFactory.INSTANCE</w:t>
        </w:r>
        <w:proofErr w:type="spellEnd"/>
        <w:r w:rsidRPr="00ED215B">
          <w:rPr>
            <w:rFonts w:ascii="Arial" w:eastAsia="Times New Roman" w:hAnsi="Arial" w:cs="Arial"/>
            <w:color w:val="000000" w:themeColor="text1"/>
            <w:sz w:val="24"/>
            <w:szCs w:val="24"/>
          </w:rPr>
          <w:t xml:space="preserve"> class. This is a factory used to create new model objects via typed </w:t>
        </w:r>
        <w:r w:rsidRPr="00ED215B">
          <w:rPr>
            <w:rFonts w:ascii="Courier New" w:eastAsia="Times New Roman" w:hAnsi="Courier New" w:cs="Courier New"/>
            <w:color w:val="000000" w:themeColor="text1"/>
            <w:sz w:val="29"/>
          </w:rPr>
          <w:t>create*()</w:t>
        </w:r>
        <w:r w:rsidRPr="00ED215B">
          <w:rPr>
            <w:rFonts w:ascii="Arial" w:eastAsia="Times New Roman" w:hAnsi="Arial" w:cs="Arial"/>
            <w:color w:val="000000" w:themeColor="text1"/>
            <w:sz w:val="24"/>
            <w:szCs w:val="24"/>
          </w:rPr>
          <w:t xml:space="preserve"> methods. For example you can create a new Window at runtime as shown in the following snippet.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03" w:author="Unknown"/>
          <w:rFonts w:ascii="Lucida Console" w:eastAsia="Times New Roman" w:hAnsi="Lucida Console" w:cs="Courier New"/>
          <w:color w:val="000000" w:themeColor="text1"/>
          <w:sz w:val="19"/>
          <w:szCs w:val="19"/>
        </w:rPr>
      </w:pPr>
      <w:ins w:id="2004" w:author="Unknown">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Create</w:t>
        </w:r>
        <w:proofErr w:type="gramEnd"/>
        <w:r w:rsidRPr="00ED215B">
          <w:rPr>
            <w:rFonts w:ascii="Lucida Console" w:eastAsia="Times New Roman" w:hAnsi="Lucida Console" w:cs="Courier New"/>
            <w:i/>
            <w:iCs/>
            <w:color w:val="000000" w:themeColor="text1"/>
            <w:sz w:val="19"/>
          </w:rPr>
          <w:t xml:space="preserve"> a new window and set its size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05" w:author="Unknown"/>
          <w:rFonts w:ascii="Lucida Console" w:eastAsia="Times New Roman" w:hAnsi="Lucida Console" w:cs="Courier New"/>
          <w:color w:val="000000" w:themeColor="text1"/>
          <w:sz w:val="19"/>
          <w:szCs w:val="19"/>
        </w:rPr>
      </w:pPr>
      <w:proofErr w:type="spellStart"/>
      <w:ins w:id="2006" w:author="Unknown">
        <w:r w:rsidRPr="00ED215B">
          <w:rPr>
            <w:rFonts w:ascii="Lucida Console" w:eastAsia="Times New Roman" w:hAnsi="Lucida Console" w:cs="Courier New"/>
            <w:color w:val="000000" w:themeColor="text1"/>
            <w:sz w:val="19"/>
            <w:szCs w:val="19"/>
          </w:rPr>
          <w:t>MWindow</w:t>
        </w:r>
        <w:proofErr w:type="spellEnd"/>
        <w:r w:rsidRPr="00ED215B">
          <w:rPr>
            <w:rFonts w:ascii="Lucida Console" w:eastAsia="Times New Roman" w:hAnsi="Lucida Console" w:cs="Courier New"/>
            <w:color w:val="000000" w:themeColor="text1"/>
            <w:sz w:val="19"/>
            <w:szCs w:val="19"/>
          </w:rPr>
          <w:t xml:space="preserve"> window = </w:t>
        </w:r>
        <w:proofErr w:type="spellStart"/>
        <w:proofErr w:type="gramStart"/>
        <w:r w:rsidRPr="00ED215B">
          <w:rPr>
            <w:rFonts w:ascii="Lucida Console" w:eastAsia="Times New Roman" w:hAnsi="Lucida Console" w:cs="Courier New"/>
            <w:color w:val="000000" w:themeColor="text1"/>
            <w:sz w:val="19"/>
            <w:szCs w:val="19"/>
          </w:rPr>
          <w:t>MBasicFactory.INSTANCE.createTrimmedWindow</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07" w:author="Unknown"/>
          <w:rFonts w:ascii="Lucida Console" w:eastAsia="Times New Roman" w:hAnsi="Lucida Console" w:cs="Courier New"/>
          <w:color w:val="000000" w:themeColor="text1"/>
          <w:sz w:val="19"/>
          <w:szCs w:val="19"/>
        </w:rPr>
      </w:pPr>
      <w:proofErr w:type="spellStart"/>
      <w:proofErr w:type="gramStart"/>
      <w:ins w:id="2008" w:author="Unknown">
        <w:r w:rsidRPr="00ED215B">
          <w:rPr>
            <w:rFonts w:ascii="Lucida Console" w:eastAsia="Times New Roman" w:hAnsi="Lucida Console" w:cs="Courier New"/>
            <w:color w:val="000000" w:themeColor="text1"/>
            <w:sz w:val="19"/>
            <w:szCs w:val="19"/>
          </w:rPr>
          <w:t>window.setWidth</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200</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09" w:author="Unknown"/>
          <w:rFonts w:ascii="Lucida Console" w:eastAsia="Times New Roman" w:hAnsi="Lucida Console" w:cs="Courier New"/>
          <w:color w:val="000000" w:themeColor="text1"/>
          <w:sz w:val="19"/>
          <w:szCs w:val="19"/>
        </w:rPr>
      </w:pPr>
      <w:proofErr w:type="spellStart"/>
      <w:proofErr w:type="gramStart"/>
      <w:ins w:id="2010" w:author="Unknown">
        <w:r w:rsidRPr="00ED215B">
          <w:rPr>
            <w:rFonts w:ascii="Lucida Console" w:eastAsia="Times New Roman" w:hAnsi="Lucida Console" w:cs="Courier New"/>
            <w:color w:val="000000" w:themeColor="text1"/>
            <w:sz w:val="19"/>
            <w:szCs w:val="19"/>
          </w:rPr>
          <w:t>window.setHeight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300</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1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12" w:author="Unknown"/>
          <w:rFonts w:ascii="Lucida Console" w:eastAsia="Times New Roman" w:hAnsi="Lucida Console" w:cs="Courier New"/>
          <w:color w:val="000000" w:themeColor="text1"/>
          <w:sz w:val="19"/>
          <w:szCs w:val="19"/>
        </w:rPr>
      </w:pPr>
      <w:ins w:id="2013" w:author="Unknown">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Add</w:t>
        </w:r>
        <w:proofErr w:type="gramEnd"/>
        <w:r w:rsidRPr="00ED215B">
          <w:rPr>
            <w:rFonts w:ascii="Lucida Console" w:eastAsia="Times New Roman" w:hAnsi="Lucida Console" w:cs="Courier New"/>
            <w:i/>
            <w:iCs/>
            <w:color w:val="000000" w:themeColor="text1"/>
            <w:sz w:val="19"/>
          </w:rPr>
          <w:t xml:space="preserve"> new Window to the application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14" w:author="Unknown"/>
          <w:rFonts w:ascii="Lucida Console" w:eastAsia="Times New Roman" w:hAnsi="Lucida Console" w:cs="Courier New"/>
          <w:color w:val="000000" w:themeColor="text1"/>
          <w:sz w:val="19"/>
          <w:szCs w:val="19"/>
        </w:rPr>
      </w:pPr>
      <w:proofErr w:type="spellStart"/>
      <w:proofErr w:type="gramStart"/>
      <w:ins w:id="2015" w:author="Unknown">
        <w:r w:rsidRPr="00ED215B">
          <w:rPr>
            <w:rFonts w:ascii="Lucida Console" w:eastAsia="Times New Roman" w:hAnsi="Lucida Console" w:cs="Courier New"/>
            <w:color w:val="000000" w:themeColor="text1"/>
            <w:sz w:val="19"/>
            <w:szCs w:val="19"/>
          </w:rPr>
          <w:t>application.getChildren</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 xml:space="preserve">).add(window); </w:t>
        </w:r>
      </w:ins>
    </w:p>
    <w:p w:rsidR="00ED215B" w:rsidRPr="00ED215B" w:rsidRDefault="00ED215B" w:rsidP="00ED215B">
      <w:pPr>
        <w:shd w:val="clear" w:color="auto" w:fill="FFFFFF"/>
        <w:spacing w:after="0" w:line="240" w:lineRule="auto"/>
        <w:outlineLvl w:val="2"/>
        <w:rPr>
          <w:ins w:id="2016" w:author="Unknown"/>
          <w:rFonts w:ascii="Arial" w:eastAsia="Times New Roman" w:hAnsi="Arial" w:cs="Arial"/>
          <w:b/>
          <w:bCs/>
          <w:color w:val="000000" w:themeColor="text1"/>
          <w:sz w:val="30"/>
          <w:szCs w:val="30"/>
        </w:rPr>
      </w:pPr>
      <w:bookmarkStart w:id="2017" w:name="modeldynamics_example2"/>
      <w:bookmarkEnd w:id="2017"/>
      <w:ins w:id="2018" w:author="Unknown">
        <w:r w:rsidRPr="00ED215B">
          <w:rPr>
            <w:rFonts w:ascii="Arial" w:eastAsia="Times New Roman" w:hAnsi="Arial" w:cs="Arial"/>
            <w:b/>
            <w:bCs/>
            <w:color w:val="000000" w:themeColor="text1"/>
            <w:sz w:val="30"/>
            <w:szCs w:val="30"/>
          </w:rPr>
          <w:t xml:space="preserve">24.2. Example: Dynamically create a new Part </w:t>
        </w:r>
      </w:ins>
    </w:p>
    <w:p w:rsidR="00ED215B" w:rsidRPr="00ED215B" w:rsidRDefault="00ED215B" w:rsidP="00ED215B">
      <w:pPr>
        <w:shd w:val="clear" w:color="auto" w:fill="FFFFFF"/>
        <w:spacing w:before="100" w:beforeAutospacing="1" w:after="100" w:afterAutospacing="1" w:line="240" w:lineRule="auto"/>
        <w:ind w:left="150" w:right="150"/>
        <w:rPr>
          <w:ins w:id="2019" w:author="Unknown"/>
          <w:rFonts w:ascii="Arial" w:eastAsia="Times New Roman" w:hAnsi="Arial" w:cs="Arial"/>
          <w:color w:val="000000" w:themeColor="text1"/>
          <w:sz w:val="24"/>
          <w:szCs w:val="24"/>
        </w:rPr>
      </w:pPr>
      <w:ins w:id="2020" w:author="Unknown">
        <w:r w:rsidRPr="00ED215B">
          <w:rPr>
            <w:rFonts w:ascii="Arial" w:eastAsia="Times New Roman" w:hAnsi="Arial" w:cs="Arial"/>
            <w:color w:val="000000" w:themeColor="text1"/>
            <w:sz w:val="24"/>
            <w:szCs w:val="24"/>
          </w:rPr>
          <w:t xml:space="preserve">For example the following adds a new part to the currently active window.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21" w:author="Unknown"/>
          <w:rFonts w:ascii="Lucida Console" w:eastAsia="Times New Roman" w:hAnsi="Lucida Console" w:cs="Courier New"/>
          <w:color w:val="000000" w:themeColor="text1"/>
          <w:sz w:val="19"/>
          <w:szCs w:val="19"/>
        </w:rPr>
      </w:pPr>
      <w:proofErr w:type="gramStart"/>
      <w:ins w:id="2022"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testing.handlers</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23"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24" w:author="Unknown"/>
          <w:rFonts w:ascii="Lucida Console" w:eastAsia="Times New Roman" w:hAnsi="Lucida Console" w:cs="Courier New"/>
          <w:color w:val="000000" w:themeColor="text1"/>
          <w:sz w:val="19"/>
          <w:szCs w:val="19"/>
        </w:rPr>
      </w:pPr>
      <w:proofErr w:type="gramStart"/>
      <w:ins w:id="2025"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org.eclipse.e4.core.di.annotations.Execute;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26" w:author="Unknown"/>
          <w:rFonts w:ascii="Lucida Console" w:eastAsia="Times New Roman" w:hAnsi="Lucida Console" w:cs="Courier New"/>
          <w:color w:val="000000" w:themeColor="text1"/>
          <w:sz w:val="19"/>
          <w:szCs w:val="19"/>
        </w:rPr>
      </w:pPr>
      <w:proofErr w:type="gramStart"/>
      <w:ins w:id="2027"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org.eclipse.e4.ui.model.[CONTINUE...]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28" w:author="Unknown"/>
          <w:rFonts w:ascii="Lucida Console" w:eastAsia="Times New Roman" w:hAnsi="Lucida Console" w:cs="Courier New"/>
          <w:color w:val="000000" w:themeColor="text1"/>
          <w:sz w:val="19"/>
          <w:szCs w:val="19"/>
        </w:rPr>
      </w:pPr>
      <w:ins w:id="2029"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application.descriptor.basic.MPartDescriptor</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30" w:author="Unknown"/>
          <w:rFonts w:ascii="Lucida Console" w:eastAsia="Times New Roman" w:hAnsi="Lucida Console" w:cs="Courier New"/>
          <w:color w:val="000000" w:themeColor="text1"/>
          <w:sz w:val="19"/>
          <w:szCs w:val="19"/>
        </w:rPr>
      </w:pPr>
      <w:proofErr w:type="gramStart"/>
      <w:ins w:id="2031"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org.eclipse.e4.ui.model.application.ui.basic.MBasicFactory;</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32" w:author="Unknown"/>
          <w:rFonts w:ascii="Lucida Console" w:eastAsia="Times New Roman" w:hAnsi="Lucida Console" w:cs="Courier New"/>
          <w:color w:val="000000" w:themeColor="text1"/>
          <w:sz w:val="19"/>
          <w:szCs w:val="19"/>
        </w:rPr>
      </w:pPr>
      <w:proofErr w:type="gramStart"/>
      <w:ins w:id="2033"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org.eclipse.e4.ui.model.application.ui.basic.MPart;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34" w:author="Unknown"/>
          <w:rFonts w:ascii="Lucida Console" w:eastAsia="Times New Roman" w:hAnsi="Lucida Console" w:cs="Courier New"/>
          <w:color w:val="000000" w:themeColor="text1"/>
          <w:sz w:val="19"/>
          <w:szCs w:val="19"/>
        </w:rPr>
      </w:pPr>
      <w:proofErr w:type="gramStart"/>
      <w:ins w:id="2035" w:author="Unknown">
        <w:r w:rsidRPr="00ED215B">
          <w:rPr>
            <w:rFonts w:ascii="Lucida Console" w:eastAsia="Times New Roman" w:hAnsi="Lucida Console" w:cs="Courier New"/>
            <w:b/>
            <w:bCs/>
            <w:color w:val="000000" w:themeColor="text1"/>
            <w:sz w:val="19"/>
          </w:rPr>
          <w:lastRenderedPageBreak/>
          <w:t>import</w:t>
        </w:r>
        <w:proofErr w:type="gramEnd"/>
        <w:r w:rsidRPr="00ED215B">
          <w:rPr>
            <w:rFonts w:ascii="Lucida Console" w:eastAsia="Times New Roman" w:hAnsi="Lucida Console" w:cs="Courier New"/>
            <w:color w:val="000000" w:themeColor="text1"/>
            <w:sz w:val="19"/>
            <w:szCs w:val="19"/>
          </w:rPr>
          <w:t xml:space="preserve"> org.eclipse.e4.ui.model.application.ui.basic.MWindow;</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36"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37" w:author="Unknown"/>
          <w:rFonts w:ascii="Lucida Console" w:eastAsia="Times New Roman" w:hAnsi="Lucida Console" w:cs="Courier New"/>
          <w:color w:val="000000" w:themeColor="text1"/>
          <w:sz w:val="19"/>
          <w:szCs w:val="19"/>
        </w:rPr>
      </w:pPr>
      <w:proofErr w:type="gramStart"/>
      <w:ins w:id="2038"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AddPartHandler</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39" w:author="Unknown"/>
          <w:rFonts w:ascii="Lucida Console" w:eastAsia="Times New Roman" w:hAnsi="Lucida Console" w:cs="Courier New"/>
          <w:color w:val="000000" w:themeColor="text1"/>
          <w:sz w:val="19"/>
          <w:szCs w:val="19"/>
        </w:rPr>
      </w:pPr>
      <w:ins w:id="2040"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41" w:author="Unknown"/>
          <w:rFonts w:ascii="Lucida Console" w:eastAsia="Times New Roman" w:hAnsi="Lucida Console" w:cs="Courier New"/>
          <w:color w:val="000000" w:themeColor="text1"/>
          <w:sz w:val="19"/>
          <w:szCs w:val="19"/>
        </w:rPr>
      </w:pPr>
      <w:ins w:id="2042"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w:t>
        </w:r>
        <w:proofErr w:type="spellStart"/>
        <w:r w:rsidRPr="00ED215B">
          <w:rPr>
            <w:rFonts w:ascii="Lucida Console" w:eastAsia="Times New Roman" w:hAnsi="Lucida Console" w:cs="Courier New"/>
            <w:color w:val="000000" w:themeColor="text1"/>
            <w:sz w:val="19"/>
            <w:szCs w:val="19"/>
          </w:rPr>
          <w:t>MWindow</w:t>
        </w:r>
        <w:proofErr w:type="spellEnd"/>
        <w:r w:rsidRPr="00ED215B">
          <w:rPr>
            <w:rFonts w:ascii="Lucida Console" w:eastAsia="Times New Roman" w:hAnsi="Lucida Console" w:cs="Courier New"/>
            <w:color w:val="000000" w:themeColor="text1"/>
            <w:sz w:val="19"/>
            <w:szCs w:val="19"/>
          </w:rPr>
          <w:t xml:space="preserve"> window)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43" w:author="Unknown"/>
          <w:rFonts w:ascii="Lucida Console" w:eastAsia="Times New Roman" w:hAnsi="Lucida Console" w:cs="Courier New"/>
          <w:color w:val="000000" w:themeColor="text1"/>
          <w:sz w:val="19"/>
          <w:szCs w:val="19"/>
        </w:rPr>
      </w:pPr>
      <w:ins w:id="2044"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MPart</w:t>
        </w:r>
        <w:proofErr w:type="spellEnd"/>
        <w:r w:rsidRPr="00ED215B">
          <w:rPr>
            <w:rFonts w:ascii="Lucida Console" w:eastAsia="Times New Roman" w:hAnsi="Lucida Console" w:cs="Courier New"/>
            <w:color w:val="000000" w:themeColor="text1"/>
            <w:sz w:val="19"/>
            <w:szCs w:val="19"/>
          </w:rPr>
          <w:t xml:space="preserve"> part = </w:t>
        </w:r>
        <w:proofErr w:type="spellStart"/>
        <w:proofErr w:type="gramStart"/>
        <w:r w:rsidRPr="00ED215B">
          <w:rPr>
            <w:rFonts w:ascii="Lucida Console" w:eastAsia="Times New Roman" w:hAnsi="Lucida Console" w:cs="Courier New"/>
            <w:color w:val="000000" w:themeColor="text1"/>
            <w:sz w:val="19"/>
            <w:szCs w:val="19"/>
          </w:rPr>
          <w:t>MBasicFactory.INSTANCE.createPart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45" w:author="Unknown"/>
          <w:rFonts w:ascii="Lucida Console" w:eastAsia="Times New Roman" w:hAnsi="Lucida Console" w:cs="Courier New"/>
          <w:color w:val="000000" w:themeColor="text1"/>
          <w:sz w:val="19"/>
          <w:szCs w:val="19"/>
        </w:rPr>
      </w:pPr>
      <w:ins w:id="2046"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part.setElementId</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mynewid</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47" w:author="Unknown"/>
          <w:rFonts w:ascii="Lucida Console" w:eastAsia="Times New Roman" w:hAnsi="Lucida Console" w:cs="Courier New"/>
          <w:color w:val="000000" w:themeColor="text1"/>
          <w:sz w:val="19"/>
          <w:szCs w:val="19"/>
        </w:rPr>
      </w:pPr>
      <w:ins w:id="2048"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part.setLabel</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"A new Part"</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49" w:author="Unknown"/>
          <w:rFonts w:ascii="Lucida Console" w:eastAsia="Times New Roman" w:hAnsi="Lucida Console" w:cs="Courier New"/>
          <w:color w:val="000000" w:themeColor="text1"/>
          <w:sz w:val="19"/>
          <w:szCs w:val="19"/>
        </w:rPr>
      </w:pPr>
      <w:ins w:id="2050"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part.setContributionURI</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"bundleclass://com.example."</w:t>
        </w:r>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51" w:author="Unknown"/>
          <w:rFonts w:ascii="Lucida Console" w:eastAsia="Times New Roman" w:hAnsi="Lucida Console" w:cs="Courier New"/>
          <w:color w:val="000000" w:themeColor="text1"/>
          <w:sz w:val="19"/>
          <w:szCs w:val="19"/>
        </w:rPr>
      </w:pPr>
      <w:ins w:id="205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"e4.rcp.todo/com.example.e4.rcp.todo.parts.TodoOverviewPart"</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53" w:author="Unknown"/>
          <w:rFonts w:ascii="Lucida Console" w:eastAsia="Times New Roman" w:hAnsi="Lucida Console" w:cs="Courier New"/>
          <w:color w:val="000000" w:themeColor="text1"/>
          <w:sz w:val="19"/>
          <w:szCs w:val="19"/>
        </w:rPr>
      </w:pPr>
      <w:ins w:id="2054"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window.getChildren</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).add(part);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55" w:author="Unknown"/>
          <w:rFonts w:ascii="Lucida Console" w:eastAsia="Times New Roman" w:hAnsi="Lucida Console" w:cs="Courier New"/>
          <w:color w:val="000000" w:themeColor="text1"/>
          <w:sz w:val="19"/>
          <w:szCs w:val="19"/>
        </w:rPr>
      </w:pPr>
      <w:ins w:id="2056"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057" w:author="Unknown"/>
          <w:rFonts w:ascii="Lucida Console" w:eastAsia="Times New Roman" w:hAnsi="Lucida Console" w:cs="Courier New"/>
          <w:color w:val="000000" w:themeColor="text1"/>
          <w:sz w:val="19"/>
          <w:szCs w:val="19"/>
        </w:rPr>
      </w:pPr>
      <w:ins w:id="2058"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300" w:after="0" w:line="240" w:lineRule="auto"/>
        <w:outlineLvl w:val="1"/>
        <w:rPr>
          <w:ins w:id="2059" w:author="Unknown"/>
          <w:rFonts w:ascii="Arial" w:eastAsia="Times New Roman" w:hAnsi="Arial" w:cs="Arial"/>
          <w:b/>
          <w:bCs/>
          <w:color w:val="000000" w:themeColor="text1"/>
          <w:sz w:val="45"/>
          <w:szCs w:val="45"/>
        </w:rPr>
      </w:pPr>
      <w:bookmarkStart w:id="2060" w:name="modeladdons"/>
      <w:bookmarkEnd w:id="2060"/>
      <w:ins w:id="2061" w:author="Unknown">
        <w:r w:rsidRPr="00ED215B">
          <w:rPr>
            <w:rFonts w:ascii="Arial" w:eastAsia="Times New Roman" w:hAnsi="Arial" w:cs="Arial"/>
            <w:b/>
            <w:bCs/>
            <w:color w:val="000000" w:themeColor="text1"/>
            <w:sz w:val="45"/>
            <w:szCs w:val="45"/>
          </w:rPr>
          <w:t xml:space="preserve">25. Model </w:t>
        </w:r>
        <w:proofErr w:type="spellStart"/>
        <w:r w:rsidRPr="00ED215B">
          <w:rPr>
            <w:rFonts w:ascii="Arial" w:eastAsia="Times New Roman" w:hAnsi="Arial" w:cs="Arial"/>
            <w:b/>
            <w:bCs/>
            <w:color w:val="000000" w:themeColor="text1"/>
            <w:sz w:val="45"/>
            <w:szCs w:val="45"/>
          </w:rPr>
          <w:t>Addons</w:t>
        </w:r>
        <w:proofErr w:type="spellEnd"/>
        <w:r w:rsidRPr="00ED215B">
          <w:rPr>
            <w:rFonts w:ascii="Arial" w:eastAsia="Times New Roman" w:hAnsi="Arial" w:cs="Arial"/>
            <w:b/>
            <w:bCs/>
            <w:color w:val="000000" w:themeColor="text1"/>
            <w:sz w:val="45"/>
            <w:szCs w:val="45"/>
          </w:rPr>
          <w:t xml:space="preserve"> </w:t>
        </w:r>
      </w:ins>
    </w:p>
    <w:p w:rsidR="00ED215B" w:rsidRPr="00ED215B" w:rsidRDefault="00ED215B" w:rsidP="00ED215B">
      <w:pPr>
        <w:shd w:val="clear" w:color="auto" w:fill="FFFFFF"/>
        <w:spacing w:after="0" w:line="240" w:lineRule="auto"/>
        <w:outlineLvl w:val="2"/>
        <w:rPr>
          <w:ins w:id="2062" w:author="Unknown"/>
          <w:rFonts w:ascii="Arial" w:eastAsia="Times New Roman" w:hAnsi="Arial" w:cs="Arial"/>
          <w:b/>
          <w:bCs/>
          <w:color w:val="000000" w:themeColor="text1"/>
          <w:sz w:val="30"/>
          <w:szCs w:val="30"/>
        </w:rPr>
      </w:pPr>
      <w:bookmarkStart w:id="2063" w:name="modeladdons_overview"/>
      <w:bookmarkEnd w:id="2063"/>
      <w:ins w:id="2064" w:author="Unknown">
        <w:r w:rsidRPr="00ED215B">
          <w:rPr>
            <w:rFonts w:ascii="Arial" w:eastAsia="Times New Roman" w:hAnsi="Arial" w:cs="Arial"/>
            <w:b/>
            <w:bCs/>
            <w:color w:val="000000" w:themeColor="text1"/>
            <w:sz w:val="30"/>
            <w:szCs w:val="30"/>
          </w:rPr>
          <w:t xml:space="preserve">25.1. Overview </w:t>
        </w:r>
      </w:ins>
    </w:p>
    <w:p w:rsidR="00ED215B" w:rsidRPr="00ED215B" w:rsidRDefault="00ED215B" w:rsidP="00ED215B">
      <w:pPr>
        <w:shd w:val="clear" w:color="auto" w:fill="FFFFFF"/>
        <w:spacing w:before="100" w:beforeAutospacing="1" w:after="100" w:afterAutospacing="1" w:line="240" w:lineRule="auto"/>
        <w:ind w:left="150" w:right="150"/>
        <w:rPr>
          <w:ins w:id="2065" w:author="Unknown"/>
          <w:rFonts w:ascii="Arial" w:eastAsia="Times New Roman" w:hAnsi="Arial" w:cs="Arial"/>
          <w:color w:val="000000" w:themeColor="text1"/>
          <w:sz w:val="24"/>
          <w:szCs w:val="24"/>
        </w:rPr>
      </w:pPr>
      <w:ins w:id="2066" w:author="Unknown">
        <w:r w:rsidRPr="00ED215B">
          <w:rPr>
            <w:rFonts w:ascii="Arial" w:eastAsia="Times New Roman" w:hAnsi="Arial" w:cs="Arial"/>
            <w:color w:val="000000" w:themeColor="text1"/>
            <w:sz w:val="24"/>
            <w:szCs w:val="24"/>
          </w:rPr>
          <w:t xml:space="preserve">Eclipse 4 tries to keep the core framework as minimal as possible. </w:t>
        </w:r>
        <w:proofErr w:type="spellStart"/>
        <w:r w:rsidRPr="00ED215B">
          <w:rPr>
            <w:rFonts w:ascii="Courier New" w:eastAsia="Times New Roman" w:hAnsi="Courier New" w:cs="Courier New"/>
            <w:color w:val="000000" w:themeColor="text1"/>
            <w:sz w:val="29"/>
          </w:rPr>
          <w:t>Addons</w:t>
        </w:r>
        <w:proofErr w:type="spellEnd"/>
        <w:r w:rsidRPr="00ED215B">
          <w:rPr>
            <w:rFonts w:ascii="Arial" w:eastAsia="Times New Roman" w:hAnsi="Arial" w:cs="Arial"/>
            <w:color w:val="000000" w:themeColor="text1"/>
            <w:sz w:val="24"/>
            <w:szCs w:val="24"/>
          </w:rPr>
          <w:t xml:space="preserve"> model object can be registered globally on the application model and can enhance the application with additional functionality. </w:t>
        </w:r>
        <w:proofErr w:type="spellStart"/>
        <w:r w:rsidRPr="00ED215B">
          <w:rPr>
            <w:rFonts w:ascii="Courier New" w:eastAsia="Times New Roman" w:hAnsi="Courier New" w:cs="Courier New"/>
            <w:color w:val="000000" w:themeColor="text1"/>
            <w:sz w:val="29"/>
          </w:rPr>
          <w:t>Addons</w:t>
        </w:r>
        <w:proofErr w:type="spellEnd"/>
        <w:r w:rsidRPr="00ED215B">
          <w:rPr>
            <w:rFonts w:ascii="Arial" w:eastAsia="Times New Roman" w:hAnsi="Arial" w:cs="Arial"/>
            <w:color w:val="000000" w:themeColor="text1"/>
            <w:sz w:val="24"/>
            <w:szCs w:val="24"/>
          </w:rPr>
          <w:t xml:space="preserve"> are normal Java objects. </w:t>
        </w:r>
      </w:ins>
    </w:p>
    <w:p w:rsidR="00ED215B" w:rsidRPr="00ED215B" w:rsidRDefault="00ED215B" w:rsidP="00ED215B">
      <w:pPr>
        <w:shd w:val="clear" w:color="auto" w:fill="FFFFFF"/>
        <w:spacing w:before="100" w:beforeAutospacing="1" w:after="100" w:afterAutospacing="1" w:line="240" w:lineRule="auto"/>
        <w:ind w:left="150" w:right="150"/>
        <w:rPr>
          <w:ins w:id="2067" w:author="Unknown"/>
          <w:rFonts w:ascii="Arial" w:eastAsia="Times New Roman" w:hAnsi="Arial" w:cs="Arial"/>
          <w:color w:val="000000" w:themeColor="text1"/>
          <w:sz w:val="24"/>
          <w:szCs w:val="24"/>
        </w:rPr>
      </w:pPr>
      <w:proofErr w:type="spellStart"/>
      <w:ins w:id="2068" w:author="Unknown">
        <w:r w:rsidRPr="00ED215B">
          <w:rPr>
            <w:rFonts w:ascii="Courier New" w:eastAsia="Times New Roman" w:hAnsi="Courier New" w:cs="Courier New"/>
            <w:color w:val="000000" w:themeColor="text1"/>
            <w:sz w:val="29"/>
          </w:rPr>
          <w:t>Addons</w:t>
        </w:r>
        <w:proofErr w:type="spellEnd"/>
        <w:r w:rsidRPr="00ED215B">
          <w:rPr>
            <w:rFonts w:ascii="Arial" w:eastAsia="Times New Roman" w:hAnsi="Arial" w:cs="Arial"/>
            <w:color w:val="000000" w:themeColor="text1"/>
            <w:sz w:val="24"/>
            <w:szCs w:val="24"/>
          </w:rPr>
          <w:t xml:space="preserve"> use the </w:t>
        </w:r>
        <w:proofErr w:type="spellStart"/>
        <w:r w:rsidRPr="00ED215B">
          <w:rPr>
            <w:rFonts w:ascii="Courier New" w:eastAsia="Times New Roman" w:hAnsi="Courier New" w:cs="Courier New"/>
            <w:color w:val="000000" w:themeColor="text1"/>
            <w:sz w:val="29"/>
          </w:rPr>
          <w:t>bundleclass</w:t>
        </w:r>
        <w:proofErr w:type="spellEnd"/>
        <w:proofErr w:type="gramStart"/>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URI convention in the application model to refer to the Java objects. </w:t>
        </w:r>
      </w:ins>
    </w:p>
    <w:p w:rsidR="00ED215B" w:rsidRPr="00ED215B" w:rsidRDefault="00ED215B" w:rsidP="00ED215B">
      <w:pPr>
        <w:shd w:val="clear" w:color="auto" w:fill="FFFFFF"/>
        <w:spacing w:before="100" w:beforeAutospacing="1" w:after="100" w:afterAutospacing="1" w:line="240" w:lineRule="auto"/>
        <w:ind w:left="150" w:right="150"/>
        <w:rPr>
          <w:ins w:id="2069" w:author="Unknown"/>
          <w:rFonts w:ascii="Arial" w:eastAsia="Times New Roman" w:hAnsi="Arial" w:cs="Arial"/>
          <w:color w:val="000000" w:themeColor="text1"/>
          <w:sz w:val="24"/>
          <w:szCs w:val="24"/>
        </w:rPr>
      </w:pPr>
      <w:ins w:id="2070" w:author="Unknown">
        <w:r w:rsidRPr="00ED215B">
          <w:rPr>
            <w:rFonts w:ascii="Arial" w:eastAsia="Times New Roman" w:hAnsi="Arial" w:cs="Arial"/>
            <w:color w:val="000000" w:themeColor="text1"/>
            <w:sz w:val="24"/>
            <w:szCs w:val="24"/>
          </w:rPr>
          <w:t xml:space="preserve">Having these </w:t>
        </w:r>
        <w:proofErr w:type="spellStart"/>
        <w:r w:rsidRPr="00ED215B">
          <w:rPr>
            <w:rFonts w:ascii="Arial" w:eastAsia="Times New Roman" w:hAnsi="Arial" w:cs="Arial"/>
            <w:color w:val="000000" w:themeColor="text1"/>
            <w:sz w:val="24"/>
            <w:szCs w:val="24"/>
          </w:rPr>
          <w:t>Addons</w:t>
        </w:r>
        <w:proofErr w:type="spellEnd"/>
        <w:r w:rsidRPr="00ED215B">
          <w:rPr>
            <w:rFonts w:ascii="Arial" w:eastAsia="Times New Roman" w:hAnsi="Arial" w:cs="Arial"/>
            <w:color w:val="000000" w:themeColor="text1"/>
            <w:sz w:val="24"/>
            <w:szCs w:val="24"/>
          </w:rPr>
          <w:t xml:space="preserve"> registered allows them to be enhanced or replaced by the Eclipse platform team or by a customer specific implementation in case the need arises. </w:t>
        </w:r>
      </w:ins>
    </w:p>
    <w:p w:rsidR="00ED215B" w:rsidRPr="00ED215B" w:rsidRDefault="00ED215B" w:rsidP="00ED215B">
      <w:pPr>
        <w:shd w:val="clear" w:color="auto" w:fill="FFFFFF"/>
        <w:spacing w:after="0" w:line="240" w:lineRule="auto"/>
        <w:outlineLvl w:val="2"/>
        <w:rPr>
          <w:ins w:id="2071" w:author="Unknown"/>
          <w:rFonts w:ascii="Arial" w:eastAsia="Times New Roman" w:hAnsi="Arial" w:cs="Arial"/>
          <w:b/>
          <w:bCs/>
          <w:color w:val="000000" w:themeColor="text1"/>
          <w:sz w:val="30"/>
          <w:szCs w:val="30"/>
        </w:rPr>
      </w:pPr>
      <w:bookmarkStart w:id="2072" w:name="modeladdons_standard"/>
      <w:bookmarkEnd w:id="2072"/>
      <w:ins w:id="2073" w:author="Unknown">
        <w:r w:rsidRPr="00ED215B">
          <w:rPr>
            <w:rFonts w:ascii="Arial" w:eastAsia="Times New Roman" w:hAnsi="Arial" w:cs="Arial"/>
            <w:b/>
            <w:bCs/>
            <w:color w:val="000000" w:themeColor="text1"/>
            <w:sz w:val="30"/>
            <w:szCs w:val="30"/>
          </w:rPr>
          <w:lastRenderedPageBreak/>
          <w:t xml:space="preserve">25.2. Framework </w:t>
        </w:r>
        <w:proofErr w:type="spellStart"/>
        <w:r w:rsidRPr="00ED215B">
          <w:rPr>
            <w:rFonts w:ascii="Arial" w:eastAsia="Times New Roman" w:hAnsi="Arial" w:cs="Arial"/>
            <w:b/>
            <w:bCs/>
            <w:color w:val="000000" w:themeColor="text1"/>
            <w:sz w:val="30"/>
            <w:szCs w:val="30"/>
          </w:rPr>
          <w:t>Addons</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074" w:author="Unknown"/>
          <w:rFonts w:ascii="Arial" w:eastAsia="Times New Roman" w:hAnsi="Arial" w:cs="Arial"/>
          <w:color w:val="000000" w:themeColor="text1"/>
          <w:sz w:val="24"/>
          <w:szCs w:val="24"/>
        </w:rPr>
      </w:pPr>
      <w:ins w:id="2075" w:author="Unknown">
        <w:r w:rsidRPr="00ED215B">
          <w:rPr>
            <w:rFonts w:ascii="Arial" w:eastAsia="Times New Roman" w:hAnsi="Arial" w:cs="Arial"/>
            <w:color w:val="000000" w:themeColor="text1"/>
            <w:sz w:val="24"/>
            <w:szCs w:val="24"/>
          </w:rPr>
          <w:t xml:space="preserve">Currently the following standard </w:t>
        </w:r>
        <w:proofErr w:type="spellStart"/>
        <w:r w:rsidRPr="00ED215B">
          <w:rPr>
            <w:rFonts w:ascii="Arial" w:eastAsia="Times New Roman" w:hAnsi="Arial" w:cs="Arial"/>
            <w:color w:val="000000" w:themeColor="text1"/>
            <w:sz w:val="24"/>
            <w:szCs w:val="24"/>
          </w:rPr>
          <w:t>Addons</w:t>
        </w:r>
        <w:proofErr w:type="spellEnd"/>
        <w:r w:rsidRPr="00ED215B">
          <w:rPr>
            <w:rFonts w:ascii="Arial" w:eastAsia="Times New Roman" w:hAnsi="Arial" w:cs="Arial"/>
            <w:color w:val="000000" w:themeColor="text1"/>
            <w:sz w:val="24"/>
            <w:szCs w:val="24"/>
          </w:rPr>
          <w:t xml:space="preserve"> are useful for Eclipse applications. Their class names give an indication of their provided functionality. Check their </w:t>
        </w:r>
        <w:proofErr w:type="spellStart"/>
        <w:r w:rsidRPr="00ED215B">
          <w:rPr>
            <w:rFonts w:ascii="Arial" w:eastAsia="Times New Roman" w:hAnsi="Arial" w:cs="Arial"/>
            <w:color w:val="000000" w:themeColor="text1"/>
            <w:sz w:val="24"/>
            <w:szCs w:val="24"/>
          </w:rPr>
          <w:t>Javadoc</w:t>
        </w:r>
        <w:proofErr w:type="spellEnd"/>
        <w:r w:rsidRPr="00ED215B">
          <w:rPr>
            <w:rFonts w:ascii="Arial" w:eastAsia="Times New Roman" w:hAnsi="Arial" w:cs="Arial"/>
            <w:color w:val="000000" w:themeColor="text1"/>
            <w:sz w:val="24"/>
            <w:szCs w:val="24"/>
          </w:rPr>
          <w:t xml:space="preserve"> to get a short description of their purpose. </w:t>
        </w:r>
      </w:ins>
    </w:p>
    <w:p w:rsidR="00ED215B" w:rsidRPr="00ED215B" w:rsidRDefault="00ED215B" w:rsidP="00ED215B">
      <w:pPr>
        <w:numPr>
          <w:ilvl w:val="0"/>
          <w:numId w:val="9"/>
        </w:numPr>
        <w:shd w:val="clear" w:color="auto" w:fill="FFFFFF"/>
        <w:spacing w:before="100" w:beforeAutospacing="1" w:after="100" w:afterAutospacing="1" w:line="240" w:lineRule="auto"/>
        <w:ind w:left="870" w:right="150"/>
        <w:rPr>
          <w:ins w:id="2076" w:author="Unknown"/>
          <w:rFonts w:ascii="Arial" w:eastAsia="Times New Roman" w:hAnsi="Arial" w:cs="Arial"/>
          <w:color w:val="000000" w:themeColor="text1"/>
          <w:sz w:val="24"/>
          <w:szCs w:val="24"/>
        </w:rPr>
      </w:pPr>
      <w:proofErr w:type="spellStart"/>
      <w:ins w:id="2077" w:author="Unknown">
        <w:r w:rsidRPr="00ED215B">
          <w:rPr>
            <w:rFonts w:ascii="Arial" w:eastAsia="Times New Roman" w:hAnsi="Arial" w:cs="Arial"/>
            <w:color w:val="000000" w:themeColor="text1"/>
            <w:sz w:val="24"/>
            <w:szCs w:val="24"/>
          </w:rPr>
          <w:t>CommandServiceAddon</w:t>
        </w:r>
        <w:proofErr w:type="spellEnd"/>
      </w:ins>
    </w:p>
    <w:p w:rsidR="00ED215B" w:rsidRPr="00ED215B" w:rsidRDefault="00ED215B" w:rsidP="00ED215B">
      <w:pPr>
        <w:numPr>
          <w:ilvl w:val="0"/>
          <w:numId w:val="9"/>
        </w:numPr>
        <w:shd w:val="clear" w:color="auto" w:fill="FFFFFF"/>
        <w:spacing w:before="100" w:beforeAutospacing="1" w:after="100" w:afterAutospacing="1" w:line="240" w:lineRule="auto"/>
        <w:ind w:left="870" w:right="150"/>
        <w:rPr>
          <w:ins w:id="2078" w:author="Unknown"/>
          <w:rFonts w:ascii="Arial" w:eastAsia="Times New Roman" w:hAnsi="Arial" w:cs="Arial"/>
          <w:color w:val="000000" w:themeColor="text1"/>
          <w:sz w:val="24"/>
          <w:szCs w:val="24"/>
        </w:rPr>
      </w:pPr>
      <w:proofErr w:type="spellStart"/>
      <w:ins w:id="2079" w:author="Unknown">
        <w:r w:rsidRPr="00ED215B">
          <w:rPr>
            <w:rFonts w:ascii="Arial" w:eastAsia="Times New Roman" w:hAnsi="Arial" w:cs="Arial"/>
            <w:color w:val="000000" w:themeColor="text1"/>
            <w:sz w:val="24"/>
            <w:szCs w:val="24"/>
          </w:rPr>
          <w:t>ContextServiceAddon</w:t>
        </w:r>
        <w:proofErr w:type="spellEnd"/>
      </w:ins>
    </w:p>
    <w:p w:rsidR="00ED215B" w:rsidRPr="00ED215B" w:rsidRDefault="00ED215B" w:rsidP="00ED215B">
      <w:pPr>
        <w:numPr>
          <w:ilvl w:val="0"/>
          <w:numId w:val="9"/>
        </w:numPr>
        <w:shd w:val="clear" w:color="auto" w:fill="FFFFFF"/>
        <w:spacing w:before="100" w:beforeAutospacing="1" w:after="100" w:afterAutospacing="1" w:line="240" w:lineRule="auto"/>
        <w:ind w:left="870" w:right="150"/>
        <w:rPr>
          <w:ins w:id="2080" w:author="Unknown"/>
          <w:rFonts w:ascii="Arial" w:eastAsia="Times New Roman" w:hAnsi="Arial" w:cs="Arial"/>
          <w:color w:val="000000" w:themeColor="text1"/>
          <w:sz w:val="24"/>
          <w:szCs w:val="24"/>
        </w:rPr>
      </w:pPr>
      <w:proofErr w:type="spellStart"/>
      <w:ins w:id="2081" w:author="Unknown">
        <w:r w:rsidRPr="00ED215B">
          <w:rPr>
            <w:rFonts w:ascii="Arial" w:eastAsia="Times New Roman" w:hAnsi="Arial" w:cs="Arial"/>
            <w:color w:val="000000" w:themeColor="text1"/>
            <w:sz w:val="24"/>
            <w:szCs w:val="24"/>
          </w:rPr>
          <w:t>BindingServiceAddon</w:t>
        </w:r>
        <w:proofErr w:type="spellEnd"/>
      </w:ins>
    </w:p>
    <w:p w:rsidR="00ED215B" w:rsidRPr="00ED215B" w:rsidRDefault="00ED215B" w:rsidP="00ED215B">
      <w:pPr>
        <w:numPr>
          <w:ilvl w:val="0"/>
          <w:numId w:val="9"/>
        </w:numPr>
        <w:shd w:val="clear" w:color="auto" w:fill="FFFFFF"/>
        <w:spacing w:before="100" w:beforeAutospacing="1" w:after="100" w:afterAutospacing="1" w:line="240" w:lineRule="auto"/>
        <w:ind w:left="870" w:right="150"/>
        <w:rPr>
          <w:ins w:id="2082" w:author="Unknown"/>
          <w:rFonts w:ascii="Arial" w:eastAsia="Times New Roman" w:hAnsi="Arial" w:cs="Arial"/>
          <w:color w:val="000000" w:themeColor="text1"/>
          <w:sz w:val="24"/>
          <w:szCs w:val="24"/>
        </w:rPr>
      </w:pPr>
      <w:proofErr w:type="spellStart"/>
      <w:ins w:id="2083" w:author="Unknown">
        <w:r w:rsidRPr="00ED215B">
          <w:rPr>
            <w:rFonts w:ascii="Arial" w:eastAsia="Times New Roman" w:hAnsi="Arial" w:cs="Arial"/>
            <w:color w:val="000000" w:themeColor="text1"/>
            <w:sz w:val="24"/>
            <w:szCs w:val="24"/>
          </w:rPr>
          <w:t>CommandProcessingAddon</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numPr>
          <w:ilvl w:val="0"/>
          <w:numId w:val="9"/>
        </w:numPr>
        <w:shd w:val="clear" w:color="auto" w:fill="FFFFFF"/>
        <w:spacing w:before="100" w:beforeAutospacing="1" w:after="100" w:afterAutospacing="1" w:line="240" w:lineRule="auto"/>
        <w:ind w:left="870" w:right="150"/>
        <w:rPr>
          <w:ins w:id="2084" w:author="Unknown"/>
          <w:rFonts w:ascii="Arial" w:eastAsia="Times New Roman" w:hAnsi="Arial" w:cs="Arial"/>
          <w:color w:val="000000" w:themeColor="text1"/>
          <w:sz w:val="24"/>
          <w:szCs w:val="24"/>
        </w:rPr>
      </w:pPr>
      <w:proofErr w:type="spellStart"/>
      <w:ins w:id="2085" w:author="Unknown">
        <w:r w:rsidRPr="00ED215B">
          <w:rPr>
            <w:rFonts w:ascii="Arial" w:eastAsia="Times New Roman" w:hAnsi="Arial" w:cs="Arial"/>
            <w:color w:val="000000" w:themeColor="text1"/>
            <w:sz w:val="24"/>
            <w:szCs w:val="24"/>
          </w:rPr>
          <w:t>ContextProcessingAddon</w:t>
        </w:r>
        <w:proofErr w:type="spellEnd"/>
      </w:ins>
    </w:p>
    <w:p w:rsidR="00ED215B" w:rsidRPr="00ED215B" w:rsidRDefault="00ED215B" w:rsidP="00ED215B">
      <w:pPr>
        <w:numPr>
          <w:ilvl w:val="0"/>
          <w:numId w:val="9"/>
        </w:numPr>
        <w:shd w:val="clear" w:color="auto" w:fill="FFFFFF"/>
        <w:spacing w:before="100" w:beforeAutospacing="1" w:after="100" w:afterAutospacing="1" w:line="240" w:lineRule="auto"/>
        <w:ind w:left="870" w:right="150"/>
        <w:rPr>
          <w:ins w:id="2086" w:author="Unknown"/>
          <w:rFonts w:ascii="Arial" w:eastAsia="Times New Roman" w:hAnsi="Arial" w:cs="Arial"/>
          <w:color w:val="000000" w:themeColor="text1"/>
          <w:sz w:val="24"/>
          <w:szCs w:val="24"/>
        </w:rPr>
      </w:pPr>
      <w:proofErr w:type="spellStart"/>
      <w:ins w:id="2087" w:author="Unknown">
        <w:r w:rsidRPr="00ED215B">
          <w:rPr>
            <w:rFonts w:ascii="Arial" w:eastAsia="Times New Roman" w:hAnsi="Arial" w:cs="Arial"/>
            <w:color w:val="000000" w:themeColor="text1"/>
            <w:sz w:val="24"/>
            <w:szCs w:val="24"/>
          </w:rPr>
          <w:t>BindingProcessingAddon</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outlineLvl w:val="2"/>
        <w:rPr>
          <w:ins w:id="2088" w:author="Unknown"/>
          <w:rFonts w:ascii="Arial" w:eastAsia="Times New Roman" w:hAnsi="Arial" w:cs="Arial"/>
          <w:b/>
          <w:bCs/>
          <w:color w:val="000000" w:themeColor="text1"/>
          <w:sz w:val="30"/>
          <w:szCs w:val="30"/>
        </w:rPr>
      </w:pPr>
      <w:bookmarkStart w:id="2089" w:name="modeladdons_swtaddons"/>
      <w:bookmarkEnd w:id="2089"/>
      <w:ins w:id="2090" w:author="Unknown">
        <w:r w:rsidRPr="00ED215B">
          <w:rPr>
            <w:rFonts w:ascii="Arial" w:eastAsia="Times New Roman" w:hAnsi="Arial" w:cs="Arial"/>
            <w:b/>
            <w:bCs/>
            <w:color w:val="000000" w:themeColor="text1"/>
            <w:sz w:val="30"/>
            <w:szCs w:val="30"/>
          </w:rPr>
          <w:t xml:space="preserve">25.3. Additional SWT </w:t>
        </w:r>
        <w:proofErr w:type="spellStart"/>
        <w:r w:rsidRPr="00ED215B">
          <w:rPr>
            <w:rFonts w:ascii="Arial" w:eastAsia="Times New Roman" w:hAnsi="Arial" w:cs="Arial"/>
            <w:b/>
            <w:bCs/>
            <w:color w:val="000000" w:themeColor="text1"/>
            <w:sz w:val="30"/>
            <w:szCs w:val="30"/>
          </w:rPr>
          <w:t>addons</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091" w:author="Unknown"/>
          <w:rFonts w:ascii="Arial" w:eastAsia="Times New Roman" w:hAnsi="Arial" w:cs="Arial"/>
          <w:color w:val="000000" w:themeColor="text1"/>
          <w:sz w:val="24"/>
          <w:szCs w:val="24"/>
        </w:rPr>
      </w:pPr>
      <w:ins w:id="2092" w:author="Unknown">
        <w:r w:rsidRPr="00ED215B">
          <w:rPr>
            <w:rFonts w:ascii="Arial" w:eastAsia="Times New Roman" w:hAnsi="Arial" w:cs="Arial"/>
            <w:color w:val="000000" w:themeColor="text1"/>
            <w:sz w:val="24"/>
            <w:szCs w:val="24"/>
          </w:rPr>
          <w:t xml:space="preserve">Additional </w:t>
        </w:r>
        <w:proofErr w:type="spellStart"/>
        <w:r w:rsidRPr="00ED215B">
          <w:rPr>
            <w:rFonts w:ascii="Arial" w:eastAsia="Times New Roman" w:hAnsi="Arial" w:cs="Arial"/>
            <w:color w:val="000000" w:themeColor="text1"/>
            <w:sz w:val="24"/>
            <w:szCs w:val="24"/>
          </w:rPr>
          <w:t>Addons</w:t>
        </w:r>
        <w:proofErr w:type="spellEnd"/>
        <w:r w:rsidRPr="00ED215B">
          <w:rPr>
            <w:rFonts w:ascii="Arial" w:eastAsia="Times New Roman" w:hAnsi="Arial" w:cs="Arial"/>
            <w:color w:val="000000" w:themeColor="text1"/>
            <w:sz w:val="24"/>
            <w:szCs w:val="24"/>
          </w:rPr>
          <w:t xml:space="preserve"> are available, e.g. to support drag-and-drop of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in your application. </w:t>
        </w:r>
      </w:ins>
    </w:p>
    <w:p w:rsidR="00ED215B" w:rsidRPr="00ED215B" w:rsidRDefault="00ED215B" w:rsidP="00ED215B">
      <w:pPr>
        <w:shd w:val="clear" w:color="auto" w:fill="FFFFFF"/>
        <w:spacing w:before="100" w:beforeAutospacing="1" w:after="100" w:afterAutospacing="1" w:line="240" w:lineRule="auto"/>
        <w:ind w:left="150" w:right="150"/>
        <w:rPr>
          <w:ins w:id="2093" w:author="Unknown"/>
          <w:rFonts w:ascii="Arial" w:eastAsia="Times New Roman" w:hAnsi="Arial" w:cs="Arial"/>
          <w:color w:val="000000" w:themeColor="text1"/>
          <w:sz w:val="24"/>
          <w:szCs w:val="24"/>
        </w:rPr>
      </w:pPr>
      <w:ins w:id="2094" w:author="Unknown">
        <w:r w:rsidRPr="00ED215B">
          <w:rPr>
            <w:rFonts w:ascii="Arial" w:eastAsia="Times New Roman" w:hAnsi="Arial" w:cs="Arial"/>
            <w:color w:val="000000" w:themeColor="text1"/>
            <w:sz w:val="24"/>
            <w:szCs w:val="24"/>
          </w:rPr>
          <w:t xml:space="preserve">To support drag-and-drop for </w:t>
        </w:r>
        <w:r w:rsidRPr="00ED215B">
          <w:rPr>
            <w:rFonts w:ascii="Arial" w:eastAsia="Times New Roman" w:hAnsi="Arial" w:cs="Arial"/>
            <w:i/>
            <w:iCs/>
            <w:color w:val="000000" w:themeColor="text1"/>
            <w:sz w:val="24"/>
            <w:szCs w:val="24"/>
          </w:rPr>
          <w:t>Parts</w:t>
        </w:r>
        <w:r w:rsidRPr="00ED215B">
          <w:rPr>
            <w:rFonts w:ascii="Arial" w:eastAsia="Times New Roman" w:hAnsi="Arial" w:cs="Arial"/>
            <w:color w:val="000000" w:themeColor="text1"/>
            <w:sz w:val="24"/>
            <w:szCs w:val="24"/>
          </w:rPr>
          <w:t xml:space="preserve"> you need to add the </w:t>
        </w:r>
        <w:r w:rsidRPr="00ED215B">
          <w:rPr>
            <w:rFonts w:ascii="Courier New" w:eastAsia="Times New Roman" w:hAnsi="Courier New" w:cs="Courier New"/>
            <w:color w:val="000000" w:themeColor="text1"/>
            <w:sz w:val="29"/>
          </w:rPr>
          <w:t>org.eclipse.e4.ui.workbench.addons.swt</w:t>
        </w:r>
        <w:r w:rsidRPr="00ED215B">
          <w:rPr>
            <w:rFonts w:ascii="Arial" w:eastAsia="Times New Roman" w:hAnsi="Arial" w:cs="Arial"/>
            <w:color w:val="000000" w:themeColor="text1"/>
            <w:sz w:val="24"/>
            <w:szCs w:val="24"/>
          </w:rPr>
          <w:t xml:space="preserve"> plug-in to your product configuration file. Then you can use the </w:t>
        </w:r>
        <w:proofErr w:type="spellStart"/>
        <w:r w:rsidRPr="00ED215B">
          <w:rPr>
            <w:rFonts w:ascii="Courier New" w:eastAsia="Times New Roman" w:hAnsi="Courier New" w:cs="Courier New"/>
            <w:color w:val="000000" w:themeColor="text1"/>
            <w:sz w:val="29"/>
          </w:rPr>
          <w:t>DnDAddon</w:t>
        </w:r>
        <w:proofErr w:type="spellEnd"/>
        <w:r w:rsidRPr="00ED215B">
          <w:rPr>
            <w:rFonts w:ascii="Arial" w:eastAsia="Times New Roman" w:hAnsi="Arial" w:cs="Arial"/>
            <w:color w:val="000000" w:themeColor="text1"/>
            <w:sz w:val="24"/>
            <w:szCs w:val="24"/>
          </w:rPr>
          <w:t xml:space="preserve"> and the </w:t>
        </w:r>
        <w:proofErr w:type="spellStart"/>
        <w:r w:rsidRPr="00ED215B">
          <w:rPr>
            <w:rFonts w:ascii="Courier New" w:eastAsia="Times New Roman" w:hAnsi="Courier New" w:cs="Courier New"/>
            <w:color w:val="000000" w:themeColor="text1"/>
            <w:sz w:val="29"/>
          </w:rPr>
          <w:t>CleanupAddon</w:t>
        </w:r>
        <w:proofErr w:type="spellEnd"/>
        <w:r w:rsidRPr="00ED215B">
          <w:rPr>
            <w:rFonts w:ascii="Arial" w:eastAsia="Times New Roman" w:hAnsi="Arial" w:cs="Arial"/>
            <w:color w:val="000000" w:themeColor="text1"/>
            <w:sz w:val="24"/>
            <w:szCs w:val="24"/>
          </w:rPr>
          <w:t xml:space="preserve"> from this bundle as </w:t>
        </w:r>
        <w:proofErr w:type="spellStart"/>
        <w:r w:rsidRPr="00ED215B">
          <w:rPr>
            <w:rFonts w:ascii="Arial" w:eastAsia="Times New Roman" w:hAnsi="Arial" w:cs="Arial"/>
            <w:color w:val="000000" w:themeColor="text1"/>
            <w:sz w:val="24"/>
            <w:szCs w:val="24"/>
          </w:rPr>
          <w:t>Addons</w:t>
        </w:r>
        <w:proofErr w:type="spellEnd"/>
        <w:r w:rsidRPr="00ED215B">
          <w:rPr>
            <w:rFonts w:ascii="Arial" w:eastAsia="Times New Roman" w:hAnsi="Arial" w:cs="Arial"/>
            <w:color w:val="000000" w:themeColor="text1"/>
            <w:sz w:val="24"/>
            <w:szCs w:val="24"/>
          </w:rPr>
          <w:t xml:space="preserve"> in your application model. This plug-in contains also the </w:t>
        </w:r>
        <w:proofErr w:type="spellStart"/>
        <w:r w:rsidRPr="00ED215B">
          <w:rPr>
            <w:rFonts w:ascii="Courier New" w:eastAsia="Times New Roman" w:hAnsi="Courier New" w:cs="Courier New"/>
            <w:color w:val="000000" w:themeColor="text1"/>
            <w:sz w:val="29"/>
          </w:rPr>
          <w:t>MinMax</w:t>
        </w:r>
        <w:proofErr w:type="spellEnd"/>
        <w:r w:rsidRPr="00ED215B">
          <w:rPr>
            <w:rFonts w:ascii="Arial" w:eastAsia="Times New Roman" w:hAnsi="Arial" w:cs="Arial"/>
            <w:color w:val="000000" w:themeColor="text1"/>
            <w:sz w:val="24"/>
            <w:szCs w:val="24"/>
          </w:rPr>
          <w:t xml:space="preserve"> add-on which adds </w:t>
        </w:r>
        <w:proofErr w:type="gramStart"/>
        <w:r w:rsidRPr="00ED215B">
          <w:rPr>
            <w:rFonts w:ascii="Arial" w:eastAsia="Times New Roman" w:hAnsi="Arial" w:cs="Arial"/>
            <w:color w:val="000000" w:themeColor="text1"/>
            <w:sz w:val="24"/>
            <w:szCs w:val="24"/>
          </w:rPr>
          <w:t>the minimize</w:t>
        </w:r>
        <w:proofErr w:type="gramEnd"/>
        <w:r w:rsidRPr="00ED215B">
          <w:rPr>
            <w:rFonts w:ascii="Arial" w:eastAsia="Times New Roman" w:hAnsi="Arial" w:cs="Arial"/>
            <w:color w:val="000000" w:themeColor="text1"/>
            <w:sz w:val="24"/>
            <w:szCs w:val="24"/>
          </w:rPr>
          <w:t xml:space="preserve"> and maximize functionality to your </w:t>
        </w:r>
        <w:proofErr w:type="spellStart"/>
        <w:r w:rsidRPr="00ED215B">
          <w:rPr>
            <w:rFonts w:ascii="Arial" w:eastAsia="Times New Roman" w:hAnsi="Arial" w:cs="Arial"/>
            <w:color w:val="000000" w:themeColor="text1"/>
            <w:sz w:val="24"/>
            <w:szCs w:val="24"/>
          </w:rPr>
          <w:t>applicatoion</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095" w:author="Unknown"/>
          <w:rFonts w:ascii="Arial" w:eastAsia="Times New Roman" w:hAnsi="Arial" w:cs="Arial"/>
          <w:color w:val="000000" w:themeColor="text1"/>
          <w:sz w:val="24"/>
          <w:szCs w:val="24"/>
        </w:rPr>
      </w:pPr>
      <w:ins w:id="2096" w:author="Unknown">
        <w:r w:rsidRPr="00ED215B">
          <w:rPr>
            <w:rFonts w:ascii="Arial" w:eastAsia="Times New Roman" w:hAnsi="Arial" w:cs="Arial"/>
            <w:color w:val="000000" w:themeColor="text1"/>
            <w:sz w:val="24"/>
            <w:szCs w:val="24"/>
          </w:rPr>
          <w:t xml:space="preserve">The </w:t>
        </w:r>
        <w:r w:rsidRPr="00ED215B">
          <w:rPr>
            <w:rFonts w:ascii="Courier New" w:eastAsia="Times New Roman" w:hAnsi="Courier New" w:cs="Courier New"/>
            <w:color w:val="000000" w:themeColor="text1"/>
            <w:sz w:val="29"/>
          </w:rPr>
          <w:t>org.eclipse.e4.ui.workbench.addons.swt</w:t>
        </w:r>
        <w:r w:rsidRPr="00ED215B">
          <w:rPr>
            <w:rFonts w:ascii="Arial" w:eastAsia="Times New Roman" w:hAnsi="Arial" w:cs="Arial"/>
            <w:color w:val="000000" w:themeColor="text1"/>
            <w:sz w:val="24"/>
            <w:szCs w:val="24"/>
          </w:rPr>
          <w:t xml:space="preserve"> plug-in contributes </w:t>
        </w:r>
        <w:proofErr w:type="gramStart"/>
        <w:r w:rsidRPr="00ED215B">
          <w:rPr>
            <w:rFonts w:ascii="Arial" w:eastAsia="Times New Roman" w:hAnsi="Arial" w:cs="Arial"/>
            <w:color w:val="000000" w:themeColor="text1"/>
            <w:sz w:val="24"/>
            <w:szCs w:val="24"/>
          </w:rPr>
          <w:t>these</w:t>
        </w:r>
        <w:proofErr w:type="gramEnd"/>
        <w:r w:rsidRPr="00ED215B">
          <w:rPr>
            <w:rFonts w:ascii="Arial" w:eastAsia="Times New Roman" w:hAnsi="Arial" w:cs="Arial"/>
            <w:color w:val="000000" w:themeColor="text1"/>
            <w:sz w:val="24"/>
            <w:szCs w:val="24"/>
          </w:rPr>
          <w:t xml:space="preserve"> plug-ins to your application model via a processors, e.g. a Java class which changes the application model. If you remove the plug-in from your product </w:t>
        </w:r>
        <w:proofErr w:type="gramStart"/>
        <w:r w:rsidRPr="00ED215B">
          <w:rPr>
            <w:rFonts w:ascii="Arial" w:eastAsia="Times New Roman" w:hAnsi="Arial" w:cs="Arial"/>
            <w:color w:val="000000" w:themeColor="text1"/>
            <w:sz w:val="24"/>
            <w:szCs w:val="24"/>
          </w:rPr>
          <w:t>the these</w:t>
        </w:r>
        <w:proofErr w:type="gramEnd"/>
        <w:r w:rsidRPr="00ED215B">
          <w:rPr>
            <w:rFonts w:ascii="Arial" w:eastAsia="Times New Roman" w:hAnsi="Arial" w:cs="Arial"/>
            <w:color w:val="000000" w:themeColor="text1"/>
            <w:sz w:val="24"/>
            <w:szCs w:val="24"/>
          </w:rPr>
          <w:t xml:space="preserve"> Add-ons are not available. </w:t>
        </w:r>
      </w:ins>
    </w:p>
    <w:p w:rsidR="00ED215B" w:rsidRPr="00ED215B" w:rsidRDefault="00ED215B" w:rsidP="00ED215B">
      <w:pPr>
        <w:shd w:val="clear" w:color="auto" w:fill="FFFFFF"/>
        <w:spacing w:after="0" w:line="240" w:lineRule="auto"/>
        <w:outlineLvl w:val="2"/>
        <w:rPr>
          <w:ins w:id="2097" w:author="Unknown"/>
          <w:rFonts w:ascii="Arial" w:eastAsia="Times New Roman" w:hAnsi="Arial" w:cs="Arial"/>
          <w:b/>
          <w:bCs/>
          <w:color w:val="000000" w:themeColor="text1"/>
          <w:sz w:val="30"/>
          <w:szCs w:val="30"/>
        </w:rPr>
      </w:pPr>
      <w:bookmarkStart w:id="2098" w:name="modeladdons_lifecycle"/>
      <w:bookmarkEnd w:id="2098"/>
      <w:ins w:id="2099" w:author="Unknown">
        <w:r w:rsidRPr="00ED215B">
          <w:rPr>
            <w:rFonts w:ascii="Arial" w:eastAsia="Times New Roman" w:hAnsi="Arial" w:cs="Arial"/>
            <w:b/>
            <w:bCs/>
            <w:color w:val="000000" w:themeColor="text1"/>
            <w:sz w:val="30"/>
            <w:szCs w:val="30"/>
          </w:rPr>
          <w:t xml:space="preserve">25.4. Relationship to other services </w:t>
        </w:r>
      </w:ins>
    </w:p>
    <w:p w:rsidR="00ED215B" w:rsidRPr="00ED215B" w:rsidRDefault="00ED215B" w:rsidP="00ED215B">
      <w:pPr>
        <w:shd w:val="clear" w:color="auto" w:fill="FFFFFF"/>
        <w:spacing w:before="100" w:beforeAutospacing="1" w:after="100" w:afterAutospacing="1" w:line="240" w:lineRule="auto"/>
        <w:ind w:left="150" w:right="150"/>
        <w:rPr>
          <w:ins w:id="2100" w:author="Unknown"/>
          <w:rFonts w:ascii="Arial" w:eastAsia="Times New Roman" w:hAnsi="Arial" w:cs="Arial"/>
          <w:color w:val="000000" w:themeColor="text1"/>
          <w:sz w:val="24"/>
          <w:szCs w:val="24"/>
        </w:rPr>
      </w:pPr>
      <w:proofErr w:type="spellStart"/>
      <w:ins w:id="2101" w:author="Unknown">
        <w:r w:rsidRPr="00ED215B">
          <w:rPr>
            <w:rFonts w:ascii="Courier New" w:eastAsia="Times New Roman" w:hAnsi="Courier New" w:cs="Courier New"/>
            <w:color w:val="000000" w:themeColor="text1"/>
            <w:sz w:val="29"/>
          </w:rPr>
          <w:t>Addons</w:t>
        </w:r>
        <w:proofErr w:type="spellEnd"/>
        <w:r w:rsidRPr="00ED215B">
          <w:rPr>
            <w:rFonts w:ascii="Arial" w:eastAsia="Times New Roman" w:hAnsi="Arial" w:cs="Arial"/>
            <w:color w:val="000000" w:themeColor="text1"/>
            <w:sz w:val="24"/>
            <w:szCs w:val="24"/>
          </w:rPr>
          <w:t xml:space="preserve"> are created before the rendering engine renders the model and after the </w:t>
        </w:r>
        <w:proofErr w:type="spellStart"/>
        <w:r w:rsidRPr="00ED215B">
          <w:rPr>
            <w:rFonts w:ascii="Arial" w:eastAsia="Times New Roman" w:hAnsi="Arial" w:cs="Arial"/>
            <w:color w:val="000000" w:themeColor="text1"/>
            <w:sz w:val="24"/>
            <w:szCs w:val="24"/>
          </w:rPr>
          <w:t>EventAdmin</w:t>
        </w:r>
        <w:proofErr w:type="spellEnd"/>
        <w:r w:rsidRPr="00ED215B">
          <w:rPr>
            <w:rFonts w:ascii="Arial" w:eastAsia="Times New Roman" w:hAnsi="Arial" w:cs="Arial"/>
            <w:color w:val="000000" w:themeColor="text1"/>
            <w:sz w:val="24"/>
            <w:szCs w:val="24"/>
          </w:rPr>
          <w:t xml:space="preserve"> Service has been created. </w:t>
        </w:r>
      </w:ins>
    </w:p>
    <w:p w:rsidR="00ED215B" w:rsidRPr="00ED215B" w:rsidRDefault="00ED215B" w:rsidP="00ED215B">
      <w:pPr>
        <w:shd w:val="clear" w:color="auto" w:fill="FFFFFF"/>
        <w:spacing w:before="100" w:beforeAutospacing="1" w:after="100" w:afterAutospacing="1" w:line="240" w:lineRule="auto"/>
        <w:ind w:left="150" w:right="150"/>
        <w:rPr>
          <w:ins w:id="2102" w:author="Unknown"/>
          <w:rFonts w:ascii="Arial" w:eastAsia="Times New Roman" w:hAnsi="Arial" w:cs="Arial"/>
          <w:color w:val="000000" w:themeColor="text1"/>
          <w:sz w:val="24"/>
          <w:szCs w:val="24"/>
        </w:rPr>
      </w:pPr>
      <w:ins w:id="2103" w:author="Unknown">
        <w:r w:rsidRPr="00ED215B">
          <w:rPr>
            <w:rFonts w:ascii="Arial" w:eastAsia="Times New Roman" w:hAnsi="Arial" w:cs="Arial"/>
            <w:color w:val="000000" w:themeColor="text1"/>
            <w:sz w:val="24"/>
            <w:szCs w:val="24"/>
          </w:rPr>
          <w:lastRenderedPageBreak/>
          <w:t xml:space="preserve">This allows </w:t>
        </w:r>
        <w:proofErr w:type="spellStart"/>
        <w:r w:rsidRPr="00ED215B">
          <w:rPr>
            <w:rFonts w:ascii="Courier New" w:eastAsia="Times New Roman" w:hAnsi="Courier New" w:cs="Courier New"/>
            <w:color w:val="000000" w:themeColor="text1"/>
            <w:sz w:val="29"/>
          </w:rPr>
          <w:t>Addons</w:t>
        </w:r>
        <w:proofErr w:type="spellEnd"/>
        <w:r w:rsidRPr="00ED215B">
          <w:rPr>
            <w:rFonts w:ascii="Arial" w:eastAsia="Times New Roman" w:hAnsi="Arial" w:cs="Arial"/>
            <w:color w:val="000000" w:themeColor="text1"/>
            <w:sz w:val="24"/>
            <w:szCs w:val="24"/>
          </w:rPr>
          <w:t xml:space="preserve"> to alter the user interface that is produced by the rendering engine. For example, the min/max </w:t>
        </w:r>
        <w:proofErr w:type="spellStart"/>
        <w:r w:rsidRPr="00ED215B">
          <w:rPr>
            <w:rFonts w:ascii="Courier New" w:eastAsia="Times New Roman" w:hAnsi="Courier New" w:cs="Courier New"/>
            <w:color w:val="000000" w:themeColor="text1"/>
            <w:sz w:val="29"/>
          </w:rPr>
          <w:t>Addon</w:t>
        </w:r>
        <w:proofErr w:type="spellEnd"/>
        <w:r w:rsidRPr="00ED215B">
          <w:rPr>
            <w:rFonts w:ascii="Arial" w:eastAsia="Times New Roman" w:hAnsi="Arial" w:cs="Arial"/>
            <w:color w:val="000000" w:themeColor="text1"/>
            <w:sz w:val="24"/>
            <w:szCs w:val="24"/>
          </w:rPr>
          <w:t xml:space="preserve"> changes the tab folders created for </w:t>
        </w:r>
        <w:proofErr w:type="spellStart"/>
        <w:r w:rsidRPr="00ED215B">
          <w:rPr>
            <w:rFonts w:ascii="Courier New" w:eastAsia="Times New Roman" w:hAnsi="Courier New" w:cs="Courier New"/>
            <w:color w:val="000000" w:themeColor="text1"/>
            <w:sz w:val="29"/>
          </w:rPr>
          <w:t>MPartStacks</w:t>
        </w:r>
        <w:proofErr w:type="spellEnd"/>
        <w:r w:rsidRPr="00ED215B">
          <w:rPr>
            <w:rFonts w:ascii="Arial" w:eastAsia="Times New Roman" w:hAnsi="Arial" w:cs="Arial"/>
            <w:color w:val="000000" w:themeColor="text1"/>
            <w:sz w:val="24"/>
            <w:szCs w:val="24"/>
          </w:rPr>
          <w:t xml:space="preserve"> to have min/max buttons in the corner. </w:t>
        </w:r>
      </w:ins>
    </w:p>
    <w:p w:rsidR="00ED215B" w:rsidRPr="00ED215B" w:rsidRDefault="00ED215B" w:rsidP="00ED215B">
      <w:pPr>
        <w:shd w:val="clear" w:color="auto" w:fill="FFFFFF"/>
        <w:spacing w:before="100" w:beforeAutospacing="1" w:after="100" w:afterAutospacing="1" w:line="240" w:lineRule="auto"/>
        <w:ind w:left="150" w:right="150"/>
        <w:rPr>
          <w:ins w:id="2104" w:author="Unknown"/>
          <w:rFonts w:ascii="Arial" w:eastAsia="Times New Roman" w:hAnsi="Arial" w:cs="Arial"/>
          <w:color w:val="000000" w:themeColor="text1"/>
          <w:sz w:val="24"/>
          <w:szCs w:val="24"/>
        </w:rPr>
      </w:pPr>
      <w:ins w:id="2105" w:author="Unknown">
        <w:r w:rsidRPr="00ED215B">
          <w:rPr>
            <w:rFonts w:ascii="Arial" w:eastAsia="Times New Roman" w:hAnsi="Arial" w:cs="Arial"/>
            <w:color w:val="000000" w:themeColor="text1"/>
            <w:sz w:val="24"/>
            <w:szCs w:val="24"/>
          </w:rPr>
          <w:t xml:space="preserve">The </w:t>
        </w:r>
        <w:proofErr w:type="spellStart"/>
        <w:r w:rsidRPr="00ED215B">
          <w:rPr>
            <w:rFonts w:ascii="Courier New" w:eastAsia="Times New Roman" w:hAnsi="Courier New" w:cs="Courier New"/>
            <w:color w:val="000000" w:themeColor="text1"/>
            <w:sz w:val="29"/>
          </w:rPr>
          <w:t>EventAdmin</w:t>
        </w:r>
        <w:proofErr w:type="spellEnd"/>
        <w:r w:rsidRPr="00ED215B">
          <w:rPr>
            <w:rFonts w:ascii="Arial" w:eastAsia="Times New Roman" w:hAnsi="Arial" w:cs="Arial"/>
            <w:color w:val="000000" w:themeColor="text1"/>
            <w:sz w:val="24"/>
            <w:szCs w:val="24"/>
          </w:rPr>
          <w:t xml:space="preserve"> services provides the notifications about Eclipse events, e.g. if a </w:t>
        </w:r>
        <w:r w:rsidRPr="00ED215B">
          <w:rPr>
            <w:rFonts w:ascii="Arial" w:eastAsia="Times New Roman" w:hAnsi="Arial" w:cs="Arial"/>
            <w:i/>
            <w:iCs/>
            <w:color w:val="000000" w:themeColor="text1"/>
            <w:sz w:val="24"/>
            <w:szCs w:val="24"/>
          </w:rPr>
          <w:t>Part</w:t>
        </w:r>
        <w:r w:rsidRPr="00ED215B">
          <w:rPr>
            <w:rFonts w:ascii="Arial" w:eastAsia="Times New Roman" w:hAnsi="Arial" w:cs="Arial"/>
            <w:color w:val="000000" w:themeColor="text1"/>
            <w:sz w:val="24"/>
            <w:szCs w:val="24"/>
          </w:rPr>
          <w:t xml:space="preserve"> is activated. As the </w:t>
        </w:r>
        <w:proofErr w:type="spellStart"/>
        <w:r w:rsidRPr="00ED215B">
          <w:rPr>
            <w:rFonts w:ascii="Courier New" w:eastAsia="Times New Roman" w:hAnsi="Courier New" w:cs="Courier New"/>
            <w:color w:val="000000" w:themeColor="text1"/>
            <w:sz w:val="29"/>
          </w:rPr>
          <w:t>EventAdmin</w:t>
        </w:r>
        <w:proofErr w:type="spellEnd"/>
        <w:r w:rsidRPr="00ED215B">
          <w:rPr>
            <w:rFonts w:ascii="Arial" w:eastAsia="Times New Roman" w:hAnsi="Arial" w:cs="Arial"/>
            <w:color w:val="000000" w:themeColor="text1"/>
            <w:sz w:val="24"/>
            <w:szCs w:val="24"/>
          </w:rPr>
          <w:t xml:space="preserve"> services is created before </w:t>
        </w:r>
        <w:proofErr w:type="spellStart"/>
        <w:r w:rsidRPr="00ED215B">
          <w:rPr>
            <w:rFonts w:ascii="Courier New" w:eastAsia="Times New Roman" w:hAnsi="Courier New" w:cs="Courier New"/>
            <w:color w:val="000000" w:themeColor="text1"/>
            <w:sz w:val="29"/>
          </w:rPr>
          <w:t>Addons</w:t>
        </w:r>
        <w:proofErr w:type="spellEnd"/>
        <w:r w:rsidRPr="00ED215B">
          <w:rPr>
            <w:rFonts w:ascii="Arial" w:eastAsia="Times New Roman" w:hAnsi="Arial" w:cs="Arial"/>
            <w:color w:val="000000" w:themeColor="text1"/>
            <w:sz w:val="24"/>
            <w:szCs w:val="24"/>
          </w:rPr>
          <w:t xml:space="preserve"> are </w:t>
        </w:r>
        <w:proofErr w:type="gramStart"/>
        <w:r w:rsidRPr="00ED215B">
          <w:rPr>
            <w:rFonts w:ascii="Arial" w:eastAsia="Times New Roman" w:hAnsi="Arial" w:cs="Arial"/>
            <w:color w:val="000000" w:themeColor="text1"/>
            <w:sz w:val="24"/>
            <w:szCs w:val="24"/>
          </w:rPr>
          <w:t>created ,</w:t>
        </w:r>
        <w:proofErr w:type="gramEnd"/>
        <w:r w:rsidRPr="00ED215B">
          <w:rPr>
            <w:rFonts w:ascii="Arial" w:eastAsia="Times New Roman" w:hAnsi="Arial" w:cs="Arial"/>
            <w:color w:val="000000" w:themeColor="text1"/>
            <w:sz w:val="24"/>
            <w:szCs w:val="24"/>
          </w:rPr>
          <w:t xml:space="preserve"> the </w:t>
        </w:r>
        <w:proofErr w:type="spellStart"/>
        <w:r w:rsidRPr="00ED215B">
          <w:rPr>
            <w:rFonts w:ascii="Courier New" w:eastAsia="Times New Roman" w:hAnsi="Courier New" w:cs="Courier New"/>
            <w:color w:val="000000" w:themeColor="text1"/>
            <w:sz w:val="29"/>
          </w:rPr>
          <w:t>Addons</w:t>
        </w:r>
        <w:proofErr w:type="spellEnd"/>
        <w:r w:rsidRPr="00ED215B">
          <w:rPr>
            <w:rFonts w:ascii="Arial" w:eastAsia="Times New Roman" w:hAnsi="Arial" w:cs="Arial"/>
            <w:color w:val="000000" w:themeColor="text1"/>
            <w:sz w:val="24"/>
            <w:szCs w:val="24"/>
          </w:rPr>
          <w:t xml:space="preserve"> can to subscribe to events from the Eclipse platform. </w:t>
        </w:r>
      </w:ins>
    </w:p>
    <w:p w:rsidR="00ED215B" w:rsidRPr="00ED215B" w:rsidRDefault="00ED215B" w:rsidP="00ED215B">
      <w:pPr>
        <w:shd w:val="clear" w:color="auto" w:fill="FFFFFF"/>
        <w:spacing w:before="300" w:after="0" w:line="240" w:lineRule="auto"/>
        <w:outlineLvl w:val="1"/>
        <w:rPr>
          <w:ins w:id="2106" w:author="Unknown"/>
          <w:rFonts w:ascii="Arial" w:eastAsia="Times New Roman" w:hAnsi="Arial" w:cs="Arial"/>
          <w:b/>
          <w:bCs/>
          <w:color w:val="000000" w:themeColor="text1"/>
          <w:sz w:val="45"/>
          <w:szCs w:val="45"/>
        </w:rPr>
      </w:pPr>
      <w:bookmarkStart w:id="2107" w:name="extentcontext"/>
      <w:bookmarkEnd w:id="2107"/>
      <w:ins w:id="2108" w:author="Unknown">
        <w:r w:rsidRPr="00ED215B">
          <w:rPr>
            <w:rFonts w:ascii="Arial" w:eastAsia="Times New Roman" w:hAnsi="Arial" w:cs="Arial"/>
            <w:b/>
            <w:bCs/>
            <w:color w:val="000000" w:themeColor="text1"/>
            <w:sz w:val="45"/>
            <w:szCs w:val="45"/>
          </w:rPr>
          <w:t xml:space="preserve">26. Accessing and extending the Eclipse Context </w:t>
        </w:r>
      </w:ins>
    </w:p>
    <w:p w:rsidR="00ED215B" w:rsidRPr="00ED215B" w:rsidRDefault="00ED215B" w:rsidP="00ED215B">
      <w:pPr>
        <w:shd w:val="clear" w:color="auto" w:fill="FFFFFF"/>
        <w:spacing w:after="0" w:line="240" w:lineRule="auto"/>
        <w:outlineLvl w:val="2"/>
        <w:rPr>
          <w:ins w:id="2109" w:author="Unknown"/>
          <w:rFonts w:ascii="Arial" w:eastAsia="Times New Roman" w:hAnsi="Arial" w:cs="Arial"/>
          <w:b/>
          <w:bCs/>
          <w:color w:val="000000" w:themeColor="text1"/>
          <w:sz w:val="30"/>
          <w:szCs w:val="30"/>
        </w:rPr>
      </w:pPr>
      <w:bookmarkStart w:id="2110" w:name="extentcontext_access"/>
      <w:bookmarkEnd w:id="2110"/>
      <w:ins w:id="2111" w:author="Unknown">
        <w:r w:rsidRPr="00ED215B">
          <w:rPr>
            <w:rFonts w:ascii="Arial" w:eastAsia="Times New Roman" w:hAnsi="Arial" w:cs="Arial"/>
            <w:b/>
            <w:bCs/>
            <w:color w:val="000000" w:themeColor="text1"/>
            <w:sz w:val="30"/>
            <w:szCs w:val="30"/>
          </w:rPr>
          <w:t xml:space="preserve">26.1. Accessing the context </w:t>
        </w:r>
      </w:ins>
    </w:p>
    <w:p w:rsidR="00ED215B" w:rsidRPr="00ED215B" w:rsidRDefault="00ED215B" w:rsidP="00ED215B">
      <w:pPr>
        <w:shd w:val="clear" w:color="auto" w:fill="FFFFFF"/>
        <w:spacing w:before="100" w:beforeAutospacing="1" w:after="100" w:afterAutospacing="1" w:line="240" w:lineRule="auto"/>
        <w:ind w:left="150" w:right="150"/>
        <w:rPr>
          <w:ins w:id="2112" w:author="Unknown"/>
          <w:rFonts w:ascii="Arial" w:eastAsia="Times New Roman" w:hAnsi="Arial" w:cs="Arial"/>
          <w:color w:val="000000" w:themeColor="text1"/>
          <w:sz w:val="24"/>
          <w:szCs w:val="24"/>
        </w:rPr>
      </w:pPr>
      <w:ins w:id="2113" w:author="Unknown">
        <w:r w:rsidRPr="00ED215B">
          <w:rPr>
            <w:rFonts w:ascii="Arial" w:eastAsia="Times New Roman" w:hAnsi="Arial" w:cs="Arial"/>
            <w:color w:val="000000" w:themeColor="text1"/>
            <w:sz w:val="24"/>
            <w:szCs w:val="24"/>
          </w:rPr>
          <w:t xml:space="preserve">To access an existing context you can use dependency injection, if the relevant object is managed by the Eclipse runtime, i.e. if you are using a model object.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14" w:author="Unknown"/>
          <w:rFonts w:ascii="Lucida Console" w:eastAsia="Times New Roman" w:hAnsi="Lucida Console" w:cs="Courier New"/>
          <w:color w:val="000000" w:themeColor="text1"/>
          <w:sz w:val="19"/>
          <w:szCs w:val="19"/>
        </w:rPr>
      </w:pPr>
      <w:proofErr w:type="gramStart"/>
      <w:ins w:id="2115"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com.example.e4.rcp.todo.handlers;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16"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17" w:author="Unknown"/>
          <w:rFonts w:ascii="Lucida Console" w:eastAsia="Times New Roman" w:hAnsi="Lucida Console" w:cs="Courier New"/>
          <w:color w:val="000000" w:themeColor="text1"/>
          <w:sz w:val="19"/>
          <w:szCs w:val="19"/>
        </w:rPr>
      </w:pPr>
      <w:proofErr w:type="gramStart"/>
      <w:ins w:id="2118"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org.eclipse.e4.core.contexts.IEclipseContext;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19" w:author="Unknown"/>
          <w:rFonts w:ascii="Lucida Console" w:eastAsia="Times New Roman" w:hAnsi="Lucida Console" w:cs="Courier New"/>
          <w:color w:val="000000" w:themeColor="text1"/>
          <w:sz w:val="19"/>
          <w:szCs w:val="19"/>
        </w:rPr>
      </w:pPr>
      <w:proofErr w:type="gramStart"/>
      <w:ins w:id="2120"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org.eclipse.e4.core.di.annotations.Execute;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2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22" w:author="Unknown"/>
          <w:rFonts w:ascii="Lucida Console" w:eastAsia="Times New Roman" w:hAnsi="Lucida Console" w:cs="Courier New"/>
          <w:color w:val="000000" w:themeColor="text1"/>
          <w:sz w:val="19"/>
          <w:szCs w:val="19"/>
        </w:rPr>
      </w:pPr>
      <w:proofErr w:type="gramStart"/>
      <w:ins w:id="2123"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ShowMapHandler</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24" w:author="Unknown"/>
          <w:rFonts w:ascii="Lucida Console" w:eastAsia="Times New Roman" w:hAnsi="Lucida Console" w:cs="Courier New"/>
          <w:color w:val="000000" w:themeColor="text1"/>
          <w:sz w:val="19"/>
          <w:szCs w:val="19"/>
        </w:rPr>
      </w:pPr>
      <w:ins w:id="2125"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@Execute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26" w:author="Unknown"/>
          <w:rFonts w:ascii="Lucida Console" w:eastAsia="Times New Roman" w:hAnsi="Lucida Console" w:cs="Courier New"/>
          <w:color w:val="000000" w:themeColor="text1"/>
          <w:sz w:val="19"/>
          <w:szCs w:val="19"/>
        </w:rPr>
      </w:pPr>
      <w:ins w:id="2127"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execute(</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28" w:author="Unknown"/>
          <w:rFonts w:ascii="Lucida Console" w:eastAsia="Times New Roman" w:hAnsi="Lucida Console" w:cs="Courier New"/>
          <w:color w:val="000000" w:themeColor="text1"/>
          <w:sz w:val="19"/>
          <w:szCs w:val="19"/>
        </w:rPr>
      </w:pPr>
      <w:ins w:id="2129"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Add</w:t>
        </w:r>
        <w:proofErr w:type="gramEnd"/>
        <w:r w:rsidRPr="00ED215B">
          <w:rPr>
            <w:rFonts w:ascii="Lucida Console" w:eastAsia="Times New Roman" w:hAnsi="Lucida Console" w:cs="Courier New"/>
            <w:i/>
            <w:iCs/>
            <w:color w:val="000000" w:themeColor="text1"/>
            <w:sz w:val="19"/>
          </w:rPr>
          <w:t xml:space="preserve"> objects to this local context of this handler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30" w:author="Unknown"/>
          <w:rFonts w:ascii="Lucida Console" w:eastAsia="Times New Roman" w:hAnsi="Lucida Console" w:cs="Courier New"/>
          <w:color w:val="000000" w:themeColor="text1"/>
          <w:sz w:val="19"/>
          <w:szCs w:val="19"/>
        </w:rPr>
      </w:pPr>
      <w:ins w:id="2131"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32" w:author="Unknown"/>
          <w:rFonts w:ascii="Lucida Console" w:eastAsia="Times New Roman" w:hAnsi="Lucida Console" w:cs="Courier New"/>
          <w:color w:val="000000" w:themeColor="text1"/>
          <w:sz w:val="19"/>
          <w:szCs w:val="19"/>
        </w:rPr>
      </w:pPr>
      <w:ins w:id="2133"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34"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35" w:author="Unknown"/>
          <w:rFonts w:ascii="Lucida Console" w:eastAsia="Times New Roman" w:hAnsi="Lucida Console" w:cs="Courier New"/>
          <w:color w:val="000000" w:themeColor="text1"/>
          <w:sz w:val="19"/>
          <w:szCs w:val="19"/>
        </w:rPr>
      </w:pPr>
      <w:ins w:id="2136" w:author="Unknown">
        <w:r w:rsidRPr="00ED215B">
          <w:rPr>
            <w:rFonts w:ascii="Lucida Console" w:eastAsia="Times New Roman" w:hAnsi="Lucida Console" w:cs="Courier New"/>
            <w:color w:val="000000" w:themeColor="text1"/>
            <w:sz w:val="19"/>
            <w:szCs w:val="19"/>
          </w:rPr>
          <w:lastRenderedPageBreak/>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137" w:author="Unknown"/>
          <w:rFonts w:ascii="Arial" w:eastAsia="Times New Roman" w:hAnsi="Arial" w:cs="Arial"/>
          <w:color w:val="000000" w:themeColor="text1"/>
          <w:sz w:val="24"/>
          <w:szCs w:val="24"/>
        </w:rPr>
      </w:pPr>
      <w:ins w:id="2138" w:author="Unknown">
        <w:r w:rsidRPr="00ED215B">
          <w:rPr>
            <w:rFonts w:ascii="Arial" w:eastAsia="Times New Roman" w:hAnsi="Arial" w:cs="Arial"/>
            <w:color w:val="000000" w:themeColor="text1"/>
            <w:sz w:val="24"/>
            <w:szCs w:val="24"/>
          </w:rPr>
          <w:t xml:space="preserve">Alternatively if your model object extends </w:t>
        </w:r>
        <w:proofErr w:type="spellStart"/>
        <w:r w:rsidRPr="00ED215B">
          <w:rPr>
            <w:rFonts w:ascii="Courier New" w:eastAsia="Times New Roman" w:hAnsi="Courier New" w:cs="Courier New"/>
            <w:color w:val="000000" w:themeColor="text1"/>
            <w:sz w:val="29"/>
          </w:rPr>
          <w:t>MContext</w:t>
        </w:r>
        <w:proofErr w:type="spellEnd"/>
        <w:r w:rsidRPr="00ED215B">
          <w:rPr>
            <w:rFonts w:ascii="Arial" w:eastAsia="Times New Roman" w:hAnsi="Arial" w:cs="Arial"/>
            <w:color w:val="000000" w:themeColor="text1"/>
            <w:sz w:val="24"/>
            <w:szCs w:val="24"/>
          </w:rPr>
          <w:t xml:space="preserve"> you can use DI to get the model object injected and use the </w:t>
        </w:r>
        <w:proofErr w:type="spellStart"/>
        <w:proofErr w:type="gramStart"/>
        <w:r w:rsidRPr="00ED215B">
          <w:rPr>
            <w:rFonts w:ascii="Courier New" w:eastAsia="Times New Roman" w:hAnsi="Courier New" w:cs="Courier New"/>
            <w:color w:val="000000" w:themeColor="text1"/>
            <w:sz w:val="29"/>
          </w:rPr>
          <w:t>getContext</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to access its context. For example </w:t>
        </w:r>
        <w:proofErr w:type="spellStart"/>
        <w:r w:rsidRPr="00ED215B">
          <w:rPr>
            <w:rFonts w:ascii="Arial" w:eastAsia="Times New Roman" w:hAnsi="Arial" w:cs="Arial"/>
            <w:color w:val="000000" w:themeColor="text1"/>
            <w:sz w:val="24"/>
            <w:szCs w:val="24"/>
          </w:rPr>
          <w:t>MPart</w:t>
        </w:r>
        <w:proofErr w:type="spellEnd"/>
        <w:r w:rsidRPr="00ED215B">
          <w:rPr>
            <w:rFonts w:ascii="Arial" w:eastAsia="Times New Roman" w:hAnsi="Arial" w:cs="Arial"/>
            <w:color w:val="000000" w:themeColor="text1"/>
            <w:sz w:val="24"/>
            <w:szCs w:val="24"/>
          </w:rPr>
          <w:t xml:space="preserve">, </w:t>
        </w:r>
        <w:proofErr w:type="spellStart"/>
        <w:r w:rsidRPr="00ED215B">
          <w:rPr>
            <w:rFonts w:ascii="Arial" w:eastAsia="Times New Roman" w:hAnsi="Arial" w:cs="Arial"/>
            <w:color w:val="000000" w:themeColor="text1"/>
            <w:sz w:val="24"/>
            <w:szCs w:val="24"/>
          </w:rPr>
          <w:t>MWindow</w:t>
        </w:r>
        <w:proofErr w:type="spellEnd"/>
        <w:r w:rsidRPr="00ED215B">
          <w:rPr>
            <w:rFonts w:ascii="Arial" w:eastAsia="Times New Roman" w:hAnsi="Arial" w:cs="Arial"/>
            <w:color w:val="000000" w:themeColor="text1"/>
            <w:sz w:val="24"/>
            <w:szCs w:val="24"/>
          </w:rPr>
          <w:t xml:space="preserve">, </w:t>
        </w:r>
        <w:proofErr w:type="spellStart"/>
        <w:r w:rsidRPr="00ED215B">
          <w:rPr>
            <w:rFonts w:ascii="Arial" w:eastAsia="Times New Roman" w:hAnsi="Arial" w:cs="Arial"/>
            <w:color w:val="000000" w:themeColor="text1"/>
            <w:sz w:val="24"/>
            <w:szCs w:val="24"/>
          </w:rPr>
          <w:t>MApplication</w:t>
        </w:r>
        <w:proofErr w:type="spellEnd"/>
        <w:r w:rsidRPr="00ED215B">
          <w:rPr>
            <w:rFonts w:ascii="Arial" w:eastAsia="Times New Roman" w:hAnsi="Arial" w:cs="Arial"/>
            <w:color w:val="000000" w:themeColor="text1"/>
            <w:sz w:val="24"/>
            <w:szCs w:val="24"/>
          </w:rPr>
          <w:t xml:space="preserve"> and </w:t>
        </w:r>
        <w:proofErr w:type="spellStart"/>
        <w:r w:rsidRPr="00ED215B">
          <w:rPr>
            <w:rFonts w:ascii="Arial" w:eastAsia="Times New Roman" w:hAnsi="Arial" w:cs="Arial"/>
            <w:color w:val="000000" w:themeColor="text1"/>
            <w:sz w:val="24"/>
            <w:szCs w:val="24"/>
          </w:rPr>
          <w:t>MPerspective</w:t>
        </w:r>
        <w:proofErr w:type="spellEnd"/>
        <w:r w:rsidRPr="00ED215B">
          <w:rPr>
            <w:rFonts w:ascii="Arial" w:eastAsia="Times New Roman" w:hAnsi="Arial" w:cs="Arial"/>
            <w:color w:val="000000" w:themeColor="text1"/>
            <w:sz w:val="24"/>
            <w:szCs w:val="24"/>
          </w:rPr>
          <w:t xml:space="preserve"> extend </w:t>
        </w:r>
        <w:proofErr w:type="spellStart"/>
        <w:r w:rsidRPr="00ED215B">
          <w:rPr>
            <w:rFonts w:ascii="Arial" w:eastAsia="Times New Roman" w:hAnsi="Arial" w:cs="Arial"/>
            <w:color w:val="000000" w:themeColor="text1"/>
            <w:sz w:val="24"/>
            <w:szCs w:val="24"/>
          </w:rPr>
          <w:t>MContext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39" w:author="Unknown"/>
          <w:rFonts w:ascii="Lucida Console" w:eastAsia="Times New Roman" w:hAnsi="Lucida Console" w:cs="Courier New"/>
          <w:color w:val="000000" w:themeColor="text1"/>
          <w:sz w:val="19"/>
          <w:szCs w:val="19"/>
        </w:rPr>
      </w:pPr>
      <w:proofErr w:type="gramStart"/>
      <w:ins w:id="2140"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com.example.e4.rcp.todo.parts;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41"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42" w:author="Unknown"/>
          <w:rFonts w:ascii="Lucida Console" w:eastAsia="Times New Roman" w:hAnsi="Lucida Console" w:cs="Courier New"/>
          <w:color w:val="000000" w:themeColor="text1"/>
          <w:sz w:val="19"/>
          <w:szCs w:val="19"/>
        </w:rPr>
      </w:pPr>
      <w:proofErr w:type="gramStart"/>
      <w:ins w:id="2143"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javax.annotation.PostConstruct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44" w:author="Unknown"/>
          <w:rFonts w:ascii="Lucida Console" w:eastAsia="Times New Roman" w:hAnsi="Lucida Console" w:cs="Courier New"/>
          <w:color w:val="000000" w:themeColor="text1"/>
          <w:sz w:val="19"/>
          <w:szCs w:val="19"/>
        </w:rPr>
      </w:pPr>
      <w:proofErr w:type="gramStart"/>
      <w:ins w:id="2145"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javax.annotation.PreDestroy</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46"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47" w:author="Unknown"/>
          <w:rFonts w:ascii="Lucida Console" w:eastAsia="Times New Roman" w:hAnsi="Lucida Console" w:cs="Courier New"/>
          <w:color w:val="000000" w:themeColor="text1"/>
          <w:sz w:val="19"/>
          <w:szCs w:val="19"/>
        </w:rPr>
      </w:pPr>
      <w:proofErr w:type="gramStart"/>
      <w:ins w:id="2148"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org.eclipse.e4.core.contexts.IEclipseContext;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49" w:author="Unknown"/>
          <w:rFonts w:ascii="Lucida Console" w:eastAsia="Times New Roman" w:hAnsi="Lucida Console" w:cs="Courier New"/>
          <w:color w:val="000000" w:themeColor="text1"/>
          <w:sz w:val="19"/>
          <w:szCs w:val="19"/>
        </w:rPr>
      </w:pPr>
      <w:proofErr w:type="gramStart"/>
      <w:ins w:id="2150"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org.eclipse.e4.ui.model.application.ui.basic.MPart;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51" w:author="Unknown"/>
          <w:rFonts w:ascii="Lucida Console" w:eastAsia="Times New Roman" w:hAnsi="Lucida Console" w:cs="Courier New"/>
          <w:color w:val="000000" w:themeColor="text1"/>
          <w:sz w:val="19"/>
          <w:szCs w:val="19"/>
        </w:rPr>
      </w:pPr>
      <w:proofErr w:type="gramStart"/>
      <w:ins w:id="2152"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org.eclipse.swt.widgets.Composite</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53"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54" w:author="Unknown"/>
          <w:rFonts w:ascii="Lucida Console" w:eastAsia="Times New Roman" w:hAnsi="Lucida Console" w:cs="Courier New"/>
          <w:color w:val="000000" w:themeColor="text1"/>
          <w:sz w:val="19"/>
          <w:szCs w:val="19"/>
        </w:rPr>
      </w:pPr>
      <w:ins w:id="2155" w:author="Unknown">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Getting</w:t>
        </w:r>
        <w:proofErr w:type="gramEnd"/>
        <w:r w:rsidRPr="00ED215B">
          <w:rPr>
            <w:rFonts w:ascii="Lucida Console" w:eastAsia="Times New Roman" w:hAnsi="Lucida Console" w:cs="Courier New"/>
            <w:i/>
            <w:iCs/>
            <w:color w:val="000000" w:themeColor="text1"/>
            <w:sz w:val="19"/>
          </w:rPr>
          <w:t xml:space="preserve"> the application 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56" w:author="Unknown"/>
          <w:rFonts w:ascii="Lucida Console" w:eastAsia="Times New Roman" w:hAnsi="Lucida Console" w:cs="Courier New"/>
          <w:color w:val="000000" w:themeColor="text1"/>
          <w:sz w:val="19"/>
          <w:szCs w:val="19"/>
        </w:rPr>
      </w:pPr>
      <w:ins w:id="2157" w:author="Unknown">
        <w:r w:rsidRPr="00ED215B">
          <w:rPr>
            <w:rFonts w:ascii="Lucida Console" w:eastAsia="Times New Roman" w:hAnsi="Lucida Console" w:cs="Courier New"/>
            <w:i/>
            <w:iCs/>
            <w:color w:val="000000" w:themeColor="text1"/>
            <w:sz w:val="19"/>
          </w:rPr>
          <w:t xml:space="preserve">// via the </w:t>
        </w:r>
        <w:proofErr w:type="spellStart"/>
        <w:r w:rsidRPr="00ED215B">
          <w:rPr>
            <w:rFonts w:ascii="Lucida Console" w:eastAsia="Times New Roman" w:hAnsi="Lucida Console" w:cs="Courier New"/>
            <w:i/>
            <w:iCs/>
            <w:color w:val="000000" w:themeColor="text1"/>
            <w:sz w:val="19"/>
          </w:rPr>
          <w:t>MApplication</w:t>
        </w:r>
        <w:proofErr w:type="spellEnd"/>
        <w:r w:rsidRPr="00ED215B">
          <w:rPr>
            <w:rFonts w:ascii="Lucida Console" w:eastAsia="Times New Roman" w:hAnsi="Lucida Console" w:cs="Courier New"/>
            <w:i/>
            <w:iCs/>
            <w:color w:val="000000" w:themeColor="text1"/>
            <w:sz w:val="19"/>
          </w:rPr>
          <w:t xml:space="preserve"> object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58"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59" w:author="Unknown"/>
          <w:rFonts w:ascii="Lucida Console" w:eastAsia="Times New Roman" w:hAnsi="Lucida Console" w:cs="Courier New"/>
          <w:color w:val="000000" w:themeColor="text1"/>
          <w:sz w:val="19"/>
          <w:szCs w:val="19"/>
        </w:rPr>
      </w:pPr>
      <w:proofErr w:type="gramStart"/>
      <w:ins w:id="2160"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TodoDetailsPart</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61" w:author="Unknown"/>
          <w:rFonts w:ascii="Lucida Console" w:eastAsia="Times New Roman" w:hAnsi="Lucida Console" w:cs="Courier New"/>
          <w:color w:val="000000" w:themeColor="text1"/>
          <w:sz w:val="19"/>
          <w:szCs w:val="19"/>
        </w:rPr>
      </w:pPr>
      <w:ins w:id="2162"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63" w:author="Unknown"/>
          <w:rFonts w:ascii="Lucida Console" w:eastAsia="Times New Roman" w:hAnsi="Lucida Console" w:cs="Courier New"/>
          <w:color w:val="000000" w:themeColor="text1"/>
          <w:sz w:val="19"/>
          <w:szCs w:val="19"/>
        </w:rPr>
      </w:pPr>
      <w:ins w:id="2164"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w:t>
        </w:r>
        <w:proofErr w:type="spellStart"/>
        <w:r w:rsidRPr="00ED215B">
          <w:rPr>
            <w:rFonts w:ascii="Lucida Console" w:eastAsia="Times New Roman" w:hAnsi="Lucida Console" w:cs="Courier New"/>
            <w:i/>
            <w:iCs/>
            <w:color w:val="000000" w:themeColor="text1"/>
            <w:sz w:val="19"/>
          </w:rPr>
          <w:t>PostConstruct</w:t>
        </w:r>
        <w:proofErr w:type="spellEnd"/>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65" w:author="Unknown"/>
          <w:rFonts w:ascii="Lucida Console" w:eastAsia="Times New Roman" w:hAnsi="Lucida Console" w:cs="Courier New"/>
          <w:color w:val="000000" w:themeColor="text1"/>
          <w:sz w:val="19"/>
          <w:szCs w:val="19"/>
        </w:rPr>
      </w:pPr>
      <w:ins w:id="2166"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createControls</w:t>
        </w:r>
        <w:proofErr w:type="spellEnd"/>
        <w:r w:rsidRPr="00ED215B">
          <w:rPr>
            <w:rFonts w:ascii="Lucida Console" w:eastAsia="Times New Roman" w:hAnsi="Lucida Console" w:cs="Courier New"/>
            <w:color w:val="000000" w:themeColor="text1"/>
            <w:sz w:val="19"/>
            <w:szCs w:val="19"/>
          </w:rPr>
          <w:t xml:space="preserve">(Composite parent,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67" w:author="Unknown"/>
          <w:rFonts w:ascii="Lucida Console" w:eastAsia="Times New Roman" w:hAnsi="Lucida Console" w:cs="Courier New"/>
          <w:color w:val="000000" w:themeColor="text1"/>
          <w:sz w:val="19"/>
          <w:szCs w:val="19"/>
        </w:rPr>
      </w:pPr>
      <w:ins w:id="2168"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MApplication</w:t>
        </w:r>
        <w:proofErr w:type="spellEnd"/>
        <w:r w:rsidRPr="00ED215B">
          <w:rPr>
            <w:rFonts w:ascii="Lucida Console" w:eastAsia="Times New Roman" w:hAnsi="Lucida Console" w:cs="Courier New"/>
            <w:color w:val="000000" w:themeColor="text1"/>
            <w:sz w:val="19"/>
            <w:szCs w:val="19"/>
          </w:rPr>
          <w:t xml:space="preserve"> application)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69" w:author="Unknown"/>
          <w:rFonts w:ascii="Lucida Console" w:eastAsia="Times New Roman" w:hAnsi="Lucida Console" w:cs="Courier New"/>
          <w:color w:val="000000" w:themeColor="text1"/>
          <w:sz w:val="19"/>
          <w:szCs w:val="19"/>
        </w:rPr>
      </w:pPr>
      <w:ins w:id="2170" w:author="Unknown">
        <w:r w:rsidRPr="00ED215B">
          <w:rPr>
            <w:rFonts w:ascii="Lucida Console" w:eastAsia="Times New Roman" w:hAnsi="Lucida Console" w:cs="Courier New"/>
            <w:color w:val="000000" w:themeColor="text1"/>
            <w:sz w:val="19"/>
            <w:szCs w:val="19"/>
          </w:rPr>
          <w:lastRenderedPageBreak/>
          <w:t xml:space="preserve">    </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context = </w:t>
        </w:r>
        <w:proofErr w:type="spellStart"/>
        <w:proofErr w:type="gramStart"/>
        <w:r w:rsidRPr="00ED215B">
          <w:rPr>
            <w:rFonts w:ascii="Lucida Console" w:eastAsia="Times New Roman" w:hAnsi="Lucida Console" w:cs="Courier New"/>
            <w:color w:val="000000" w:themeColor="text1"/>
            <w:sz w:val="19"/>
            <w:szCs w:val="19"/>
          </w:rPr>
          <w:t>application.getContext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71" w:author="Unknown"/>
          <w:rFonts w:ascii="Lucida Console" w:eastAsia="Times New Roman" w:hAnsi="Lucida Console" w:cs="Courier New"/>
          <w:color w:val="000000" w:themeColor="text1"/>
          <w:sz w:val="19"/>
          <w:szCs w:val="19"/>
        </w:rPr>
      </w:pPr>
      <w:ins w:id="217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Add</w:t>
        </w:r>
        <w:proofErr w:type="gramEnd"/>
        <w:r w:rsidRPr="00ED215B">
          <w:rPr>
            <w:rFonts w:ascii="Lucida Console" w:eastAsia="Times New Roman" w:hAnsi="Lucida Console" w:cs="Courier New"/>
            <w:i/>
            <w:iCs/>
            <w:color w:val="000000" w:themeColor="text1"/>
            <w:sz w:val="19"/>
          </w:rPr>
          <w:t xml:space="preserve"> or access objects to and from the application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73" w:author="Unknown"/>
          <w:rFonts w:ascii="Lucida Console" w:eastAsia="Times New Roman" w:hAnsi="Lucida Console" w:cs="Courier New"/>
          <w:color w:val="000000" w:themeColor="text1"/>
          <w:sz w:val="19"/>
          <w:szCs w:val="19"/>
        </w:rPr>
      </w:pPr>
      <w:ins w:id="2174"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75" w:author="Unknown"/>
          <w:rFonts w:ascii="Lucida Console" w:eastAsia="Times New Roman" w:hAnsi="Lucida Console" w:cs="Courier New"/>
          <w:color w:val="000000" w:themeColor="text1"/>
          <w:sz w:val="19"/>
          <w:szCs w:val="19"/>
        </w:rPr>
      </w:pPr>
      <w:ins w:id="2176"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77"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78" w:author="Unknown"/>
          <w:rFonts w:ascii="Lucida Console" w:eastAsia="Times New Roman" w:hAnsi="Lucida Console" w:cs="Courier New"/>
          <w:color w:val="000000" w:themeColor="text1"/>
          <w:sz w:val="19"/>
          <w:szCs w:val="19"/>
        </w:rPr>
      </w:pPr>
      <w:ins w:id="2179"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180" w:author="Unknown"/>
          <w:rFonts w:ascii="Arial" w:eastAsia="Times New Roman" w:hAnsi="Arial" w:cs="Arial"/>
          <w:color w:val="000000" w:themeColor="text1"/>
          <w:sz w:val="24"/>
          <w:szCs w:val="24"/>
        </w:rPr>
      </w:pPr>
      <w:ins w:id="2181" w:author="Unknown">
        <w:r w:rsidRPr="00ED215B">
          <w:rPr>
            <w:rFonts w:ascii="Arial" w:eastAsia="Times New Roman" w:hAnsi="Arial" w:cs="Arial"/>
            <w:color w:val="000000" w:themeColor="text1"/>
            <w:sz w:val="24"/>
            <w:szCs w:val="24"/>
          </w:rPr>
          <w:t xml:space="preserve">If you are outside of a model object, you still can access the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context via the following: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82" w:author="Unknown"/>
          <w:rFonts w:ascii="Lucida Console" w:eastAsia="Times New Roman" w:hAnsi="Lucida Console" w:cs="Courier New"/>
          <w:color w:val="000000" w:themeColor="text1"/>
          <w:sz w:val="19"/>
          <w:szCs w:val="19"/>
        </w:rPr>
      </w:pPr>
      <w:proofErr w:type="gramStart"/>
      <w:ins w:id="2183"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Object start()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84" w:author="Unknown"/>
          <w:rFonts w:ascii="Lucida Console" w:eastAsia="Times New Roman" w:hAnsi="Lucida Console" w:cs="Courier New"/>
          <w:color w:val="000000" w:themeColor="text1"/>
          <w:sz w:val="19"/>
          <w:szCs w:val="19"/>
        </w:rPr>
      </w:pPr>
      <w:ins w:id="2185"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Get Bundle Information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86" w:author="Unknown"/>
          <w:rFonts w:ascii="Lucida Console" w:eastAsia="Times New Roman" w:hAnsi="Lucida Console" w:cs="Courier New"/>
          <w:color w:val="000000" w:themeColor="text1"/>
          <w:sz w:val="19"/>
          <w:szCs w:val="19"/>
        </w:rPr>
      </w:pPr>
      <w:ins w:id="2187" w:author="Unknown">
        <w:r w:rsidRPr="00ED215B">
          <w:rPr>
            <w:rFonts w:ascii="Lucida Console" w:eastAsia="Times New Roman" w:hAnsi="Lucida Console" w:cs="Courier New"/>
            <w:color w:val="000000" w:themeColor="text1"/>
            <w:sz w:val="19"/>
            <w:szCs w:val="19"/>
          </w:rPr>
          <w:t xml:space="preserve">  Bundle </w:t>
        </w:r>
        <w:proofErr w:type="spellStart"/>
        <w:r w:rsidRPr="00ED215B">
          <w:rPr>
            <w:rFonts w:ascii="Lucida Console" w:eastAsia="Times New Roman" w:hAnsi="Lucida Console" w:cs="Courier New"/>
            <w:color w:val="000000" w:themeColor="text1"/>
            <w:sz w:val="19"/>
            <w:szCs w:val="19"/>
          </w:rPr>
          <w:t>bundle</w:t>
        </w:r>
        <w:proofErr w:type="spellEnd"/>
        <w:r w:rsidRPr="00ED215B">
          <w:rPr>
            <w:rFonts w:ascii="Lucida Console" w:eastAsia="Times New Roman" w:hAnsi="Lucida Console" w:cs="Courier New"/>
            <w:color w:val="000000" w:themeColor="text1"/>
            <w:sz w:val="19"/>
            <w:szCs w:val="19"/>
          </w:rPr>
          <w:t xml:space="preserve"> = </w:t>
        </w:r>
        <w:proofErr w:type="spellStart"/>
        <w:proofErr w:type="gramStart"/>
        <w:r w:rsidRPr="00ED215B">
          <w:rPr>
            <w:rFonts w:ascii="Lucida Console" w:eastAsia="Times New Roman" w:hAnsi="Lucida Console" w:cs="Courier New"/>
            <w:color w:val="000000" w:themeColor="text1"/>
            <w:sz w:val="19"/>
            <w:szCs w:val="19"/>
          </w:rPr>
          <w:t>FrameworkUtil.getBundle</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getClass</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88" w:author="Unknown"/>
          <w:rFonts w:ascii="Lucida Console" w:eastAsia="Times New Roman" w:hAnsi="Lucida Console" w:cs="Courier New"/>
          <w:color w:val="000000" w:themeColor="text1"/>
          <w:sz w:val="19"/>
          <w:szCs w:val="19"/>
        </w:rPr>
      </w:pPr>
      <w:ins w:id="2189"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BundleContext</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bundleContext</w:t>
        </w:r>
        <w:proofErr w:type="spellEnd"/>
        <w:r w:rsidRPr="00ED215B">
          <w:rPr>
            <w:rFonts w:ascii="Lucida Console" w:eastAsia="Times New Roman" w:hAnsi="Lucida Console" w:cs="Courier New"/>
            <w:color w:val="000000" w:themeColor="text1"/>
            <w:sz w:val="19"/>
            <w:szCs w:val="19"/>
          </w:rPr>
          <w:t xml:space="preserve"> = </w:t>
        </w:r>
        <w:proofErr w:type="spellStart"/>
        <w:proofErr w:type="gramStart"/>
        <w:r w:rsidRPr="00ED215B">
          <w:rPr>
            <w:rFonts w:ascii="Lucida Console" w:eastAsia="Times New Roman" w:hAnsi="Lucida Console" w:cs="Courier New"/>
            <w:color w:val="000000" w:themeColor="text1"/>
            <w:sz w:val="19"/>
            <w:szCs w:val="19"/>
          </w:rPr>
          <w:t>bundle.getBundleContext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90" w:author="Unknown"/>
          <w:rFonts w:ascii="Lucida Console" w:eastAsia="Times New Roman" w:hAnsi="Lucida Console" w:cs="Courier New"/>
          <w:color w:val="000000" w:themeColor="text1"/>
          <w:sz w:val="19"/>
          <w:szCs w:val="19"/>
        </w:rPr>
      </w:pPr>
      <w:ins w:id="2191"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eclipseCtx</w:t>
        </w:r>
        <w:proofErr w:type="spellEnd"/>
        <w:r w:rsidRPr="00ED215B">
          <w:rPr>
            <w:rFonts w:ascii="Lucida Console" w:eastAsia="Times New Roman" w:hAnsi="Lucida Console" w:cs="Courier New"/>
            <w:color w:val="000000" w:themeColor="text1"/>
            <w:sz w:val="19"/>
            <w:szCs w:val="19"/>
          </w:rPr>
          <w:t xml:space="preserve"> =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92" w:author="Unknown"/>
          <w:rFonts w:ascii="Lucida Console" w:eastAsia="Times New Roman" w:hAnsi="Lucida Console" w:cs="Courier New"/>
          <w:color w:val="000000" w:themeColor="text1"/>
          <w:sz w:val="19"/>
          <w:szCs w:val="19"/>
        </w:rPr>
      </w:pPr>
      <w:ins w:id="2193"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EclipseContextFactory.getServiceContext</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bundleContext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94"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95" w:author="Unknown"/>
          <w:rFonts w:ascii="Lucida Console" w:eastAsia="Times New Roman" w:hAnsi="Lucida Console" w:cs="Courier New"/>
          <w:color w:val="000000" w:themeColor="text1"/>
          <w:sz w:val="19"/>
          <w:szCs w:val="19"/>
        </w:rPr>
      </w:pPr>
      <w:ins w:id="2196"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Fill Context with information using </w:t>
        </w:r>
        <w:proofErr w:type="gramStart"/>
        <w:r w:rsidRPr="00ED215B">
          <w:rPr>
            <w:rFonts w:ascii="Lucida Console" w:eastAsia="Times New Roman" w:hAnsi="Lucida Console" w:cs="Courier New"/>
            <w:i/>
            <w:iCs/>
            <w:color w:val="000000" w:themeColor="text1"/>
            <w:sz w:val="19"/>
          </w:rPr>
          <w:t>set(</w:t>
        </w:r>
        <w:proofErr w:type="spellStart"/>
        <w:proofErr w:type="gramEnd"/>
        <w:r w:rsidRPr="00ED215B">
          <w:rPr>
            <w:rFonts w:ascii="Lucida Console" w:eastAsia="Times New Roman" w:hAnsi="Lucida Console" w:cs="Courier New"/>
            <w:i/>
            <w:iCs/>
            <w:color w:val="000000" w:themeColor="text1"/>
            <w:sz w:val="19"/>
          </w:rPr>
          <w:t>String,Object</w:t>
        </w:r>
        <w:proofErr w:type="spellEnd"/>
        <w:r w:rsidRPr="00ED215B">
          <w:rPr>
            <w:rFonts w:ascii="Lucida Console" w:eastAsia="Times New Roman" w:hAnsi="Lucida Console" w:cs="Courier New"/>
            <w:i/>
            <w:iCs/>
            <w:color w:val="000000" w:themeColor="text1"/>
            <w:sz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97" w:author="Unknown"/>
          <w:rFonts w:ascii="Lucida Console" w:eastAsia="Times New Roman" w:hAnsi="Lucida Console" w:cs="Courier New"/>
          <w:color w:val="000000" w:themeColor="text1"/>
          <w:sz w:val="19"/>
          <w:szCs w:val="19"/>
        </w:rPr>
      </w:pPr>
      <w:ins w:id="2198"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199" w:author="Unknown"/>
          <w:rFonts w:ascii="Lucida Console" w:eastAsia="Times New Roman" w:hAnsi="Lucida Console" w:cs="Courier New"/>
          <w:color w:val="000000" w:themeColor="text1"/>
          <w:sz w:val="19"/>
          <w:szCs w:val="19"/>
        </w:rPr>
      </w:pPr>
      <w:ins w:id="2200"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01" w:author="Unknown"/>
          <w:rFonts w:ascii="Lucida Console" w:eastAsia="Times New Roman" w:hAnsi="Lucida Console" w:cs="Courier New"/>
          <w:color w:val="000000" w:themeColor="text1"/>
          <w:sz w:val="19"/>
          <w:szCs w:val="19"/>
        </w:rPr>
      </w:pPr>
      <w:ins w:id="220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Create</w:t>
        </w:r>
        <w:proofErr w:type="gramEnd"/>
        <w:r w:rsidRPr="00ED215B">
          <w:rPr>
            <w:rFonts w:ascii="Lucida Console" w:eastAsia="Times New Roman" w:hAnsi="Lucida Console" w:cs="Courier New"/>
            <w:i/>
            <w:iCs/>
            <w:color w:val="000000" w:themeColor="text1"/>
            <w:sz w:val="19"/>
          </w:rPr>
          <w:t xml:space="preserve"> instance of class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03" w:author="Unknown"/>
          <w:rFonts w:ascii="Lucida Console" w:eastAsia="Times New Roman" w:hAnsi="Lucida Console" w:cs="Courier New"/>
          <w:color w:val="000000" w:themeColor="text1"/>
          <w:sz w:val="19"/>
          <w:szCs w:val="19"/>
        </w:rPr>
      </w:pPr>
      <w:ins w:id="2204"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ContextInjectionFactory.make</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MyPart.</w:t>
        </w:r>
        <w:r w:rsidRPr="00ED215B">
          <w:rPr>
            <w:rFonts w:ascii="Lucida Console" w:eastAsia="Times New Roman" w:hAnsi="Lucida Console" w:cs="Courier New"/>
            <w:b/>
            <w:bCs/>
            <w:color w:val="000000" w:themeColor="text1"/>
            <w:sz w:val="19"/>
          </w:rPr>
          <w:t>class</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eclipseCtx</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05" w:author="Unknown"/>
          <w:rFonts w:ascii="Lucida Console" w:eastAsia="Times New Roman" w:hAnsi="Lucida Console" w:cs="Courier New"/>
          <w:color w:val="000000" w:themeColor="text1"/>
          <w:sz w:val="19"/>
          <w:szCs w:val="19"/>
        </w:rPr>
      </w:pPr>
      <w:ins w:id="2206"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after="0" w:line="240" w:lineRule="auto"/>
        <w:outlineLvl w:val="2"/>
        <w:rPr>
          <w:ins w:id="2207" w:author="Unknown"/>
          <w:rFonts w:ascii="Arial" w:eastAsia="Times New Roman" w:hAnsi="Arial" w:cs="Arial"/>
          <w:b/>
          <w:bCs/>
          <w:color w:val="000000" w:themeColor="text1"/>
          <w:sz w:val="30"/>
          <w:szCs w:val="30"/>
        </w:rPr>
      </w:pPr>
      <w:bookmarkStart w:id="2208" w:name="extentcontext_adding"/>
      <w:bookmarkEnd w:id="2208"/>
      <w:ins w:id="2209" w:author="Unknown">
        <w:r w:rsidRPr="00ED215B">
          <w:rPr>
            <w:rFonts w:ascii="Arial" w:eastAsia="Times New Roman" w:hAnsi="Arial" w:cs="Arial"/>
            <w:b/>
            <w:bCs/>
            <w:color w:val="000000" w:themeColor="text1"/>
            <w:sz w:val="30"/>
            <w:szCs w:val="30"/>
          </w:rPr>
          <w:lastRenderedPageBreak/>
          <w:t>26.2. </w:t>
        </w:r>
        <w:proofErr w:type="spellStart"/>
        <w:r w:rsidRPr="00ED215B">
          <w:rPr>
            <w:rFonts w:ascii="Arial" w:eastAsia="Times New Roman" w:hAnsi="Arial" w:cs="Arial"/>
            <w:b/>
            <w:bCs/>
            <w:color w:val="000000" w:themeColor="text1"/>
            <w:sz w:val="30"/>
            <w:szCs w:val="30"/>
          </w:rPr>
          <w:t>OSGi</w:t>
        </w:r>
        <w:proofErr w:type="spellEnd"/>
        <w:r w:rsidRPr="00ED215B">
          <w:rPr>
            <w:rFonts w:ascii="Arial" w:eastAsia="Times New Roman" w:hAnsi="Arial" w:cs="Arial"/>
            <w:b/>
            <w:bCs/>
            <w:color w:val="000000" w:themeColor="text1"/>
            <w:sz w:val="30"/>
            <w:szCs w:val="30"/>
          </w:rPr>
          <w:t xml:space="preserve"> services </w:t>
        </w:r>
      </w:ins>
    </w:p>
    <w:p w:rsidR="00ED215B" w:rsidRPr="00ED215B" w:rsidRDefault="00ED215B" w:rsidP="00ED215B">
      <w:pPr>
        <w:shd w:val="clear" w:color="auto" w:fill="FFFFFF"/>
        <w:spacing w:before="100" w:beforeAutospacing="1" w:after="100" w:afterAutospacing="1" w:line="240" w:lineRule="auto"/>
        <w:ind w:left="150" w:right="150"/>
        <w:rPr>
          <w:ins w:id="2210" w:author="Unknown"/>
          <w:rFonts w:ascii="Arial" w:eastAsia="Times New Roman" w:hAnsi="Arial" w:cs="Arial"/>
          <w:color w:val="000000" w:themeColor="text1"/>
          <w:sz w:val="24"/>
          <w:szCs w:val="24"/>
        </w:rPr>
      </w:pPr>
      <w:ins w:id="2211" w:author="Unknown">
        <w:r w:rsidRPr="00ED215B">
          <w:rPr>
            <w:rFonts w:ascii="Arial" w:eastAsia="Times New Roman" w:hAnsi="Arial" w:cs="Arial"/>
            <w:color w:val="000000" w:themeColor="text1"/>
            <w:sz w:val="24"/>
            <w:szCs w:val="24"/>
          </w:rPr>
          <w:t xml:space="preserve">You can add objects to the context via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are automatically available in the context. But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are global to the framework runtime — they </w:t>
        </w:r>
        <w:proofErr w:type="spellStart"/>
        <w:r w:rsidRPr="00ED215B">
          <w:rPr>
            <w:rFonts w:ascii="Arial" w:eastAsia="Times New Roman" w:hAnsi="Arial" w:cs="Arial"/>
            <w:color w:val="000000" w:themeColor="text1"/>
            <w:sz w:val="24"/>
            <w:szCs w:val="24"/>
          </w:rPr>
          <w:t>can not</w:t>
        </w:r>
        <w:proofErr w:type="spellEnd"/>
        <w:r w:rsidRPr="00ED215B">
          <w:rPr>
            <w:rFonts w:ascii="Arial" w:eastAsia="Times New Roman" w:hAnsi="Arial" w:cs="Arial"/>
            <w:color w:val="000000" w:themeColor="text1"/>
            <w:sz w:val="24"/>
            <w:szCs w:val="24"/>
          </w:rPr>
          <w:t xml:space="preserve"> access the workbench model or its context. </w:t>
        </w:r>
      </w:ins>
    </w:p>
    <w:p w:rsidR="00ED215B" w:rsidRPr="00ED215B" w:rsidRDefault="00ED215B" w:rsidP="00ED215B">
      <w:pPr>
        <w:shd w:val="clear" w:color="auto" w:fill="FFFFFF"/>
        <w:spacing w:after="0" w:line="240" w:lineRule="auto"/>
        <w:outlineLvl w:val="2"/>
        <w:rPr>
          <w:ins w:id="2212" w:author="Unknown"/>
          <w:rFonts w:ascii="Arial" w:eastAsia="Times New Roman" w:hAnsi="Arial" w:cs="Arial"/>
          <w:b/>
          <w:bCs/>
          <w:color w:val="000000" w:themeColor="text1"/>
          <w:sz w:val="30"/>
          <w:szCs w:val="30"/>
        </w:rPr>
      </w:pPr>
      <w:bookmarkStart w:id="2213" w:name="icontextvariables"/>
      <w:bookmarkEnd w:id="2213"/>
      <w:ins w:id="2214" w:author="Unknown">
        <w:r w:rsidRPr="00ED215B">
          <w:rPr>
            <w:rFonts w:ascii="Arial" w:eastAsia="Times New Roman" w:hAnsi="Arial" w:cs="Arial"/>
            <w:b/>
            <w:bCs/>
            <w:color w:val="000000" w:themeColor="text1"/>
            <w:sz w:val="30"/>
            <w:szCs w:val="30"/>
          </w:rPr>
          <w:t xml:space="preserve">26.3. Objects and Context Variables </w:t>
        </w:r>
      </w:ins>
    </w:p>
    <w:p w:rsidR="00ED215B" w:rsidRPr="00ED215B" w:rsidRDefault="00ED215B" w:rsidP="00ED215B">
      <w:pPr>
        <w:shd w:val="clear" w:color="auto" w:fill="FFFFFF"/>
        <w:spacing w:before="100" w:beforeAutospacing="1" w:after="100" w:afterAutospacing="1" w:line="240" w:lineRule="auto"/>
        <w:ind w:left="150" w:right="150"/>
        <w:rPr>
          <w:ins w:id="2215" w:author="Unknown"/>
          <w:rFonts w:ascii="Arial" w:eastAsia="Times New Roman" w:hAnsi="Arial" w:cs="Arial"/>
          <w:color w:val="000000" w:themeColor="text1"/>
          <w:sz w:val="24"/>
          <w:szCs w:val="24"/>
        </w:rPr>
      </w:pPr>
      <w:ins w:id="2216" w:author="Unknown">
        <w:r w:rsidRPr="00ED215B">
          <w:rPr>
            <w:rFonts w:ascii="Arial" w:eastAsia="Times New Roman" w:hAnsi="Arial" w:cs="Arial"/>
            <w:color w:val="000000" w:themeColor="text1"/>
            <w:sz w:val="24"/>
            <w:szCs w:val="24"/>
          </w:rPr>
          <w:t xml:space="preserve">You can add key / value pairs directly to the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for example a </w:t>
        </w:r>
        <w:proofErr w:type="spellStart"/>
        <w:r w:rsidRPr="00ED215B">
          <w:rPr>
            <w:rFonts w:ascii="Arial" w:eastAsia="Times New Roman" w:hAnsi="Arial" w:cs="Arial"/>
            <w:color w:val="000000" w:themeColor="text1"/>
            <w:sz w:val="24"/>
            <w:szCs w:val="24"/>
          </w:rPr>
          <w:t>todo</w:t>
        </w:r>
        <w:proofErr w:type="spellEnd"/>
        <w:r w:rsidRPr="00ED215B">
          <w:rPr>
            <w:rFonts w:ascii="Arial" w:eastAsia="Times New Roman" w:hAnsi="Arial" w:cs="Arial"/>
            <w:color w:val="000000" w:themeColor="text1"/>
            <w:sz w:val="24"/>
            <w:szCs w:val="24"/>
          </w:rPr>
          <w:t xml:space="preserve"> object under the </w:t>
        </w:r>
        <w:r w:rsidRPr="00ED215B">
          <w:rPr>
            <w:rFonts w:ascii="Courier New" w:eastAsia="Times New Roman" w:hAnsi="Courier New" w:cs="Courier New"/>
            <w:i/>
            <w:iCs/>
            <w:color w:val="000000" w:themeColor="text1"/>
            <w:sz w:val="20"/>
          </w:rPr>
          <w:t>active</w:t>
        </w:r>
        <w:r w:rsidRPr="00ED215B">
          <w:rPr>
            <w:rFonts w:ascii="Arial" w:eastAsia="Times New Roman" w:hAnsi="Arial" w:cs="Arial"/>
            <w:color w:val="000000" w:themeColor="text1"/>
            <w:sz w:val="24"/>
            <w:szCs w:val="24"/>
          </w:rPr>
          <w:t xml:space="preserve"> key. Adding objects to a Context can be done via the </w:t>
        </w:r>
        <w:proofErr w:type="gramStart"/>
        <w:r w:rsidRPr="00ED215B">
          <w:rPr>
            <w:rFonts w:ascii="Courier New" w:eastAsia="Times New Roman" w:hAnsi="Courier New" w:cs="Courier New"/>
            <w:color w:val="000000" w:themeColor="text1"/>
            <w:sz w:val="29"/>
          </w:rPr>
          <w:t>set(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on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The following example creates a new context via the </w:t>
        </w:r>
        <w:proofErr w:type="spellStart"/>
        <w:proofErr w:type="gramStart"/>
        <w:r w:rsidRPr="00ED215B">
          <w:rPr>
            <w:rFonts w:ascii="Courier New" w:eastAsia="Times New Roman" w:hAnsi="Courier New" w:cs="Courier New"/>
            <w:color w:val="000000" w:themeColor="text1"/>
            <w:sz w:val="29"/>
          </w:rPr>
          <w:t>EclipseContextFactory.create</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factory method call and adds some objects to it.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17" w:author="Unknown"/>
          <w:rFonts w:ascii="Lucida Console" w:eastAsia="Times New Roman" w:hAnsi="Lucida Console" w:cs="Courier New"/>
          <w:color w:val="000000" w:themeColor="text1"/>
          <w:sz w:val="19"/>
          <w:szCs w:val="19"/>
        </w:rPr>
      </w:pPr>
      <w:ins w:id="2218" w:author="Unknown">
        <w:r w:rsidRPr="00ED215B">
          <w:rPr>
            <w:rFonts w:ascii="Lucida Console" w:eastAsia="Times New Roman" w:hAnsi="Lucida Console" w:cs="Courier New"/>
            <w:i/>
            <w:iCs/>
            <w:color w:val="000000" w:themeColor="text1"/>
            <w:sz w:val="19"/>
          </w:rPr>
          <w:t>@Inject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19" w:author="Unknown"/>
          <w:rFonts w:ascii="Lucida Console" w:eastAsia="Times New Roman" w:hAnsi="Lucida Console" w:cs="Courier New"/>
          <w:color w:val="000000" w:themeColor="text1"/>
          <w:sz w:val="19"/>
          <w:szCs w:val="19"/>
        </w:rPr>
      </w:pPr>
      <w:proofErr w:type="gramStart"/>
      <w:ins w:id="2220"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addingContext</w:t>
        </w:r>
        <w:proofErr w:type="spellEnd"/>
        <w:r w:rsidRPr="00ED215B">
          <w:rPr>
            <w:rFonts w:ascii="Lucida Console" w:eastAsia="Times New Roman" w:hAnsi="Lucida Console" w:cs="Courier New"/>
            <w:color w:val="000000" w:themeColor="text1"/>
            <w:sz w:val="19"/>
            <w:szCs w:val="19"/>
          </w:rPr>
          <w:t>(</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21" w:author="Unknown"/>
          <w:rFonts w:ascii="Lucida Console" w:eastAsia="Times New Roman" w:hAnsi="Lucida Console" w:cs="Courier New"/>
          <w:color w:val="000000" w:themeColor="text1"/>
          <w:sz w:val="19"/>
          <w:szCs w:val="19"/>
        </w:rPr>
      </w:pPr>
      <w:ins w:id="222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We</w:t>
        </w:r>
        <w:proofErr w:type="gramEnd"/>
        <w:r w:rsidRPr="00ED215B">
          <w:rPr>
            <w:rFonts w:ascii="Lucida Console" w:eastAsia="Times New Roman" w:hAnsi="Lucida Console" w:cs="Courier New"/>
            <w:i/>
            <w:iCs/>
            <w:color w:val="000000" w:themeColor="text1"/>
            <w:sz w:val="19"/>
          </w:rPr>
          <w:t xml:space="preserve"> want to add objects to 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23"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24" w:author="Unknown"/>
          <w:rFonts w:ascii="Lucida Console" w:eastAsia="Times New Roman" w:hAnsi="Lucida Console" w:cs="Courier New"/>
          <w:color w:val="000000" w:themeColor="text1"/>
          <w:sz w:val="19"/>
          <w:szCs w:val="19"/>
        </w:rPr>
      </w:pPr>
      <w:ins w:id="2225"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Create</w:t>
        </w:r>
        <w:proofErr w:type="gramEnd"/>
        <w:r w:rsidRPr="00ED215B">
          <w:rPr>
            <w:rFonts w:ascii="Lucida Console" w:eastAsia="Times New Roman" w:hAnsi="Lucida Console" w:cs="Courier New"/>
            <w:i/>
            <w:iCs/>
            <w:color w:val="000000" w:themeColor="text1"/>
            <w:sz w:val="19"/>
          </w:rPr>
          <w:t xml:space="preserve"> instance of class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26" w:author="Unknown"/>
          <w:rFonts w:ascii="Lucida Console" w:eastAsia="Times New Roman" w:hAnsi="Lucida Console" w:cs="Courier New"/>
          <w:color w:val="000000" w:themeColor="text1"/>
          <w:sz w:val="19"/>
          <w:szCs w:val="19"/>
        </w:rPr>
      </w:pPr>
      <w:ins w:id="2227" w:author="Unknown">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myContext</w:t>
        </w:r>
        <w:proofErr w:type="spellEnd"/>
        <w:r w:rsidRPr="00ED215B">
          <w:rPr>
            <w:rFonts w:ascii="Lucida Console" w:eastAsia="Times New Roman" w:hAnsi="Lucida Console" w:cs="Courier New"/>
            <w:color w:val="000000" w:themeColor="text1"/>
            <w:sz w:val="19"/>
            <w:szCs w:val="19"/>
          </w:rPr>
          <w:t xml:space="preserve"> = </w:t>
        </w:r>
        <w:proofErr w:type="spellStart"/>
        <w:proofErr w:type="gramStart"/>
        <w:r w:rsidRPr="00ED215B">
          <w:rPr>
            <w:rFonts w:ascii="Lucida Console" w:eastAsia="Times New Roman" w:hAnsi="Lucida Console" w:cs="Courier New"/>
            <w:color w:val="000000" w:themeColor="text1"/>
            <w:sz w:val="19"/>
            <w:szCs w:val="19"/>
          </w:rPr>
          <w:t>EclipseContextFactory.create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28"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29" w:author="Unknown"/>
          <w:rFonts w:ascii="Lucida Console" w:eastAsia="Times New Roman" w:hAnsi="Lucida Console" w:cs="Courier New"/>
          <w:color w:val="000000" w:themeColor="text1"/>
          <w:sz w:val="19"/>
          <w:szCs w:val="19"/>
        </w:rPr>
      </w:pPr>
      <w:ins w:id="2230"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Putting</w:t>
        </w:r>
        <w:proofErr w:type="gramEnd"/>
        <w:r w:rsidRPr="00ED215B">
          <w:rPr>
            <w:rFonts w:ascii="Lucida Console" w:eastAsia="Times New Roman" w:hAnsi="Lucida Console" w:cs="Courier New"/>
            <w:i/>
            <w:iCs/>
            <w:color w:val="000000" w:themeColor="text1"/>
            <w:sz w:val="19"/>
          </w:rPr>
          <w:t xml:space="preserve"> in some values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31" w:author="Unknown"/>
          <w:rFonts w:ascii="Lucida Console" w:eastAsia="Times New Roman" w:hAnsi="Lucida Console" w:cs="Courier New"/>
          <w:color w:val="000000" w:themeColor="text1"/>
          <w:sz w:val="19"/>
          <w:szCs w:val="19"/>
        </w:rPr>
      </w:pPr>
      <w:ins w:id="2232"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myContext.set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"mykey1"</w:t>
        </w:r>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"Hello1"</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33" w:author="Unknown"/>
          <w:rFonts w:ascii="Lucida Console" w:eastAsia="Times New Roman" w:hAnsi="Lucida Console" w:cs="Courier New"/>
          <w:color w:val="000000" w:themeColor="text1"/>
          <w:sz w:val="19"/>
          <w:szCs w:val="19"/>
        </w:rPr>
      </w:pPr>
      <w:ins w:id="2234"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myContext.set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"mykey2"</w:t>
        </w:r>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"Hello2"</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35"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36" w:author="Unknown"/>
          <w:rFonts w:ascii="Lucida Console" w:eastAsia="Times New Roman" w:hAnsi="Lucida Console" w:cs="Courier New"/>
          <w:color w:val="000000" w:themeColor="text1"/>
          <w:sz w:val="19"/>
          <w:szCs w:val="19"/>
        </w:rPr>
      </w:pPr>
      <w:ins w:id="2237"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Adding</w:t>
        </w:r>
        <w:proofErr w:type="gramEnd"/>
        <w:r w:rsidRPr="00ED215B">
          <w:rPr>
            <w:rFonts w:ascii="Lucida Console" w:eastAsia="Times New Roman" w:hAnsi="Lucida Console" w:cs="Courier New"/>
            <w:i/>
            <w:iCs/>
            <w:color w:val="000000" w:themeColor="text1"/>
            <w:sz w:val="19"/>
          </w:rPr>
          <w:t xml:space="preserve"> a parent relationship</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38" w:author="Unknown"/>
          <w:rFonts w:ascii="Lucida Console" w:eastAsia="Times New Roman" w:hAnsi="Lucida Console" w:cs="Courier New"/>
          <w:color w:val="000000" w:themeColor="text1"/>
          <w:sz w:val="19"/>
          <w:szCs w:val="19"/>
        </w:rPr>
      </w:pPr>
      <w:ins w:id="2239"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myContext.setParent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40"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41" w:author="Unknown"/>
          <w:rFonts w:ascii="Lucida Console" w:eastAsia="Times New Roman" w:hAnsi="Lucida Console" w:cs="Courier New"/>
          <w:color w:val="000000" w:themeColor="text1"/>
          <w:sz w:val="19"/>
          <w:szCs w:val="19"/>
        </w:rPr>
      </w:pPr>
      <w:ins w:id="224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Alternatively</w:t>
        </w:r>
        <w:proofErr w:type="gramEnd"/>
        <w:r w:rsidRPr="00ED215B">
          <w:rPr>
            <w:rFonts w:ascii="Lucida Console" w:eastAsia="Times New Roman" w:hAnsi="Lucida Console" w:cs="Courier New"/>
            <w:i/>
            <w:iCs/>
            <w:color w:val="000000" w:themeColor="text1"/>
            <w:sz w:val="19"/>
          </w:rPr>
          <w:t xml:space="preserve"> you can also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43" w:author="Unknown"/>
          <w:rFonts w:ascii="Lucida Console" w:eastAsia="Times New Roman" w:hAnsi="Lucida Console" w:cs="Courier New"/>
          <w:color w:val="000000" w:themeColor="text1"/>
          <w:sz w:val="19"/>
          <w:szCs w:val="19"/>
        </w:rPr>
      </w:pPr>
      <w:ins w:id="2244"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establish a parent/child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45" w:author="Unknown"/>
          <w:rFonts w:ascii="Lucida Console" w:eastAsia="Times New Roman" w:hAnsi="Lucida Console" w:cs="Courier New"/>
          <w:color w:val="000000" w:themeColor="text1"/>
          <w:sz w:val="19"/>
          <w:szCs w:val="19"/>
        </w:rPr>
      </w:pPr>
      <w:ins w:id="2246"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relationship via the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47" w:author="Unknown"/>
          <w:rFonts w:ascii="Lucida Console" w:eastAsia="Times New Roman" w:hAnsi="Lucida Console" w:cs="Courier New"/>
          <w:color w:val="000000" w:themeColor="text1"/>
          <w:sz w:val="19"/>
          <w:szCs w:val="19"/>
        </w:rPr>
      </w:pPr>
      <w:ins w:id="2248"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spellStart"/>
        <w:proofErr w:type="gramStart"/>
        <w:r w:rsidRPr="00ED215B">
          <w:rPr>
            <w:rFonts w:ascii="Lucida Console" w:eastAsia="Times New Roman" w:hAnsi="Lucida Console" w:cs="Courier New"/>
            <w:i/>
            <w:iCs/>
            <w:color w:val="000000" w:themeColor="text1"/>
            <w:sz w:val="19"/>
          </w:rPr>
          <w:t>context.createChild</w:t>
        </w:r>
        <w:proofErr w:type="spellEnd"/>
        <w:r w:rsidRPr="00ED215B">
          <w:rPr>
            <w:rFonts w:ascii="Lucida Console" w:eastAsia="Times New Roman" w:hAnsi="Lucida Console" w:cs="Courier New"/>
            <w:i/>
            <w:iCs/>
            <w:color w:val="000000" w:themeColor="text1"/>
            <w:sz w:val="19"/>
          </w:rPr>
          <w:t>(</w:t>
        </w:r>
        <w:proofErr w:type="gramEnd"/>
        <w:r w:rsidRPr="00ED215B">
          <w:rPr>
            <w:rFonts w:ascii="Lucida Console" w:eastAsia="Times New Roman" w:hAnsi="Lucida Console" w:cs="Courier New"/>
            <w:i/>
            <w:iCs/>
            <w:color w:val="000000" w:themeColor="text1"/>
            <w:sz w:val="19"/>
          </w:rPr>
          <w:t>) method call</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49" w:author="Unknown"/>
          <w:rFonts w:ascii="Lucida Console" w:eastAsia="Times New Roman" w:hAnsi="Lucida Console" w:cs="Courier New"/>
          <w:color w:val="000000" w:themeColor="text1"/>
          <w:sz w:val="19"/>
          <w:szCs w:val="19"/>
        </w:rPr>
      </w:pPr>
      <w:ins w:id="2250"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51" w:author="Unknown"/>
          <w:rFonts w:ascii="Lucida Console" w:eastAsia="Times New Roman" w:hAnsi="Lucida Console" w:cs="Courier New"/>
          <w:color w:val="000000" w:themeColor="text1"/>
          <w:sz w:val="19"/>
          <w:szCs w:val="19"/>
        </w:rPr>
      </w:pPr>
      <w:ins w:id="2252"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253" w:author="Unknown"/>
          <w:rFonts w:ascii="Arial" w:eastAsia="Times New Roman" w:hAnsi="Arial" w:cs="Arial"/>
          <w:color w:val="000000" w:themeColor="text1"/>
          <w:sz w:val="24"/>
          <w:szCs w:val="24"/>
        </w:rPr>
      </w:pPr>
      <w:ins w:id="2254" w:author="Unknown">
        <w:r w:rsidRPr="00ED215B">
          <w:rPr>
            <w:rFonts w:ascii="Arial" w:eastAsia="Times New Roman" w:hAnsi="Arial" w:cs="Arial"/>
            <w:color w:val="000000" w:themeColor="text1"/>
            <w:sz w:val="24"/>
            <w:szCs w:val="24"/>
          </w:rPr>
          <w:t xml:space="preserve">A </w:t>
        </w:r>
        <w:r w:rsidRPr="00ED215B">
          <w:rPr>
            <w:rFonts w:ascii="Arial" w:eastAsia="Times New Roman" w:hAnsi="Arial" w:cs="Arial"/>
            <w:i/>
            <w:iCs/>
            <w:color w:val="000000" w:themeColor="text1"/>
            <w:sz w:val="24"/>
            <w:szCs w:val="24"/>
          </w:rPr>
          <w:t>Context variable</w:t>
        </w:r>
        <w:r w:rsidRPr="00ED215B">
          <w:rPr>
            <w:rFonts w:ascii="Arial" w:eastAsia="Times New Roman" w:hAnsi="Arial" w:cs="Arial"/>
            <w:color w:val="000000" w:themeColor="text1"/>
            <w:sz w:val="24"/>
            <w:szCs w:val="24"/>
          </w:rPr>
          <w:t xml:space="preserve"> can be declared as </w:t>
        </w:r>
        <w:r w:rsidRPr="00ED215B">
          <w:rPr>
            <w:rFonts w:ascii="Arial" w:eastAsia="Times New Roman" w:hAnsi="Arial" w:cs="Arial"/>
            <w:i/>
            <w:iCs/>
            <w:color w:val="000000" w:themeColor="text1"/>
            <w:sz w:val="24"/>
            <w:szCs w:val="24"/>
          </w:rPr>
          <w:t>modifiable</w:t>
        </w:r>
        <w:r w:rsidRPr="00ED215B">
          <w:rPr>
            <w:rFonts w:ascii="Arial" w:eastAsia="Times New Roman" w:hAnsi="Arial" w:cs="Arial"/>
            <w:color w:val="000000" w:themeColor="text1"/>
            <w:sz w:val="24"/>
            <w:szCs w:val="24"/>
          </w:rPr>
          <w:t xml:space="preserve"> via the </w:t>
        </w:r>
        <w:proofErr w:type="spellStart"/>
        <w:proofErr w:type="gramStart"/>
        <w:r w:rsidRPr="00ED215B">
          <w:rPr>
            <w:rFonts w:ascii="Courier New" w:eastAsia="Times New Roman" w:hAnsi="Courier New" w:cs="Courier New"/>
            <w:color w:val="000000" w:themeColor="text1"/>
            <w:sz w:val="29"/>
          </w:rPr>
          <w:t>declareModifiable</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key)</w:t>
        </w:r>
        <w:r w:rsidRPr="00ED215B">
          <w:rPr>
            <w:rFonts w:ascii="Arial" w:eastAsia="Times New Roman" w:hAnsi="Arial" w:cs="Arial"/>
            <w:color w:val="000000" w:themeColor="text1"/>
            <w:sz w:val="24"/>
            <w:szCs w:val="24"/>
          </w:rPr>
          <w:t xml:space="preserve"> method call.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55" w:author="Unknown"/>
          <w:rFonts w:ascii="Lucida Console" w:eastAsia="Times New Roman" w:hAnsi="Lucida Console" w:cs="Courier New"/>
          <w:color w:val="000000" w:themeColor="text1"/>
          <w:sz w:val="19"/>
          <w:szCs w:val="19"/>
        </w:rPr>
      </w:pPr>
      <w:ins w:id="2256" w:author="Unknown">
        <w:r w:rsidRPr="00ED215B">
          <w:rPr>
            <w:rFonts w:ascii="Lucida Console" w:eastAsia="Times New Roman" w:hAnsi="Lucida Console" w:cs="Courier New"/>
            <w:i/>
            <w:iCs/>
            <w:color w:val="000000" w:themeColor="text1"/>
            <w:sz w:val="19"/>
          </w:rPr>
          <w:t>@Inject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57" w:author="Unknown"/>
          <w:rFonts w:ascii="Lucida Console" w:eastAsia="Times New Roman" w:hAnsi="Lucida Console" w:cs="Courier New"/>
          <w:color w:val="000000" w:themeColor="text1"/>
          <w:sz w:val="19"/>
          <w:szCs w:val="19"/>
        </w:rPr>
      </w:pPr>
      <w:proofErr w:type="gramStart"/>
      <w:ins w:id="2258"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addingContext</w:t>
        </w:r>
        <w:proofErr w:type="spellEnd"/>
        <w:r w:rsidRPr="00ED215B">
          <w:rPr>
            <w:rFonts w:ascii="Lucida Console" w:eastAsia="Times New Roman" w:hAnsi="Lucida Console" w:cs="Courier New"/>
            <w:color w:val="000000" w:themeColor="text1"/>
            <w:sz w:val="19"/>
            <w:szCs w:val="19"/>
          </w:rPr>
          <w:t>(</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59" w:author="Unknown"/>
          <w:rFonts w:ascii="Lucida Console" w:eastAsia="Times New Roman" w:hAnsi="Lucida Console" w:cs="Courier New"/>
          <w:color w:val="000000" w:themeColor="text1"/>
          <w:sz w:val="19"/>
          <w:szCs w:val="19"/>
        </w:rPr>
      </w:pPr>
      <w:ins w:id="2260"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Putting</w:t>
        </w:r>
        <w:proofErr w:type="gramEnd"/>
        <w:r w:rsidRPr="00ED215B">
          <w:rPr>
            <w:rFonts w:ascii="Lucida Console" w:eastAsia="Times New Roman" w:hAnsi="Lucida Console" w:cs="Courier New"/>
            <w:i/>
            <w:iCs/>
            <w:color w:val="000000" w:themeColor="text1"/>
            <w:sz w:val="19"/>
          </w:rPr>
          <w:t xml:space="preserve"> in some values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61" w:author="Unknown"/>
          <w:rFonts w:ascii="Lucida Console" w:eastAsia="Times New Roman" w:hAnsi="Lucida Console" w:cs="Courier New"/>
          <w:color w:val="000000" w:themeColor="text1"/>
          <w:sz w:val="19"/>
          <w:szCs w:val="19"/>
        </w:rPr>
      </w:pPr>
      <w:ins w:id="2262"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context.set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"mykey1"</w:t>
        </w:r>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"Hello1"</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63" w:author="Unknown"/>
          <w:rFonts w:ascii="Lucida Console" w:eastAsia="Times New Roman" w:hAnsi="Lucida Console" w:cs="Courier New"/>
          <w:color w:val="000000" w:themeColor="text1"/>
          <w:sz w:val="19"/>
          <w:szCs w:val="19"/>
        </w:rPr>
      </w:pPr>
      <w:ins w:id="2264"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context.set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"mykey2"</w:t>
        </w:r>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"Hello2"</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65" w:author="Unknown"/>
          <w:rFonts w:ascii="Lucida Console" w:eastAsia="Times New Roman" w:hAnsi="Lucida Console" w:cs="Courier New"/>
          <w:color w:val="000000" w:themeColor="text1"/>
          <w:sz w:val="19"/>
          <w:szCs w:val="19"/>
        </w:rPr>
      </w:pPr>
      <w:ins w:id="2266"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67" w:author="Unknown"/>
          <w:rFonts w:ascii="Lucida Console" w:eastAsia="Times New Roman" w:hAnsi="Lucida Console" w:cs="Courier New"/>
          <w:color w:val="000000" w:themeColor="text1"/>
          <w:sz w:val="19"/>
          <w:szCs w:val="19"/>
        </w:rPr>
      </w:pPr>
      <w:ins w:id="2268"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w:t>
        </w:r>
        <w:proofErr w:type="gramStart"/>
        <w:r w:rsidRPr="00ED215B">
          <w:rPr>
            <w:rFonts w:ascii="Lucida Console" w:eastAsia="Times New Roman" w:hAnsi="Lucida Console" w:cs="Courier New"/>
            <w:i/>
            <w:iCs/>
            <w:color w:val="000000" w:themeColor="text1"/>
            <w:sz w:val="19"/>
          </w:rPr>
          <w:t>/  Declares</w:t>
        </w:r>
        <w:proofErr w:type="gramEnd"/>
        <w:r w:rsidRPr="00ED215B">
          <w:rPr>
            <w:rFonts w:ascii="Lucida Console" w:eastAsia="Times New Roman" w:hAnsi="Lucida Console" w:cs="Courier New"/>
            <w:i/>
            <w:iCs/>
            <w:color w:val="000000" w:themeColor="text1"/>
            <w:sz w:val="19"/>
          </w:rPr>
          <w:t xml:space="preserve"> the named value as modifiable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69" w:author="Unknown"/>
          <w:rFonts w:ascii="Lucida Console" w:eastAsia="Times New Roman" w:hAnsi="Lucida Console" w:cs="Courier New"/>
          <w:color w:val="000000" w:themeColor="text1"/>
          <w:sz w:val="19"/>
          <w:szCs w:val="19"/>
        </w:rPr>
      </w:pPr>
      <w:ins w:id="2270"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by descendants of this context. If the value does not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71" w:author="Unknown"/>
          <w:rFonts w:ascii="Lucida Console" w:eastAsia="Times New Roman" w:hAnsi="Lucida Console" w:cs="Courier New"/>
          <w:color w:val="000000" w:themeColor="text1"/>
          <w:sz w:val="19"/>
          <w:szCs w:val="19"/>
        </w:rPr>
      </w:pPr>
      <w:ins w:id="227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exist in this context, a null value is added for the name.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73" w:author="Unknown"/>
          <w:rFonts w:ascii="Lucida Console" w:eastAsia="Times New Roman" w:hAnsi="Lucida Console" w:cs="Courier New"/>
          <w:color w:val="000000" w:themeColor="text1"/>
          <w:sz w:val="19"/>
          <w:szCs w:val="19"/>
        </w:rPr>
      </w:pPr>
      <w:ins w:id="2274"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context.declareModifiable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"mykey1"</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75"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76" w:author="Unknown"/>
          <w:rFonts w:ascii="Lucida Console" w:eastAsia="Times New Roman" w:hAnsi="Lucida Console" w:cs="Courier New"/>
          <w:color w:val="000000" w:themeColor="text1"/>
          <w:sz w:val="19"/>
          <w:szCs w:val="19"/>
        </w:rPr>
      </w:pPr>
      <w:ins w:id="2277"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278" w:author="Unknown"/>
          <w:rFonts w:ascii="Arial" w:eastAsia="Times New Roman" w:hAnsi="Arial" w:cs="Arial"/>
          <w:color w:val="000000" w:themeColor="text1"/>
          <w:sz w:val="24"/>
          <w:szCs w:val="24"/>
        </w:rPr>
      </w:pPr>
      <w:ins w:id="2279" w:author="Unknown">
        <w:r w:rsidRPr="00ED215B">
          <w:rPr>
            <w:rFonts w:ascii="Arial" w:eastAsia="Times New Roman" w:hAnsi="Arial" w:cs="Arial"/>
            <w:color w:val="000000" w:themeColor="text1"/>
            <w:sz w:val="24"/>
            <w:szCs w:val="24"/>
          </w:rPr>
          <w:lastRenderedPageBreak/>
          <w:t xml:space="preserve">Modifiable </w:t>
        </w:r>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are added to particular levels of the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hierarchy and can also be modified using the </w:t>
        </w:r>
        <w:proofErr w:type="gramStart"/>
        <w:r w:rsidRPr="00ED215B">
          <w:rPr>
            <w:rFonts w:ascii="Courier New" w:eastAsia="Times New Roman" w:hAnsi="Courier New" w:cs="Courier New"/>
            <w:color w:val="000000" w:themeColor="text1"/>
            <w:sz w:val="29"/>
          </w:rPr>
          <w:t>modify(</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rather than </w:t>
        </w:r>
        <w:r w:rsidRPr="00ED215B">
          <w:rPr>
            <w:rFonts w:ascii="Courier New" w:eastAsia="Times New Roman" w:hAnsi="Courier New" w:cs="Courier New"/>
            <w:color w:val="000000" w:themeColor="text1"/>
            <w:sz w:val="29"/>
          </w:rPr>
          <w:t>set()</w:t>
        </w:r>
        <w:r w:rsidRPr="00ED215B">
          <w:rPr>
            <w:rFonts w:ascii="Arial" w:eastAsia="Times New Roman" w:hAnsi="Arial" w:cs="Arial"/>
            <w:color w:val="000000" w:themeColor="text1"/>
            <w:sz w:val="24"/>
            <w:szCs w:val="24"/>
          </w:rPr>
          <w:t xml:space="preserve"> method of the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280" w:author="Unknown"/>
          <w:rFonts w:ascii="Arial" w:eastAsia="Times New Roman" w:hAnsi="Arial" w:cs="Arial"/>
          <w:color w:val="000000" w:themeColor="text1"/>
          <w:sz w:val="24"/>
          <w:szCs w:val="24"/>
        </w:rPr>
      </w:pPr>
      <w:ins w:id="2281" w:author="Unknown">
        <w:r w:rsidRPr="00ED215B">
          <w:rPr>
            <w:rFonts w:ascii="Arial" w:eastAsia="Times New Roman" w:hAnsi="Arial" w:cs="Arial"/>
            <w:color w:val="000000" w:themeColor="text1"/>
            <w:sz w:val="24"/>
            <w:szCs w:val="24"/>
          </w:rPr>
          <w:t xml:space="preserve">The </w:t>
        </w:r>
        <w:proofErr w:type="gramStart"/>
        <w:r w:rsidRPr="00ED215B">
          <w:rPr>
            <w:rFonts w:ascii="Courier New" w:eastAsia="Times New Roman" w:hAnsi="Courier New" w:cs="Courier New"/>
            <w:color w:val="000000" w:themeColor="text1"/>
            <w:sz w:val="29"/>
          </w:rPr>
          <w:t>modify(</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methods searches up the chain to find the </w:t>
        </w:r>
        <w:r w:rsidRPr="00ED215B">
          <w:rPr>
            <w:rFonts w:ascii="Courier New" w:eastAsia="Times New Roman" w:hAnsi="Courier New" w:cs="Courier New"/>
            <w:color w:val="000000" w:themeColor="text1"/>
            <w:sz w:val="29"/>
          </w:rPr>
          <w:t>Context</w:t>
        </w:r>
        <w:r w:rsidRPr="00ED215B">
          <w:rPr>
            <w:rFonts w:ascii="Arial" w:eastAsia="Times New Roman" w:hAnsi="Arial" w:cs="Arial"/>
            <w:color w:val="000000" w:themeColor="text1"/>
            <w:sz w:val="24"/>
            <w:szCs w:val="24"/>
          </w:rPr>
          <w:t xml:space="preserve"> defining the variable. If none of the </w:t>
        </w:r>
        <w:r w:rsidRPr="00ED215B">
          <w:rPr>
            <w:rFonts w:ascii="Courier New" w:eastAsia="Times New Roman" w:hAnsi="Courier New" w:cs="Courier New"/>
            <w:color w:val="000000" w:themeColor="text1"/>
            <w:sz w:val="29"/>
          </w:rPr>
          <w:t>Context</w:t>
        </w:r>
        <w:r w:rsidRPr="00ED215B">
          <w:rPr>
            <w:rFonts w:ascii="Arial" w:eastAsia="Times New Roman" w:hAnsi="Arial" w:cs="Arial"/>
            <w:color w:val="000000" w:themeColor="text1"/>
            <w:sz w:val="24"/>
            <w:szCs w:val="24"/>
          </w:rPr>
          <w:t xml:space="preserve"> on the parent chain </w:t>
        </w:r>
        <w:proofErr w:type="gramStart"/>
        <w:r w:rsidRPr="00ED215B">
          <w:rPr>
            <w:rFonts w:ascii="Arial" w:eastAsia="Times New Roman" w:hAnsi="Arial" w:cs="Arial"/>
            <w:color w:val="000000" w:themeColor="text1"/>
            <w:sz w:val="24"/>
            <w:szCs w:val="24"/>
          </w:rPr>
          <w:t>have</w:t>
        </w:r>
        <w:proofErr w:type="gramEnd"/>
        <w:r w:rsidRPr="00ED215B">
          <w:rPr>
            <w:rFonts w:ascii="Arial" w:eastAsia="Times New Roman" w:hAnsi="Arial" w:cs="Arial"/>
            <w:color w:val="000000" w:themeColor="text1"/>
            <w:sz w:val="24"/>
            <w:szCs w:val="24"/>
          </w:rPr>
          <w:t xml:space="preserve"> a value set for the name, the value will be set in this </w:t>
        </w:r>
        <w:r w:rsidRPr="00ED215B">
          <w:rPr>
            <w:rFonts w:ascii="Courier New" w:eastAsia="Times New Roman" w:hAnsi="Courier New" w:cs="Courier New"/>
            <w:color w:val="000000" w:themeColor="text1"/>
            <w:sz w:val="29"/>
          </w:rPr>
          <w:t>Context</w:t>
        </w:r>
        <w:r w:rsidRPr="00ED215B">
          <w:rPr>
            <w:rFonts w:ascii="Arial" w:eastAsia="Times New Roman" w:hAnsi="Arial" w:cs="Arial"/>
            <w:color w:val="000000" w:themeColor="text1"/>
            <w:sz w:val="24"/>
            <w:szCs w:val="24"/>
          </w:rPr>
          <w:t xml:space="preserve">. If the key already exists in the context, then </w:t>
        </w:r>
        <w:proofErr w:type="gramStart"/>
        <w:r w:rsidRPr="00ED215B">
          <w:rPr>
            <w:rFonts w:ascii="Courier New" w:eastAsia="Times New Roman" w:hAnsi="Courier New" w:cs="Courier New"/>
            <w:color w:val="000000" w:themeColor="text1"/>
            <w:sz w:val="29"/>
          </w:rPr>
          <w:t>modify(</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requires that the key has been set to modifiable with the </w:t>
        </w:r>
        <w:proofErr w:type="spellStart"/>
        <w:r w:rsidRPr="00ED215B">
          <w:rPr>
            <w:rFonts w:ascii="Courier New" w:eastAsia="Times New Roman" w:hAnsi="Courier New" w:cs="Courier New"/>
            <w:color w:val="000000" w:themeColor="text1"/>
            <w:sz w:val="29"/>
          </w:rPr>
          <w:t>declareModifiable</w:t>
        </w:r>
        <w:proofErr w:type="spell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if not, the method throws an exception. </w:t>
        </w:r>
      </w:ins>
    </w:p>
    <w:p w:rsidR="00ED215B" w:rsidRPr="00ED215B" w:rsidRDefault="00ED215B" w:rsidP="00ED215B">
      <w:pPr>
        <w:shd w:val="clear" w:color="auto" w:fill="FFFFFF"/>
        <w:spacing w:before="100" w:beforeAutospacing="1" w:after="100" w:afterAutospacing="1" w:line="240" w:lineRule="auto"/>
        <w:ind w:left="150" w:right="150"/>
        <w:rPr>
          <w:ins w:id="2282" w:author="Unknown"/>
          <w:rFonts w:ascii="Arial" w:eastAsia="Times New Roman" w:hAnsi="Arial" w:cs="Arial"/>
          <w:color w:val="000000" w:themeColor="text1"/>
          <w:sz w:val="24"/>
          <w:szCs w:val="24"/>
        </w:rPr>
      </w:pPr>
      <w:ins w:id="2283" w:author="Unknown">
        <w:r w:rsidRPr="00ED215B">
          <w:rPr>
            <w:rFonts w:ascii="Arial" w:eastAsia="Times New Roman" w:hAnsi="Arial" w:cs="Arial"/>
            <w:color w:val="000000" w:themeColor="text1"/>
            <w:sz w:val="24"/>
            <w:szCs w:val="24"/>
          </w:rPr>
          <w:t xml:space="preserve">You can add key/values pairs and </w:t>
        </w:r>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at different levels of the context hierarchy so supply your application with different objects. </w:t>
        </w:r>
      </w:ins>
    </w:p>
    <w:p w:rsidR="00ED215B" w:rsidRPr="00ED215B" w:rsidRDefault="00ED215B" w:rsidP="00ED215B">
      <w:pPr>
        <w:shd w:val="clear" w:color="auto" w:fill="FFFFFF"/>
        <w:spacing w:after="0" w:line="240" w:lineRule="auto"/>
        <w:outlineLvl w:val="2"/>
        <w:rPr>
          <w:ins w:id="2284" w:author="Unknown"/>
          <w:rFonts w:ascii="Arial" w:eastAsia="Times New Roman" w:hAnsi="Arial" w:cs="Arial"/>
          <w:b/>
          <w:bCs/>
          <w:color w:val="000000" w:themeColor="text1"/>
          <w:sz w:val="30"/>
          <w:szCs w:val="30"/>
        </w:rPr>
      </w:pPr>
      <w:bookmarkStart w:id="2285" w:name="extentcontext_modeladdons"/>
      <w:bookmarkEnd w:id="2285"/>
      <w:ins w:id="2286" w:author="Unknown">
        <w:r w:rsidRPr="00ED215B">
          <w:rPr>
            <w:rFonts w:ascii="Arial" w:eastAsia="Times New Roman" w:hAnsi="Arial" w:cs="Arial"/>
            <w:b/>
            <w:bCs/>
            <w:color w:val="000000" w:themeColor="text1"/>
            <w:sz w:val="30"/>
            <w:szCs w:val="30"/>
          </w:rPr>
          <w:t xml:space="preserve">26.4. Model </w:t>
        </w:r>
        <w:proofErr w:type="spellStart"/>
        <w:r w:rsidRPr="00ED215B">
          <w:rPr>
            <w:rFonts w:ascii="Arial" w:eastAsia="Times New Roman" w:hAnsi="Arial" w:cs="Arial"/>
            <w:b/>
            <w:bCs/>
            <w:color w:val="000000" w:themeColor="text1"/>
            <w:sz w:val="30"/>
            <w:szCs w:val="30"/>
          </w:rPr>
          <w:t>Addons</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287" w:author="Unknown"/>
          <w:rFonts w:ascii="Arial" w:eastAsia="Times New Roman" w:hAnsi="Arial" w:cs="Arial"/>
          <w:color w:val="000000" w:themeColor="text1"/>
          <w:sz w:val="24"/>
          <w:szCs w:val="24"/>
        </w:rPr>
      </w:pPr>
      <w:ins w:id="2288" w:author="Unknown">
        <w:r w:rsidRPr="00ED215B">
          <w:rPr>
            <w:rFonts w:ascii="Arial" w:eastAsia="Times New Roman" w:hAnsi="Arial" w:cs="Arial"/>
            <w:color w:val="000000" w:themeColor="text1"/>
            <w:sz w:val="24"/>
            <w:szCs w:val="24"/>
          </w:rPr>
          <w:t xml:space="preserve">You can add </w:t>
        </w:r>
        <w:proofErr w:type="spellStart"/>
        <w:r w:rsidRPr="00ED215B">
          <w:rPr>
            <w:rFonts w:ascii="Arial" w:eastAsia="Times New Roman" w:hAnsi="Arial" w:cs="Arial"/>
            <w:i/>
            <w:iCs/>
            <w:color w:val="000000" w:themeColor="text1"/>
            <w:sz w:val="24"/>
            <w:szCs w:val="24"/>
          </w:rPr>
          <w:t>Addons</w:t>
        </w:r>
        <w:proofErr w:type="spellEnd"/>
        <w:r w:rsidRPr="00ED215B">
          <w:rPr>
            <w:rFonts w:ascii="Arial" w:eastAsia="Times New Roman" w:hAnsi="Arial" w:cs="Arial"/>
            <w:color w:val="000000" w:themeColor="text1"/>
            <w:sz w:val="24"/>
            <w:szCs w:val="24"/>
          </w:rPr>
          <w:t xml:space="preserve"> to the application model. These </w:t>
        </w:r>
        <w:proofErr w:type="spellStart"/>
        <w:r w:rsidRPr="00ED215B">
          <w:rPr>
            <w:rFonts w:ascii="Arial" w:eastAsia="Times New Roman" w:hAnsi="Arial" w:cs="Arial"/>
            <w:i/>
            <w:iCs/>
            <w:color w:val="000000" w:themeColor="text1"/>
            <w:sz w:val="24"/>
            <w:szCs w:val="24"/>
          </w:rPr>
          <w:t>Addons</w:t>
        </w:r>
        <w:proofErr w:type="spellEnd"/>
        <w:r w:rsidRPr="00ED215B">
          <w:rPr>
            <w:rFonts w:ascii="Arial" w:eastAsia="Times New Roman" w:hAnsi="Arial" w:cs="Arial"/>
            <w:color w:val="000000" w:themeColor="text1"/>
            <w:sz w:val="24"/>
            <w:szCs w:val="24"/>
          </w:rPr>
          <w:t xml:space="preserve"> contain a reference to Java classes, which can extend the context or interact with other Eclipse platform services, e.g. the </w:t>
        </w:r>
        <w:proofErr w:type="spellStart"/>
        <w:r w:rsidRPr="00ED215B">
          <w:rPr>
            <w:rFonts w:ascii="Arial" w:eastAsia="Times New Roman" w:hAnsi="Arial" w:cs="Arial"/>
            <w:color w:val="000000" w:themeColor="text1"/>
            <w:sz w:val="24"/>
            <w:szCs w:val="24"/>
          </w:rPr>
          <w:t>EventAdmin</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289" w:author="Unknown"/>
          <w:rFonts w:ascii="Arial" w:eastAsia="Times New Roman" w:hAnsi="Arial" w:cs="Arial"/>
          <w:color w:val="000000" w:themeColor="text1"/>
          <w:sz w:val="24"/>
          <w:szCs w:val="24"/>
        </w:rPr>
      </w:pPr>
      <w:ins w:id="2290" w:author="Unknown">
        <w:r w:rsidRPr="00ED215B">
          <w:rPr>
            <w:rFonts w:ascii="Arial" w:eastAsia="Times New Roman" w:hAnsi="Arial" w:cs="Arial"/>
            <w:color w:val="000000" w:themeColor="text1"/>
            <w:sz w:val="24"/>
            <w:szCs w:val="24"/>
          </w:rPr>
          <w:t xml:space="preserve">For example you could register a model </w:t>
        </w:r>
        <w:proofErr w:type="spellStart"/>
        <w:r w:rsidRPr="00ED215B">
          <w:rPr>
            <w:rFonts w:ascii="Arial" w:eastAsia="Times New Roman" w:hAnsi="Arial" w:cs="Arial"/>
            <w:i/>
            <w:iCs/>
            <w:color w:val="000000" w:themeColor="text1"/>
            <w:sz w:val="24"/>
            <w:szCs w:val="24"/>
          </w:rPr>
          <w:t>Addon</w:t>
        </w:r>
        <w:proofErr w:type="spellEnd"/>
        <w:r w:rsidRPr="00ED215B">
          <w:rPr>
            <w:rFonts w:ascii="Arial" w:eastAsia="Times New Roman" w:hAnsi="Arial" w:cs="Arial"/>
            <w:color w:val="000000" w:themeColor="text1"/>
            <w:sz w:val="24"/>
            <w:szCs w:val="24"/>
          </w:rPr>
          <w:t xml:space="preserve"> to put some values into the context. </w:t>
        </w:r>
      </w:ins>
    </w:p>
    <w:p w:rsidR="00ED215B" w:rsidRPr="00ED215B" w:rsidRDefault="00ED215B" w:rsidP="00ED215B">
      <w:pPr>
        <w:shd w:val="clear" w:color="auto" w:fill="FFFFFF"/>
        <w:spacing w:after="0" w:line="240" w:lineRule="auto"/>
        <w:rPr>
          <w:ins w:id="2291" w:author="Unknown"/>
          <w:rFonts w:ascii="Arial" w:eastAsia="Times New Roman" w:hAnsi="Arial" w:cs="Arial"/>
          <w:color w:val="000000" w:themeColor="text1"/>
          <w:sz w:val="24"/>
          <w:szCs w:val="24"/>
        </w:rPr>
      </w:pPr>
      <w:r w:rsidRPr="00ED215B">
        <w:rPr>
          <w:rFonts w:ascii="Arial" w:eastAsia="Times New Roman" w:hAnsi="Arial" w:cs="Arial"/>
          <w:noProof/>
          <w:color w:val="000000" w:themeColor="text1"/>
          <w:sz w:val="24"/>
          <w:szCs w:val="24"/>
        </w:rPr>
        <w:lastRenderedPageBreak/>
        <w:drawing>
          <wp:inline distT="0" distB="0" distL="0" distR="0">
            <wp:extent cx="9658350" cy="2752725"/>
            <wp:effectExtent l="19050" t="0" r="0" b="0"/>
            <wp:docPr id="86" name="图片 86" descr="Registering a model ad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egistering a model addon"/>
                    <pic:cNvPicPr>
                      <a:picLocks noChangeAspect="1" noChangeArrowheads="1"/>
                    </pic:cNvPicPr>
                  </pic:nvPicPr>
                  <pic:blipFill>
                    <a:blip r:embed="rId70"/>
                    <a:srcRect/>
                    <a:stretch>
                      <a:fillRect/>
                    </a:stretch>
                  </pic:blipFill>
                  <pic:spPr bwMode="auto">
                    <a:xfrm>
                      <a:off x="0" y="0"/>
                      <a:ext cx="9658350" cy="2752725"/>
                    </a:xfrm>
                    <a:prstGeom prst="rect">
                      <a:avLst/>
                    </a:prstGeom>
                    <a:noFill/>
                    <a:ln w="9525">
                      <a:noFill/>
                      <a:miter lim="800000"/>
                      <a:headEnd/>
                      <a:tailEnd/>
                    </a:ln>
                  </pic:spPr>
                </pic:pic>
              </a:graphicData>
            </a:graphic>
          </wp:inline>
        </w:drawing>
      </w:r>
    </w:p>
    <w:p w:rsidR="00ED215B" w:rsidRPr="00ED215B" w:rsidRDefault="00ED215B" w:rsidP="00ED215B">
      <w:pPr>
        <w:shd w:val="clear" w:color="auto" w:fill="FFFFFF"/>
        <w:spacing w:before="100" w:beforeAutospacing="1" w:after="100" w:afterAutospacing="1" w:line="240" w:lineRule="auto"/>
        <w:ind w:left="150" w:right="150"/>
        <w:rPr>
          <w:ins w:id="2292" w:author="Unknown"/>
          <w:rFonts w:ascii="Arial" w:eastAsia="Times New Roman" w:hAnsi="Arial" w:cs="Arial"/>
          <w:color w:val="000000" w:themeColor="text1"/>
          <w:sz w:val="24"/>
          <w:szCs w:val="24"/>
        </w:rPr>
      </w:pPr>
      <w:ins w:id="2293" w:author="Unknown">
        <w:r w:rsidRPr="00ED215B">
          <w:rPr>
            <w:rFonts w:ascii="Arial" w:eastAsia="Times New Roman" w:hAnsi="Arial" w:cs="Arial"/>
            <w:color w:val="000000" w:themeColor="text1"/>
            <w:sz w:val="24"/>
            <w:szCs w:val="24"/>
          </w:rPr>
          <w:t xml:space="preserve">The following code shows an example implementation for the </w:t>
        </w:r>
        <w:proofErr w:type="spellStart"/>
        <w:r w:rsidRPr="00ED215B">
          <w:rPr>
            <w:rFonts w:ascii="Arial" w:eastAsia="Times New Roman" w:hAnsi="Arial" w:cs="Arial"/>
            <w:i/>
            <w:iCs/>
            <w:color w:val="000000" w:themeColor="text1"/>
            <w:sz w:val="24"/>
            <w:szCs w:val="24"/>
          </w:rPr>
          <w:t>Addon</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94" w:author="Unknown"/>
          <w:rFonts w:ascii="Lucida Console" w:eastAsia="Times New Roman" w:hAnsi="Lucida Console" w:cs="Courier New"/>
          <w:color w:val="000000" w:themeColor="text1"/>
          <w:sz w:val="19"/>
          <w:szCs w:val="19"/>
        </w:rPr>
      </w:pPr>
      <w:proofErr w:type="gramStart"/>
      <w:ins w:id="2295" w:author="Unknown">
        <w:r w:rsidRPr="00ED215B">
          <w:rPr>
            <w:rFonts w:ascii="Lucida Console" w:eastAsia="Times New Roman" w:hAnsi="Lucida Console" w:cs="Courier New"/>
            <w:b/>
            <w:bCs/>
            <w:color w:val="000000" w:themeColor="text1"/>
            <w:sz w:val="19"/>
          </w:rPr>
          <w:t>package</w:t>
        </w:r>
        <w:proofErr w:type="gramEnd"/>
        <w:r w:rsidRPr="00ED215B">
          <w:rPr>
            <w:rFonts w:ascii="Lucida Console" w:eastAsia="Times New Roman" w:hAnsi="Lucida Console" w:cs="Courier New"/>
            <w:color w:val="000000" w:themeColor="text1"/>
            <w:sz w:val="19"/>
            <w:szCs w:val="19"/>
          </w:rPr>
          <w:t xml:space="preserve"> com.example.e4.rcp.todo.addons;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96"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97" w:author="Unknown"/>
          <w:rFonts w:ascii="Lucida Console" w:eastAsia="Times New Roman" w:hAnsi="Lucida Console" w:cs="Courier New"/>
          <w:color w:val="000000" w:themeColor="text1"/>
          <w:sz w:val="19"/>
          <w:szCs w:val="19"/>
        </w:rPr>
      </w:pPr>
      <w:proofErr w:type="gramStart"/>
      <w:ins w:id="2298"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javax.annotation.PostConstruct</w:t>
        </w:r>
        <w:proofErr w:type="spell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299"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00" w:author="Unknown"/>
          <w:rFonts w:ascii="Lucida Console" w:eastAsia="Times New Roman" w:hAnsi="Lucida Console" w:cs="Courier New"/>
          <w:color w:val="000000" w:themeColor="text1"/>
          <w:sz w:val="19"/>
          <w:szCs w:val="19"/>
        </w:rPr>
      </w:pPr>
      <w:proofErr w:type="gramStart"/>
      <w:ins w:id="2301" w:author="Unknown">
        <w:r w:rsidRPr="00ED215B">
          <w:rPr>
            <w:rFonts w:ascii="Lucida Console" w:eastAsia="Times New Roman" w:hAnsi="Lucida Console" w:cs="Courier New"/>
            <w:b/>
            <w:bCs/>
            <w:color w:val="000000" w:themeColor="text1"/>
            <w:sz w:val="19"/>
          </w:rPr>
          <w:t>import</w:t>
        </w:r>
        <w:proofErr w:type="gramEnd"/>
        <w:r w:rsidRPr="00ED215B">
          <w:rPr>
            <w:rFonts w:ascii="Lucida Console" w:eastAsia="Times New Roman" w:hAnsi="Lucida Console" w:cs="Courier New"/>
            <w:color w:val="000000" w:themeColor="text1"/>
            <w:sz w:val="19"/>
            <w:szCs w:val="19"/>
          </w:rPr>
          <w:t xml:space="preserve"> org.eclipse.e4.core.contexts.IEclipseContext;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02"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03" w:author="Unknown"/>
          <w:rFonts w:ascii="Lucida Console" w:eastAsia="Times New Roman" w:hAnsi="Lucida Console" w:cs="Courier New"/>
          <w:color w:val="000000" w:themeColor="text1"/>
          <w:sz w:val="19"/>
          <w:szCs w:val="19"/>
        </w:rPr>
      </w:pPr>
      <w:proofErr w:type="gramStart"/>
      <w:ins w:id="2304" w:author="Unknown">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MyModelAddon</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05" w:author="Unknown"/>
          <w:rFonts w:ascii="Lucida Console" w:eastAsia="Times New Roman" w:hAnsi="Lucida Console" w:cs="Courier New"/>
          <w:color w:val="000000" w:themeColor="text1"/>
          <w:sz w:val="19"/>
          <w:szCs w:val="19"/>
        </w:rPr>
      </w:pPr>
      <w:ins w:id="2306"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w:t>
        </w:r>
        <w:proofErr w:type="spellStart"/>
        <w:r w:rsidRPr="00ED215B">
          <w:rPr>
            <w:rFonts w:ascii="Lucida Console" w:eastAsia="Times New Roman" w:hAnsi="Lucida Console" w:cs="Courier New"/>
            <w:i/>
            <w:iCs/>
            <w:color w:val="000000" w:themeColor="text1"/>
            <w:sz w:val="19"/>
          </w:rPr>
          <w:t>PostConstruct</w:t>
        </w:r>
        <w:proofErr w:type="spellEnd"/>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07" w:author="Unknown"/>
          <w:rFonts w:ascii="Lucida Console" w:eastAsia="Times New Roman" w:hAnsi="Lucida Console" w:cs="Courier New"/>
          <w:color w:val="000000" w:themeColor="text1"/>
          <w:sz w:val="19"/>
          <w:szCs w:val="19"/>
        </w:rPr>
      </w:pPr>
      <w:ins w:id="2308"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void</w:t>
        </w:r>
        <w:r w:rsidRPr="00ED215B">
          <w:rPr>
            <w:rFonts w:ascii="Lucida Console" w:eastAsia="Times New Roman" w:hAnsi="Lucida Console" w:cs="Courier New"/>
            <w:color w:val="000000" w:themeColor="text1"/>
            <w:sz w:val="19"/>
            <w:szCs w:val="19"/>
          </w:rPr>
          <w:t xml:space="preserve"> init(</w:t>
        </w:r>
        <w:proofErr w:type="spellStart"/>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09" w:author="Unknown"/>
          <w:rFonts w:ascii="Lucida Console" w:eastAsia="Times New Roman" w:hAnsi="Lucida Console" w:cs="Courier New"/>
          <w:color w:val="000000" w:themeColor="text1"/>
          <w:sz w:val="19"/>
          <w:szCs w:val="19"/>
        </w:rPr>
      </w:pPr>
      <w:ins w:id="2310" w:author="Unknown">
        <w:r w:rsidRPr="00ED215B">
          <w:rPr>
            <w:rFonts w:ascii="Lucida Console" w:eastAsia="Times New Roman" w:hAnsi="Lucida Console" w:cs="Courier New"/>
            <w:color w:val="000000" w:themeColor="text1"/>
            <w:sz w:val="19"/>
            <w:szCs w:val="19"/>
          </w:rPr>
          <w:t xml:space="preserve">    </w:t>
        </w:r>
        <w:proofErr w:type="spellStart"/>
        <w:proofErr w:type="gramStart"/>
        <w:r w:rsidRPr="00ED215B">
          <w:rPr>
            <w:rFonts w:ascii="Lucida Console" w:eastAsia="Times New Roman" w:hAnsi="Lucida Console" w:cs="Courier New"/>
            <w:color w:val="000000" w:themeColor="text1"/>
            <w:sz w:val="19"/>
            <w:szCs w:val="19"/>
          </w:rPr>
          <w:t>context.set</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rPr>
          <w:t>"test1"</w:t>
        </w:r>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color w:val="000000" w:themeColor="text1"/>
            <w:sz w:val="19"/>
          </w:rPr>
          <w:t>"Hello"</w:t>
        </w:r>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11" w:author="Unknown"/>
          <w:rFonts w:ascii="Lucida Console" w:eastAsia="Times New Roman" w:hAnsi="Lucida Console" w:cs="Courier New"/>
          <w:color w:val="000000" w:themeColor="text1"/>
          <w:sz w:val="19"/>
          <w:szCs w:val="19"/>
        </w:rPr>
      </w:pPr>
      <w:ins w:id="2312" w:author="Unknown">
        <w:r w:rsidRPr="00ED215B">
          <w:rPr>
            <w:rFonts w:ascii="Lucida Console" w:eastAsia="Times New Roman" w:hAnsi="Lucida Console" w:cs="Courier New"/>
            <w:color w:val="000000" w:themeColor="text1"/>
            <w:sz w:val="19"/>
            <w:szCs w:val="19"/>
          </w:rPr>
          <w:lastRenderedPageBreak/>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13" w:author="Unknown"/>
          <w:rFonts w:ascii="Lucida Console" w:eastAsia="Times New Roman" w:hAnsi="Lucida Console" w:cs="Courier New"/>
          <w:color w:val="000000" w:themeColor="text1"/>
          <w:sz w:val="19"/>
          <w:szCs w:val="19"/>
        </w:rPr>
      </w:pPr>
      <w:ins w:id="2314"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after="0" w:line="240" w:lineRule="auto"/>
        <w:outlineLvl w:val="2"/>
        <w:rPr>
          <w:ins w:id="2315" w:author="Unknown"/>
          <w:rFonts w:ascii="Arial" w:eastAsia="Times New Roman" w:hAnsi="Arial" w:cs="Arial"/>
          <w:b/>
          <w:bCs/>
          <w:color w:val="000000" w:themeColor="text1"/>
          <w:sz w:val="30"/>
          <w:szCs w:val="30"/>
        </w:rPr>
      </w:pPr>
      <w:bookmarkStart w:id="2316" w:name="extentcontext_turnandtrack"/>
      <w:bookmarkEnd w:id="2316"/>
      <w:ins w:id="2317" w:author="Unknown">
        <w:r w:rsidRPr="00ED215B">
          <w:rPr>
            <w:rFonts w:ascii="Arial" w:eastAsia="Times New Roman" w:hAnsi="Arial" w:cs="Arial"/>
            <w:b/>
            <w:bCs/>
            <w:color w:val="000000" w:themeColor="text1"/>
            <w:sz w:val="30"/>
            <w:szCs w:val="30"/>
          </w:rPr>
          <w:t>26.5. </w:t>
        </w:r>
        <w:proofErr w:type="spellStart"/>
        <w:r w:rsidRPr="00ED215B">
          <w:rPr>
            <w:rFonts w:ascii="Arial" w:eastAsia="Times New Roman" w:hAnsi="Arial" w:cs="Arial"/>
            <w:b/>
            <w:bCs/>
            <w:color w:val="000000" w:themeColor="text1"/>
            <w:sz w:val="30"/>
            <w:szCs w:val="30"/>
          </w:rPr>
          <w:t>RunAndTrack</w:t>
        </w:r>
        <w:proofErr w:type="spellEnd"/>
        <w:r w:rsidRPr="00ED215B">
          <w:rPr>
            <w:rFonts w:ascii="Arial" w:eastAsia="Times New Roman" w:hAnsi="Arial" w:cs="Arial"/>
            <w:b/>
            <w:bCs/>
            <w:color w:val="000000" w:themeColor="text1"/>
            <w:sz w:val="30"/>
            <w:szCs w:val="30"/>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318" w:author="Unknown"/>
          <w:rFonts w:ascii="Arial" w:eastAsia="Times New Roman" w:hAnsi="Arial" w:cs="Arial"/>
          <w:color w:val="000000" w:themeColor="text1"/>
          <w:sz w:val="24"/>
          <w:szCs w:val="24"/>
        </w:rPr>
      </w:pPr>
      <w:ins w:id="2319" w:author="Unknown">
        <w:r w:rsidRPr="00ED215B">
          <w:rPr>
            <w:rFonts w:ascii="Arial" w:eastAsia="Times New Roman" w:hAnsi="Arial" w:cs="Arial"/>
            <w:color w:val="000000" w:themeColor="text1"/>
            <w:sz w:val="24"/>
            <w:szCs w:val="24"/>
          </w:rPr>
          <w:t xml:space="preserve">The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allows you via the </w:t>
        </w:r>
        <w:proofErr w:type="spellStart"/>
        <w:proofErr w:type="gramStart"/>
        <w:r w:rsidRPr="00ED215B">
          <w:rPr>
            <w:rFonts w:ascii="Courier New" w:eastAsia="Times New Roman" w:hAnsi="Courier New" w:cs="Courier New"/>
            <w:color w:val="000000" w:themeColor="text1"/>
            <w:sz w:val="29"/>
          </w:rPr>
          <w:t>runAndTrack</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to register a Java object of type </w:t>
        </w:r>
        <w:proofErr w:type="spellStart"/>
        <w:r w:rsidRPr="00ED215B">
          <w:rPr>
            <w:rFonts w:ascii="Courier New" w:eastAsia="Times New Roman" w:hAnsi="Courier New" w:cs="Courier New"/>
            <w:color w:val="000000" w:themeColor="text1"/>
            <w:sz w:val="29"/>
          </w:rPr>
          <w:t>RunAndTrack</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320" w:author="Unknown"/>
          <w:rFonts w:ascii="Arial" w:eastAsia="Times New Roman" w:hAnsi="Arial" w:cs="Arial"/>
          <w:color w:val="000000" w:themeColor="text1"/>
          <w:sz w:val="24"/>
          <w:szCs w:val="24"/>
        </w:rPr>
      </w:pPr>
      <w:ins w:id="2321" w:author="Unknown">
        <w:r w:rsidRPr="00ED215B">
          <w:rPr>
            <w:rFonts w:ascii="Arial" w:eastAsia="Times New Roman" w:hAnsi="Arial" w:cs="Arial"/>
            <w:color w:val="000000" w:themeColor="text1"/>
            <w:sz w:val="24"/>
            <w:szCs w:val="24"/>
          </w:rPr>
          <w:t xml:space="preserve">A </w:t>
        </w:r>
        <w:proofErr w:type="spellStart"/>
        <w:r w:rsidRPr="00ED215B">
          <w:rPr>
            <w:rFonts w:ascii="Courier New" w:eastAsia="Times New Roman" w:hAnsi="Courier New" w:cs="Courier New"/>
            <w:color w:val="000000" w:themeColor="text1"/>
            <w:sz w:val="29"/>
          </w:rPr>
          <w:t>RunAndTrack</w:t>
        </w:r>
        <w:proofErr w:type="spellEnd"/>
        <w:r w:rsidRPr="00ED215B">
          <w:rPr>
            <w:rFonts w:ascii="Arial" w:eastAsia="Times New Roman" w:hAnsi="Arial" w:cs="Arial"/>
            <w:color w:val="000000" w:themeColor="text1"/>
            <w:sz w:val="24"/>
            <w:szCs w:val="24"/>
          </w:rPr>
          <w:t xml:space="preserve"> is basically a </w:t>
        </w:r>
        <w:proofErr w:type="spellStart"/>
        <w:r w:rsidRPr="00ED215B">
          <w:rPr>
            <w:rFonts w:ascii="Courier New" w:eastAsia="Times New Roman" w:hAnsi="Courier New" w:cs="Courier New"/>
            <w:color w:val="000000" w:themeColor="text1"/>
            <w:sz w:val="29"/>
          </w:rPr>
          <w:t>Runnable</w:t>
        </w:r>
        <w:proofErr w:type="spellEnd"/>
        <w:r w:rsidRPr="00ED215B">
          <w:rPr>
            <w:rFonts w:ascii="Arial" w:eastAsia="Times New Roman" w:hAnsi="Arial" w:cs="Arial"/>
            <w:color w:val="000000" w:themeColor="text1"/>
            <w:sz w:val="24"/>
            <w:szCs w:val="24"/>
          </w:rPr>
          <w:t xml:space="preserve"> which has access to the context. If the </w:t>
        </w:r>
        <w:proofErr w:type="spellStart"/>
        <w:r w:rsidRPr="00ED215B">
          <w:rPr>
            <w:rFonts w:ascii="Arial" w:eastAsia="Times New Roman" w:hAnsi="Arial" w:cs="Arial"/>
            <w:color w:val="000000" w:themeColor="text1"/>
            <w:sz w:val="24"/>
            <w:szCs w:val="24"/>
          </w:rPr>
          <w:t>runnable</w:t>
        </w:r>
        <w:proofErr w:type="spellEnd"/>
        <w:r w:rsidRPr="00ED215B">
          <w:rPr>
            <w:rFonts w:ascii="Arial" w:eastAsia="Times New Roman" w:hAnsi="Arial" w:cs="Arial"/>
            <w:color w:val="000000" w:themeColor="text1"/>
            <w:sz w:val="24"/>
            <w:szCs w:val="24"/>
          </w:rPr>
          <w:t xml:space="preserve"> accesses any values in this context during its execution, the </w:t>
        </w:r>
        <w:proofErr w:type="spellStart"/>
        <w:r w:rsidRPr="00ED215B">
          <w:rPr>
            <w:rFonts w:ascii="Arial" w:eastAsia="Times New Roman" w:hAnsi="Arial" w:cs="Arial"/>
            <w:color w:val="000000" w:themeColor="text1"/>
            <w:sz w:val="24"/>
            <w:szCs w:val="24"/>
          </w:rPr>
          <w:t>runnable</w:t>
        </w:r>
        <w:proofErr w:type="spellEnd"/>
        <w:r w:rsidRPr="00ED215B">
          <w:rPr>
            <w:rFonts w:ascii="Arial" w:eastAsia="Times New Roman" w:hAnsi="Arial" w:cs="Arial"/>
            <w:color w:val="000000" w:themeColor="text1"/>
            <w:sz w:val="24"/>
            <w:szCs w:val="24"/>
          </w:rPr>
          <w:t xml:space="preserve"> will be executed again after any of those values change. </w:t>
        </w:r>
      </w:ins>
    </w:p>
    <w:p w:rsidR="00ED215B" w:rsidRPr="00ED215B" w:rsidRDefault="00ED215B" w:rsidP="00ED215B">
      <w:pPr>
        <w:shd w:val="clear" w:color="auto" w:fill="FFFFFF"/>
        <w:spacing w:before="100" w:beforeAutospacing="1" w:after="100" w:afterAutospacing="1" w:line="240" w:lineRule="auto"/>
        <w:ind w:left="150" w:right="150"/>
        <w:rPr>
          <w:ins w:id="2322" w:author="Unknown"/>
          <w:rFonts w:ascii="Arial" w:eastAsia="Times New Roman" w:hAnsi="Arial" w:cs="Arial"/>
          <w:color w:val="000000" w:themeColor="text1"/>
          <w:sz w:val="24"/>
          <w:szCs w:val="24"/>
        </w:rPr>
      </w:pPr>
      <w:ins w:id="2323" w:author="Unknown">
        <w:r w:rsidRPr="00ED215B">
          <w:rPr>
            <w:rFonts w:ascii="Arial" w:eastAsia="Times New Roman" w:hAnsi="Arial" w:cs="Arial"/>
            <w:color w:val="000000" w:themeColor="text1"/>
            <w:sz w:val="24"/>
            <w:szCs w:val="24"/>
          </w:rPr>
          <w:t xml:space="preserve">The </w:t>
        </w:r>
        <w:proofErr w:type="spellStart"/>
        <w:proofErr w:type="gramStart"/>
        <w:r w:rsidRPr="00ED215B">
          <w:rPr>
            <w:rFonts w:ascii="Courier New" w:eastAsia="Times New Roman" w:hAnsi="Courier New" w:cs="Courier New"/>
            <w:color w:val="000000" w:themeColor="text1"/>
            <w:sz w:val="29"/>
          </w:rPr>
          <w:t>runAndTrack</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allows a client to keep some external state synchronized with one or more values in this context. </w:t>
        </w:r>
      </w:ins>
    </w:p>
    <w:p w:rsidR="00ED215B" w:rsidRPr="00ED215B" w:rsidRDefault="00ED215B" w:rsidP="00ED215B">
      <w:pPr>
        <w:shd w:val="clear" w:color="auto" w:fill="FFFFFF"/>
        <w:spacing w:before="100" w:beforeAutospacing="1" w:after="100" w:afterAutospacing="1" w:line="240" w:lineRule="auto"/>
        <w:ind w:left="150" w:right="150"/>
        <w:rPr>
          <w:ins w:id="2324" w:author="Unknown"/>
          <w:rFonts w:ascii="Arial" w:eastAsia="Times New Roman" w:hAnsi="Arial" w:cs="Arial"/>
          <w:color w:val="000000" w:themeColor="text1"/>
          <w:sz w:val="24"/>
          <w:szCs w:val="24"/>
        </w:rPr>
      </w:pPr>
      <w:ins w:id="2325" w:author="Unknown">
        <w:r w:rsidRPr="00ED215B">
          <w:rPr>
            <w:rFonts w:ascii="Arial" w:eastAsia="Times New Roman" w:hAnsi="Arial" w:cs="Arial"/>
            <w:color w:val="000000" w:themeColor="text1"/>
            <w:sz w:val="24"/>
            <w:szCs w:val="24"/>
          </w:rPr>
          <w:t xml:space="preserve">The </w:t>
        </w:r>
        <w:proofErr w:type="spellStart"/>
        <w:r w:rsidRPr="00ED215B">
          <w:rPr>
            <w:rFonts w:ascii="Arial" w:eastAsia="Times New Roman" w:hAnsi="Arial" w:cs="Arial"/>
            <w:color w:val="000000" w:themeColor="text1"/>
            <w:sz w:val="24"/>
            <w:szCs w:val="24"/>
          </w:rPr>
          <w:t>runnable</w:t>
        </w:r>
        <w:proofErr w:type="spellEnd"/>
        <w:r w:rsidRPr="00ED215B">
          <w:rPr>
            <w:rFonts w:ascii="Arial" w:eastAsia="Times New Roman" w:hAnsi="Arial" w:cs="Arial"/>
            <w:color w:val="000000" w:themeColor="text1"/>
            <w:sz w:val="24"/>
            <w:szCs w:val="24"/>
          </w:rPr>
          <w:t xml:space="preserve"> does not need to be explicitly unregistered from this context when it is no longer interested in tracking changes. If a subsequent invocation of this </w:t>
        </w:r>
        <w:proofErr w:type="spellStart"/>
        <w:r w:rsidRPr="00ED215B">
          <w:rPr>
            <w:rFonts w:ascii="Arial" w:eastAsia="Times New Roman" w:hAnsi="Arial" w:cs="Arial"/>
            <w:color w:val="000000" w:themeColor="text1"/>
            <w:sz w:val="24"/>
            <w:szCs w:val="24"/>
          </w:rPr>
          <w:t>runnable</w:t>
        </w:r>
        <w:proofErr w:type="spellEnd"/>
        <w:r w:rsidRPr="00ED215B">
          <w:rPr>
            <w:rFonts w:ascii="Arial" w:eastAsia="Times New Roman" w:hAnsi="Arial" w:cs="Arial"/>
            <w:color w:val="000000" w:themeColor="text1"/>
            <w:sz w:val="24"/>
            <w:szCs w:val="24"/>
          </w:rPr>
          <w:t xml:space="preserve"> does not access any values in this context, it is automatically unregistered from change tracking on this context. </w:t>
        </w:r>
      </w:ins>
    </w:p>
    <w:p w:rsidR="00ED215B" w:rsidRPr="00ED215B" w:rsidRDefault="00ED215B" w:rsidP="00ED215B">
      <w:pPr>
        <w:shd w:val="clear" w:color="auto" w:fill="FFFFFF"/>
        <w:spacing w:after="0" w:line="240" w:lineRule="auto"/>
        <w:outlineLvl w:val="2"/>
        <w:rPr>
          <w:ins w:id="2326" w:author="Unknown"/>
          <w:rFonts w:ascii="Arial" w:eastAsia="Times New Roman" w:hAnsi="Arial" w:cs="Arial"/>
          <w:b/>
          <w:bCs/>
          <w:color w:val="000000" w:themeColor="text1"/>
          <w:sz w:val="30"/>
          <w:szCs w:val="30"/>
        </w:rPr>
      </w:pPr>
      <w:bookmarkStart w:id="2327" w:name="icontextfunction"/>
      <w:bookmarkEnd w:id="2327"/>
      <w:ins w:id="2328" w:author="Unknown">
        <w:r w:rsidRPr="00ED215B">
          <w:rPr>
            <w:rFonts w:ascii="Arial" w:eastAsia="Times New Roman" w:hAnsi="Arial" w:cs="Arial"/>
            <w:b/>
            <w:bCs/>
            <w:color w:val="000000" w:themeColor="text1"/>
            <w:sz w:val="30"/>
            <w:szCs w:val="30"/>
          </w:rPr>
          <w:t xml:space="preserve">26.6. Context Functions </w:t>
        </w:r>
      </w:ins>
    </w:p>
    <w:p w:rsidR="00ED215B" w:rsidRPr="00ED215B" w:rsidRDefault="00ED215B" w:rsidP="00ED215B">
      <w:pPr>
        <w:shd w:val="clear" w:color="auto" w:fill="FFFFFF"/>
        <w:spacing w:before="100" w:beforeAutospacing="1" w:after="100" w:afterAutospacing="1" w:line="240" w:lineRule="auto"/>
        <w:ind w:left="150" w:right="150"/>
        <w:rPr>
          <w:ins w:id="2329" w:author="Unknown"/>
          <w:rFonts w:ascii="Arial" w:eastAsia="Times New Roman" w:hAnsi="Arial" w:cs="Arial"/>
          <w:color w:val="000000" w:themeColor="text1"/>
          <w:sz w:val="24"/>
          <w:szCs w:val="24"/>
        </w:rPr>
      </w:pPr>
      <w:ins w:id="2330" w:author="Unknown">
        <w:r w:rsidRPr="00ED215B">
          <w:rPr>
            <w:rFonts w:ascii="Arial" w:eastAsia="Times New Roman" w:hAnsi="Arial" w:cs="Arial"/>
            <w:i/>
            <w:iCs/>
            <w:color w:val="000000" w:themeColor="text1"/>
            <w:sz w:val="24"/>
            <w:szCs w:val="24"/>
          </w:rPr>
          <w:t>Context Functions</w:t>
        </w:r>
        <w:r w:rsidRPr="00ED215B">
          <w:rPr>
            <w:rFonts w:ascii="Arial" w:eastAsia="Times New Roman" w:hAnsi="Arial" w:cs="Arial"/>
            <w:color w:val="000000" w:themeColor="text1"/>
            <w:sz w:val="24"/>
            <w:szCs w:val="24"/>
          </w:rPr>
          <w:t xml:space="preserve"> implement the </w:t>
        </w:r>
        <w:proofErr w:type="spellStart"/>
        <w:r w:rsidRPr="00ED215B">
          <w:rPr>
            <w:rFonts w:ascii="Courier New" w:eastAsia="Times New Roman" w:hAnsi="Courier New" w:cs="Courier New"/>
            <w:color w:val="000000" w:themeColor="text1"/>
            <w:sz w:val="29"/>
          </w:rPr>
          <w:t>IContextFunction</w:t>
        </w:r>
        <w:proofErr w:type="spellEnd"/>
        <w:r w:rsidRPr="00ED215B">
          <w:rPr>
            <w:rFonts w:ascii="Arial" w:eastAsia="Times New Roman" w:hAnsi="Arial" w:cs="Arial"/>
            <w:color w:val="000000" w:themeColor="text1"/>
            <w:sz w:val="24"/>
            <w:szCs w:val="24"/>
          </w:rPr>
          <w:t xml:space="preserve"> interface and allow you to lazily create an object. </w:t>
        </w:r>
      </w:ins>
    </w:p>
    <w:p w:rsidR="00ED215B" w:rsidRPr="00ED215B" w:rsidRDefault="00ED215B" w:rsidP="00ED215B">
      <w:pPr>
        <w:shd w:val="clear" w:color="auto" w:fill="FFFFFF"/>
        <w:spacing w:before="100" w:beforeAutospacing="1" w:after="100" w:afterAutospacing="1" w:line="240" w:lineRule="auto"/>
        <w:ind w:left="150" w:right="150"/>
        <w:rPr>
          <w:ins w:id="2331" w:author="Unknown"/>
          <w:rFonts w:ascii="Arial" w:eastAsia="Times New Roman" w:hAnsi="Arial" w:cs="Arial"/>
          <w:color w:val="000000" w:themeColor="text1"/>
          <w:sz w:val="24"/>
          <w:szCs w:val="24"/>
        </w:rPr>
      </w:pPr>
      <w:ins w:id="2332" w:author="Unknown">
        <w:r w:rsidRPr="00ED215B">
          <w:rPr>
            <w:rFonts w:ascii="Arial" w:eastAsia="Times New Roman" w:hAnsi="Arial" w:cs="Arial"/>
            <w:color w:val="000000" w:themeColor="text1"/>
            <w:sz w:val="24"/>
            <w:szCs w:val="24"/>
          </w:rPr>
          <w:t xml:space="preserve">In Eclipse 4 you would extend the </w:t>
        </w:r>
        <w:proofErr w:type="spellStart"/>
        <w:r w:rsidRPr="00ED215B">
          <w:rPr>
            <w:rFonts w:ascii="Courier New" w:eastAsia="Times New Roman" w:hAnsi="Courier New" w:cs="Courier New"/>
            <w:color w:val="000000" w:themeColor="text1"/>
            <w:sz w:val="29"/>
          </w:rPr>
          <w:t>ContextFunction</w:t>
        </w:r>
        <w:proofErr w:type="spellEnd"/>
        <w:r w:rsidRPr="00ED215B">
          <w:rPr>
            <w:rFonts w:ascii="Arial" w:eastAsia="Times New Roman" w:hAnsi="Arial" w:cs="Arial"/>
            <w:color w:val="000000" w:themeColor="text1"/>
            <w:sz w:val="24"/>
            <w:szCs w:val="24"/>
          </w:rPr>
          <w:t xml:space="preserve"> class to receive an </w:t>
        </w:r>
        <w:proofErr w:type="spellStart"/>
        <w:r w:rsidRPr="00ED215B">
          <w:rPr>
            <w:rFonts w:ascii="Courier New" w:eastAsia="Times New Roman" w:hAnsi="Courier New" w:cs="Courier New"/>
            <w:color w:val="000000" w:themeColor="text1"/>
            <w:sz w:val="29"/>
          </w:rPr>
          <w:t>IEclipseContext</w:t>
        </w:r>
        <w:proofErr w:type="spellEnd"/>
        <w:r w:rsidRPr="00ED215B">
          <w:rPr>
            <w:rFonts w:ascii="Arial" w:eastAsia="Times New Roman" w:hAnsi="Arial" w:cs="Arial"/>
            <w:color w:val="000000" w:themeColor="text1"/>
            <w:sz w:val="24"/>
            <w:szCs w:val="24"/>
          </w:rPr>
          <w:t xml:space="preserve"> in the </w:t>
        </w:r>
        <w:proofErr w:type="gramStart"/>
        <w:r w:rsidRPr="00ED215B">
          <w:rPr>
            <w:rFonts w:ascii="Courier New" w:eastAsia="Times New Roman" w:hAnsi="Courier New" w:cs="Courier New"/>
            <w:color w:val="000000" w:themeColor="text1"/>
            <w:sz w:val="29"/>
          </w:rPr>
          <w:t>compute(</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as input. </w:t>
        </w:r>
      </w:ins>
    </w:p>
    <w:p w:rsidR="00ED215B" w:rsidRPr="00ED215B" w:rsidRDefault="00ED215B" w:rsidP="00ED215B">
      <w:pPr>
        <w:shd w:val="clear" w:color="auto" w:fill="FFFFFF"/>
        <w:spacing w:before="100" w:beforeAutospacing="1" w:after="100" w:afterAutospacing="1" w:line="240" w:lineRule="auto"/>
        <w:ind w:left="150" w:right="150"/>
        <w:rPr>
          <w:ins w:id="2333" w:author="Unknown"/>
          <w:rFonts w:ascii="Arial" w:eastAsia="Times New Roman" w:hAnsi="Arial" w:cs="Arial"/>
          <w:color w:val="000000" w:themeColor="text1"/>
          <w:sz w:val="24"/>
          <w:szCs w:val="24"/>
        </w:rPr>
      </w:pPr>
      <w:ins w:id="2334" w:author="Unknown">
        <w:r w:rsidRPr="00ED215B">
          <w:rPr>
            <w:rFonts w:ascii="Arial" w:eastAsia="Times New Roman" w:hAnsi="Arial" w:cs="Arial"/>
            <w:i/>
            <w:iCs/>
            <w:color w:val="000000" w:themeColor="text1"/>
            <w:sz w:val="24"/>
            <w:szCs w:val="24"/>
          </w:rPr>
          <w:t>Context Functions</w:t>
        </w:r>
        <w:r w:rsidRPr="00ED215B">
          <w:rPr>
            <w:rFonts w:ascii="Arial" w:eastAsia="Times New Roman" w:hAnsi="Arial" w:cs="Arial"/>
            <w:color w:val="000000" w:themeColor="text1"/>
            <w:sz w:val="24"/>
            <w:szCs w:val="24"/>
          </w:rPr>
          <w:t xml:space="preserve"> are contributed as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They implement the </w:t>
        </w:r>
        <w:proofErr w:type="spellStart"/>
        <w:r w:rsidRPr="00ED215B">
          <w:rPr>
            <w:rFonts w:ascii="Courier New" w:eastAsia="Times New Roman" w:hAnsi="Courier New" w:cs="Courier New"/>
            <w:color w:val="000000" w:themeColor="text1"/>
            <w:sz w:val="29"/>
          </w:rPr>
          <w:t>IContextFunction</w:t>
        </w:r>
        <w:proofErr w:type="spellEnd"/>
        <w:r w:rsidRPr="00ED215B">
          <w:rPr>
            <w:rFonts w:ascii="Courier New" w:eastAsia="Times New Roman" w:hAnsi="Courier New" w:cs="Courier New"/>
            <w:color w:val="000000" w:themeColor="text1"/>
            <w:sz w:val="29"/>
          </w:rPr>
          <w:t xml:space="preserve"> </w:t>
        </w:r>
        <w:r w:rsidRPr="00ED215B">
          <w:rPr>
            <w:rFonts w:ascii="Arial" w:eastAsia="Times New Roman" w:hAnsi="Arial" w:cs="Arial"/>
            <w:color w:val="000000" w:themeColor="text1"/>
            <w:sz w:val="24"/>
            <w:szCs w:val="24"/>
          </w:rPr>
          <w:t xml:space="preserve">interface from the </w:t>
        </w:r>
        <w:r w:rsidRPr="00ED215B">
          <w:rPr>
            <w:rFonts w:ascii="Courier New" w:eastAsia="Times New Roman" w:hAnsi="Courier New" w:cs="Courier New"/>
            <w:color w:val="000000" w:themeColor="text1"/>
            <w:sz w:val="29"/>
          </w:rPr>
          <w:t>org.eclipse.e4.core.contexts</w:t>
        </w:r>
        <w:r w:rsidRPr="00ED215B">
          <w:rPr>
            <w:rFonts w:ascii="Arial" w:eastAsia="Times New Roman" w:hAnsi="Arial" w:cs="Arial"/>
            <w:color w:val="000000" w:themeColor="text1"/>
            <w:sz w:val="24"/>
            <w:szCs w:val="24"/>
          </w:rPr>
          <w:t xml:space="preserve"> package. The Eclipse 4 runtime adds them by default to the application context but you could add </w:t>
        </w:r>
        <w:r w:rsidRPr="00ED215B">
          <w:rPr>
            <w:rFonts w:ascii="Arial" w:eastAsia="Times New Roman" w:hAnsi="Arial" w:cs="Arial"/>
            <w:i/>
            <w:iCs/>
            <w:color w:val="000000" w:themeColor="text1"/>
            <w:sz w:val="24"/>
            <w:szCs w:val="24"/>
          </w:rPr>
          <w:t>Context Functions</w:t>
        </w:r>
        <w:r w:rsidRPr="00ED215B">
          <w:rPr>
            <w:rFonts w:ascii="Arial" w:eastAsia="Times New Roman" w:hAnsi="Arial" w:cs="Arial"/>
            <w:color w:val="000000" w:themeColor="text1"/>
            <w:sz w:val="24"/>
            <w:szCs w:val="24"/>
          </w:rPr>
          <w:t xml:space="preserve"> to any context in the context hierarchy. </w:t>
        </w:r>
      </w:ins>
    </w:p>
    <w:p w:rsidR="00ED215B" w:rsidRPr="00ED215B" w:rsidRDefault="00ED215B" w:rsidP="00ED215B">
      <w:pPr>
        <w:shd w:val="clear" w:color="auto" w:fill="FFFFFF"/>
        <w:spacing w:before="100" w:beforeAutospacing="1" w:after="100" w:afterAutospacing="1" w:line="240" w:lineRule="auto"/>
        <w:ind w:left="150" w:right="150"/>
        <w:rPr>
          <w:ins w:id="2335" w:author="Unknown"/>
          <w:rFonts w:ascii="Arial" w:eastAsia="Times New Roman" w:hAnsi="Arial" w:cs="Arial"/>
          <w:color w:val="000000" w:themeColor="text1"/>
          <w:sz w:val="24"/>
          <w:szCs w:val="24"/>
        </w:rPr>
      </w:pPr>
      <w:ins w:id="2336" w:author="Unknown">
        <w:r w:rsidRPr="00ED215B">
          <w:rPr>
            <w:rFonts w:ascii="Arial" w:eastAsia="Times New Roman" w:hAnsi="Arial" w:cs="Arial"/>
            <w:color w:val="000000" w:themeColor="text1"/>
            <w:sz w:val="24"/>
            <w:szCs w:val="24"/>
          </w:rPr>
          <w:lastRenderedPageBreak/>
          <w:t xml:space="preserve">Via the </w:t>
        </w:r>
        <w:proofErr w:type="spellStart"/>
        <w:r w:rsidRPr="00ED215B">
          <w:rPr>
            <w:rFonts w:ascii="Courier New" w:eastAsia="Times New Roman" w:hAnsi="Courier New" w:cs="Courier New"/>
            <w:i/>
            <w:iCs/>
            <w:color w:val="000000" w:themeColor="text1"/>
            <w:sz w:val="20"/>
          </w:rPr>
          <w:t>service.context.key</w:t>
        </w:r>
        <w:proofErr w:type="spellEnd"/>
        <w:r w:rsidRPr="00ED215B">
          <w:rPr>
            <w:rFonts w:ascii="Arial" w:eastAsia="Times New Roman" w:hAnsi="Arial" w:cs="Arial"/>
            <w:color w:val="000000" w:themeColor="text1"/>
            <w:sz w:val="24"/>
            <w:szCs w:val="24"/>
          </w:rPr>
          <w:t xml:space="preserve"> property, they define their key under which they are added to the context. </w:t>
        </w:r>
      </w:ins>
    </w:p>
    <w:p w:rsidR="00ED215B" w:rsidRPr="00ED215B" w:rsidRDefault="00ED215B" w:rsidP="00ED215B">
      <w:pPr>
        <w:shd w:val="clear" w:color="auto" w:fill="FFFFFF"/>
        <w:spacing w:before="100" w:beforeAutospacing="1" w:after="100" w:afterAutospacing="1" w:line="240" w:lineRule="auto"/>
        <w:ind w:left="150" w:right="150"/>
        <w:rPr>
          <w:ins w:id="2337" w:author="Unknown"/>
          <w:rFonts w:ascii="Arial" w:eastAsia="Times New Roman" w:hAnsi="Arial" w:cs="Arial"/>
          <w:color w:val="000000" w:themeColor="text1"/>
          <w:sz w:val="24"/>
          <w:szCs w:val="24"/>
        </w:rPr>
      </w:pPr>
      <w:ins w:id="2338" w:author="Unknown">
        <w:r w:rsidRPr="00ED215B">
          <w:rPr>
            <w:rFonts w:ascii="Arial" w:eastAsia="Times New Roman" w:hAnsi="Arial" w:cs="Arial"/>
            <w:color w:val="000000" w:themeColor="text1"/>
            <w:sz w:val="24"/>
            <w:szCs w:val="24"/>
          </w:rPr>
          <w:t xml:space="preserve">The following example shows the declaration of a </w:t>
        </w:r>
        <w:r w:rsidRPr="00ED215B">
          <w:rPr>
            <w:rFonts w:ascii="Arial" w:eastAsia="Times New Roman" w:hAnsi="Arial" w:cs="Arial"/>
            <w:i/>
            <w:iCs/>
            <w:color w:val="000000" w:themeColor="text1"/>
            <w:sz w:val="24"/>
            <w:szCs w:val="24"/>
          </w:rPr>
          <w:t>Context Function</w:t>
        </w:r>
        <w:r w:rsidRPr="00ED215B">
          <w:rPr>
            <w:rFonts w:ascii="Arial" w:eastAsia="Times New Roman" w:hAnsi="Arial" w:cs="Arial"/>
            <w:color w:val="000000" w:themeColor="text1"/>
            <w:sz w:val="24"/>
            <w:szCs w:val="24"/>
          </w:rPr>
          <w:t xml:space="preserve">. This function is available in the application context under the </w:t>
        </w:r>
        <w:r w:rsidRPr="00ED215B">
          <w:rPr>
            <w:rFonts w:ascii="Courier New" w:eastAsia="Times New Roman" w:hAnsi="Courier New" w:cs="Courier New"/>
            <w:color w:val="000000" w:themeColor="text1"/>
            <w:sz w:val="29"/>
          </w:rPr>
          <w:t>com.example.e4.rcp.todo.contextservice.test</w:t>
        </w:r>
        <w:r w:rsidRPr="00ED215B">
          <w:rPr>
            <w:rFonts w:ascii="Arial" w:eastAsia="Times New Roman" w:hAnsi="Arial" w:cs="Arial"/>
            <w:color w:val="000000" w:themeColor="text1"/>
            <w:sz w:val="24"/>
            <w:szCs w:val="24"/>
          </w:rPr>
          <w:t xml:space="preserve"> key and can be injected via the </w:t>
        </w:r>
        <w:r w:rsidRPr="00ED215B">
          <w:rPr>
            <w:rFonts w:ascii="Courier New" w:eastAsia="Times New Roman" w:hAnsi="Courier New" w:cs="Courier New"/>
            <w:color w:val="000000" w:themeColor="text1"/>
            <w:sz w:val="29"/>
          </w:rPr>
          <w:t>@Inject @Named</w:t>
        </w:r>
        <w:r w:rsidRPr="00ED215B">
          <w:rPr>
            <w:rFonts w:ascii="Arial" w:eastAsia="Times New Roman" w:hAnsi="Arial" w:cs="Arial"/>
            <w:color w:val="000000" w:themeColor="text1"/>
            <w:sz w:val="24"/>
            <w:szCs w:val="24"/>
          </w:rPr>
          <w:t xml:space="preserve"> annotation.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39" w:author="Unknown"/>
          <w:rFonts w:ascii="Lucida Console" w:eastAsia="Times New Roman" w:hAnsi="Lucida Console" w:cs="Courier New"/>
          <w:color w:val="000000" w:themeColor="text1"/>
          <w:sz w:val="19"/>
          <w:szCs w:val="19"/>
        </w:rPr>
      </w:pPr>
      <w:proofErr w:type="gramStart"/>
      <w:ins w:id="2340" w:author="Unknown">
        <w:r w:rsidRPr="00ED215B">
          <w:rPr>
            <w:rFonts w:ascii="Lucida Console" w:eastAsia="Times New Roman" w:hAnsi="Lucida Console" w:cs="Courier New"/>
            <w:color w:val="000000" w:themeColor="text1"/>
            <w:sz w:val="19"/>
            <w:szCs w:val="19"/>
          </w:rPr>
          <w:t>&lt;?xml</w:t>
        </w:r>
        <w:proofErr w:type="gramEnd"/>
        <w:r w:rsidRPr="00ED215B">
          <w:rPr>
            <w:rFonts w:ascii="Lucida Console" w:eastAsia="Times New Roman" w:hAnsi="Lucida Console" w:cs="Courier New"/>
            <w:color w:val="000000" w:themeColor="text1"/>
            <w:sz w:val="19"/>
            <w:szCs w:val="19"/>
          </w:rPr>
          <w:t xml:space="preserve"> version=</w:t>
        </w:r>
        <w:r w:rsidRPr="00ED215B">
          <w:rPr>
            <w:rFonts w:ascii="Lucida Console" w:eastAsia="Times New Roman" w:hAnsi="Lucida Console" w:cs="Courier New"/>
            <w:color w:val="000000" w:themeColor="text1"/>
            <w:sz w:val="19"/>
          </w:rPr>
          <w:t>"1.0"</w:t>
        </w:r>
        <w:r w:rsidRPr="00ED215B">
          <w:rPr>
            <w:rFonts w:ascii="Lucida Console" w:eastAsia="Times New Roman" w:hAnsi="Lucida Console" w:cs="Courier New"/>
            <w:color w:val="000000" w:themeColor="text1"/>
            <w:sz w:val="19"/>
            <w:szCs w:val="19"/>
          </w:rPr>
          <w:t xml:space="preserve"> encoding=</w:t>
        </w:r>
        <w:r w:rsidRPr="00ED215B">
          <w:rPr>
            <w:rFonts w:ascii="Lucida Console" w:eastAsia="Times New Roman" w:hAnsi="Lucida Console" w:cs="Courier New"/>
            <w:color w:val="000000" w:themeColor="text1"/>
            <w:sz w:val="19"/>
          </w:rPr>
          <w:t>"UTF-8"</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41" w:author="Unknown"/>
          <w:rFonts w:ascii="Lucida Console" w:eastAsia="Times New Roman" w:hAnsi="Lucida Console" w:cs="Courier New"/>
          <w:color w:val="000000" w:themeColor="text1"/>
          <w:sz w:val="19"/>
          <w:szCs w:val="19"/>
        </w:rPr>
      </w:pPr>
      <w:ins w:id="2342" w:author="Unknown">
        <w:r w:rsidRPr="00ED215B">
          <w:rPr>
            <w:rFonts w:ascii="Lucida Console" w:eastAsia="Times New Roman" w:hAnsi="Lucida Console" w:cs="Courier New"/>
            <w:color w:val="000000" w:themeColor="text1"/>
            <w:sz w:val="19"/>
            <w:szCs w:val="19"/>
          </w:rPr>
          <w:t>&lt;</w:t>
        </w:r>
        <w:proofErr w:type="spellStart"/>
        <w:r w:rsidRPr="00ED215B">
          <w:rPr>
            <w:rFonts w:ascii="Lucida Console" w:eastAsia="Times New Roman" w:hAnsi="Lucida Console" w:cs="Courier New"/>
            <w:color w:val="000000" w:themeColor="text1"/>
            <w:sz w:val="19"/>
            <w:szCs w:val="19"/>
          </w:rPr>
          <w:t>scr</w:t>
        </w:r>
        <w:proofErr w:type="gramStart"/>
        <w:r w:rsidRPr="00ED215B">
          <w:rPr>
            <w:rFonts w:ascii="Lucida Console" w:eastAsia="Times New Roman" w:hAnsi="Lucida Console" w:cs="Courier New"/>
            <w:color w:val="000000" w:themeColor="text1"/>
            <w:sz w:val="19"/>
            <w:szCs w:val="19"/>
          </w:rPr>
          <w:t>:component</w:t>
        </w:r>
        <w:proofErr w:type="spellEnd"/>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xmlns:scr</w:t>
        </w:r>
        <w:proofErr w:type="spell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"http://www.osgi.org/xmlns/scr/v1.1.0"</w:t>
        </w:r>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43" w:author="Unknown"/>
          <w:rFonts w:ascii="Lucida Console" w:eastAsia="Times New Roman" w:hAnsi="Lucida Console" w:cs="Courier New"/>
          <w:color w:val="000000" w:themeColor="text1"/>
          <w:sz w:val="19"/>
          <w:szCs w:val="19"/>
        </w:rPr>
      </w:pPr>
      <w:ins w:id="2344"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color w:val="000000" w:themeColor="text1"/>
            <w:sz w:val="19"/>
            <w:szCs w:val="19"/>
          </w:rPr>
          <w:t>name</w:t>
        </w:r>
        <w:proofErr w:type="gramEnd"/>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"com.example.e4.rcp.todo.contextservice.translate"</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45" w:author="Unknown"/>
          <w:rFonts w:ascii="Lucida Console" w:eastAsia="Times New Roman" w:hAnsi="Lucida Console" w:cs="Courier New"/>
          <w:color w:val="000000" w:themeColor="text1"/>
          <w:sz w:val="19"/>
          <w:szCs w:val="19"/>
        </w:rPr>
      </w:pPr>
      <w:ins w:id="2346"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47" w:author="Unknown"/>
          <w:rFonts w:ascii="Lucida Console" w:eastAsia="Times New Roman" w:hAnsi="Lucida Console" w:cs="Courier New"/>
          <w:color w:val="000000" w:themeColor="text1"/>
          <w:sz w:val="19"/>
          <w:szCs w:val="19"/>
        </w:rPr>
      </w:pPr>
      <w:ins w:id="2348" w:author="Unknown">
        <w:r w:rsidRPr="00ED215B">
          <w:rPr>
            <w:rFonts w:ascii="Lucida Console" w:eastAsia="Times New Roman" w:hAnsi="Lucida Console" w:cs="Courier New"/>
            <w:color w:val="000000" w:themeColor="text1"/>
            <w:sz w:val="19"/>
            <w:szCs w:val="19"/>
          </w:rPr>
          <w:t>&lt;</w:t>
        </w:r>
        <w:proofErr w:type="gramStart"/>
        <w:r w:rsidRPr="00ED215B">
          <w:rPr>
            <w:rFonts w:ascii="Lucida Console" w:eastAsia="Times New Roman" w:hAnsi="Lucida Console" w:cs="Courier New"/>
            <w:color w:val="000000" w:themeColor="text1"/>
            <w:sz w:val="19"/>
            <w:szCs w:val="19"/>
          </w:rPr>
          <w:t>implementation</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"com.example.e4.rcp.todo.contextservice.Test"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49" w:author="Unknown"/>
          <w:rFonts w:ascii="Lucida Console" w:eastAsia="Times New Roman" w:hAnsi="Lucida Console" w:cs="Courier New"/>
          <w:color w:val="000000" w:themeColor="text1"/>
          <w:sz w:val="19"/>
          <w:szCs w:val="19"/>
        </w:rPr>
      </w:pPr>
      <w:ins w:id="2350"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51" w:author="Unknown"/>
          <w:rFonts w:ascii="Lucida Console" w:eastAsia="Times New Roman" w:hAnsi="Lucida Console" w:cs="Courier New"/>
          <w:color w:val="000000" w:themeColor="text1"/>
          <w:sz w:val="19"/>
          <w:szCs w:val="19"/>
        </w:rPr>
      </w:pPr>
      <w:ins w:id="2352" w:author="Unknown">
        <w:r w:rsidRPr="00ED215B">
          <w:rPr>
            <w:rFonts w:ascii="Lucida Console" w:eastAsia="Times New Roman" w:hAnsi="Lucida Console" w:cs="Courier New"/>
            <w:color w:val="000000" w:themeColor="text1"/>
            <w:sz w:val="19"/>
            <w:szCs w:val="19"/>
          </w:rPr>
          <w:t xml:space="preserve"> &lt;</w:t>
        </w:r>
        <w:proofErr w:type="gramStart"/>
        <w:r w:rsidRPr="00ED215B">
          <w:rPr>
            <w:rFonts w:ascii="Lucida Console" w:eastAsia="Times New Roman" w:hAnsi="Lucida Console" w:cs="Courier New"/>
            <w:color w:val="000000" w:themeColor="text1"/>
            <w:sz w:val="19"/>
            <w:szCs w:val="19"/>
          </w:rPr>
          <w:t>service</w:t>
        </w:r>
        <w:proofErr w:type="gramEnd"/>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53" w:author="Unknown"/>
          <w:rFonts w:ascii="Lucida Console" w:eastAsia="Times New Roman" w:hAnsi="Lucida Console" w:cs="Courier New"/>
          <w:color w:val="000000" w:themeColor="text1"/>
          <w:sz w:val="19"/>
          <w:szCs w:val="19"/>
        </w:rPr>
      </w:pPr>
      <w:ins w:id="2354" w:author="Unknown">
        <w:r w:rsidRPr="00ED215B">
          <w:rPr>
            <w:rFonts w:ascii="Lucida Console" w:eastAsia="Times New Roman" w:hAnsi="Lucida Console" w:cs="Courier New"/>
            <w:color w:val="000000" w:themeColor="text1"/>
            <w:sz w:val="19"/>
            <w:szCs w:val="19"/>
          </w:rPr>
          <w:t xml:space="preserve">   &lt;</w:t>
        </w:r>
        <w:proofErr w:type="gramStart"/>
        <w:r w:rsidRPr="00ED215B">
          <w:rPr>
            <w:rFonts w:ascii="Lucida Console" w:eastAsia="Times New Roman" w:hAnsi="Lucida Console" w:cs="Courier New"/>
            <w:color w:val="000000" w:themeColor="text1"/>
            <w:sz w:val="19"/>
            <w:szCs w:val="19"/>
          </w:rPr>
          <w:t>provide</w:t>
        </w:r>
        <w:proofErr w:type="gramEnd"/>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b/>
            <w:bCs/>
            <w:color w:val="000000" w:themeColor="text1"/>
            <w:sz w:val="19"/>
          </w:rPr>
          <w:t>interface</w:t>
        </w:r>
        <w:r w:rsidRPr="00ED215B">
          <w:rPr>
            <w:rFonts w:ascii="Lucida Console" w:eastAsia="Times New Roman" w:hAnsi="Lucida Console" w:cs="Courier New"/>
            <w:color w:val="000000" w:themeColor="text1"/>
            <w:sz w:val="19"/>
            <w:szCs w:val="19"/>
          </w:rPr>
          <w:t>=</w:t>
        </w:r>
        <w:r w:rsidRPr="00ED215B">
          <w:rPr>
            <w:rFonts w:ascii="Lucida Console" w:eastAsia="Times New Roman" w:hAnsi="Lucida Console" w:cs="Courier New"/>
            <w:color w:val="000000" w:themeColor="text1"/>
            <w:sz w:val="19"/>
          </w:rPr>
          <w:t>"org.eclipse.e4.core.contexts.IContextFunction"</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55" w:author="Unknown"/>
          <w:rFonts w:ascii="Lucida Console" w:eastAsia="Times New Roman" w:hAnsi="Lucida Console" w:cs="Courier New"/>
          <w:color w:val="000000" w:themeColor="text1"/>
          <w:sz w:val="19"/>
          <w:szCs w:val="19"/>
        </w:rPr>
      </w:pPr>
      <w:ins w:id="2356" w:author="Unknown">
        <w:r w:rsidRPr="00ED215B">
          <w:rPr>
            <w:rFonts w:ascii="Lucida Console" w:eastAsia="Times New Roman" w:hAnsi="Lucida Console" w:cs="Courier New"/>
            <w:color w:val="000000" w:themeColor="text1"/>
            <w:sz w:val="19"/>
            <w:szCs w:val="19"/>
          </w:rPr>
          <w:t xml:space="preserve"> &lt;/service&gt;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57" w:author="Unknown"/>
          <w:rFonts w:ascii="Lucida Console" w:eastAsia="Times New Roman" w:hAnsi="Lucida Console" w:cs="Courier New"/>
          <w:color w:val="000000" w:themeColor="text1"/>
          <w:sz w:val="19"/>
          <w:szCs w:val="19"/>
        </w:rPr>
      </w:pPr>
      <w:ins w:id="2358"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59" w:author="Unknown"/>
          <w:rFonts w:ascii="Lucida Console" w:eastAsia="Times New Roman" w:hAnsi="Lucida Console" w:cs="Courier New"/>
          <w:color w:val="000000" w:themeColor="text1"/>
          <w:sz w:val="19"/>
          <w:szCs w:val="19"/>
        </w:rPr>
      </w:pPr>
      <w:ins w:id="2360" w:author="Unknown">
        <w:r w:rsidRPr="00ED215B">
          <w:rPr>
            <w:rFonts w:ascii="Lucida Console" w:eastAsia="Times New Roman" w:hAnsi="Lucida Console" w:cs="Courier New"/>
            <w:color w:val="000000" w:themeColor="text1"/>
            <w:sz w:val="19"/>
            <w:szCs w:val="19"/>
          </w:rPr>
          <w:t xml:space="preserve"> &lt;property name=</w:t>
        </w:r>
        <w:r w:rsidRPr="00ED215B">
          <w:rPr>
            <w:rFonts w:ascii="Lucida Console" w:eastAsia="Times New Roman" w:hAnsi="Lucida Console" w:cs="Courier New"/>
            <w:color w:val="000000" w:themeColor="text1"/>
            <w:sz w:val="19"/>
          </w:rPr>
          <w:t>"</w:t>
        </w:r>
        <w:proofErr w:type="spellStart"/>
        <w:r w:rsidRPr="00ED215B">
          <w:rPr>
            <w:rFonts w:ascii="Lucida Console" w:eastAsia="Times New Roman" w:hAnsi="Lucida Console" w:cs="Courier New"/>
            <w:color w:val="000000" w:themeColor="text1"/>
            <w:sz w:val="19"/>
          </w:rPr>
          <w:t>service.context.key</w:t>
        </w:r>
        <w:proofErr w:type="spellEnd"/>
        <w:r w:rsidRPr="00ED215B">
          <w:rPr>
            <w:rFonts w:ascii="Lucida Console" w:eastAsia="Times New Roman" w:hAnsi="Lucida Console" w:cs="Courier New"/>
            <w:color w:val="000000" w:themeColor="text1"/>
            <w:sz w:val="19"/>
          </w:rPr>
          <w:t>"</w:t>
        </w:r>
        <w:r w:rsidRPr="00ED215B">
          <w:rPr>
            <w:rFonts w:ascii="Lucida Console" w:eastAsia="Times New Roman" w:hAnsi="Lucida Console" w:cs="Courier New"/>
            <w:color w:val="000000" w:themeColor="text1"/>
            <w:sz w:val="19"/>
            <w:szCs w:val="19"/>
          </w:rPr>
          <w:t xml:space="preserve"> type=</w:t>
        </w:r>
        <w:r w:rsidRPr="00ED215B">
          <w:rPr>
            <w:rFonts w:ascii="Lucida Console" w:eastAsia="Times New Roman" w:hAnsi="Lucida Console" w:cs="Courier New"/>
            <w:color w:val="000000" w:themeColor="text1"/>
            <w:sz w:val="19"/>
          </w:rPr>
          <w:t>"String"</w:t>
        </w:r>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61" w:author="Unknown"/>
          <w:rFonts w:ascii="Lucida Console" w:eastAsia="Times New Roman" w:hAnsi="Lucida Console" w:cs="Courier New"/>
          <w:color w:val="000000" w:themeColor="text1"/>
          <w:sz w:val="19"/>
          <w:szCs w:val="19"/>
        </w:rPr>
      </w:pPr>
      <w:ins w:id="2362" w:author="Unknown">
        <w:r w:rsidRPr="00ED215B">
          <w:rPr>
            <w:rFonts w:ascii="Lucida Console" w:eastAsia="Times New Roman" w:hAnsi="Lucida Console" w:cs="Courier New"/>
            <w:color w:val="000000" w:themeColor="text1"/>
            <w:sz w:val="19"/>
            <w:szCs w:val="19"/>
          </w:rPr>
          <w:t xml:space="preserve">   value=</w:t>
        </w:r>
        <w:r w:rsidRPr="00ED215B">
          <w:rPr>
            <w:rFonts w:ascii="Lucida Console" w:eastAsia="Times New Roman" w:hAnsi="Lucida Console" w:cs="Courier New"/>
            <w:color w:val="000000" w:themeColor="text1"/>
            <w:sz w:val="19"/>
          </w:rPr>
          <w:t>"com.example.e4.rcp.todo.contextservice.test"</w:t>
        </w:r>
        <w:r w:rsidRPr="00ED215B">
          <w:rPr>
            <w:rFonts w:ascii="Lucida Console" w:eastAsia="Times New Roman" w:hAnsi="Lucida Console" w:cs="Courier New"/>
            <w:color w:val="000000" w:themeColor="text1"/>
            <w:sz w:val="19"/>
            <w:szCs w:val="19"/>
          </w:rPr>
          <w:t>/&gt;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63"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64" w:author="Unknown"/>
          <w:rFonts w:ascii="Lucida Console" w:eastAsia="Times New Roman" w:hAnsi="Lucida Console" w:cs="Courier New"/>
          <w:color w:val="000000" w:themeColor="text1"/>
          <w:sz w:val="19"/>
          <w:szCs w:val="19"/>
        </w:rPr>
      </w:pPr>
      <w:ins w:id="2365" w:author="Unknown">
        <w:r w:rsidRPr="00ED215B">
          <w:rPr>
            <w:rFonts w:ascii="Lucida Console" w:eastAsia="Times New Roman" w:hAnsi="Lucida Console" w:cs="Courier New"/>
            <w:color w:val="000000" w:themeColor="text1"/>
            <w:sz w:val="19"/>
            <w:szCs w:val="19"/>
          </w:rPr>
          <w:t>&lt;/</w:t>
        </w:r>
        <w:proofErr w:type="spellStart"/>
        <w:r w:rsidRPr="00ED215B">
          <w:rPr>
            <w:rFonts w:ascii="Lucida Console" w:eastAsia="Times New Roman" w:hAnsi="Lucida Console" w:cs="Courier New"/>
            <w:color w:val="000000" w:themeColor="text1"/>
            <w:sz w:val="19"/>
            <w:szCs w:val="19"/>
          </w:rPr>
          <w:t>scr</w:t>
        </w:r>
        <w:proofErr w:type="gramStart"/>
        <w:r w:rsidRPr="00ED215B">
          <w:rPr>
            <w:rFonts w:ascii="Lucida Console" w:eastAsia="Times New Roman" w:hAnsi="Lucida Console" w:cs="Courier New"/>
            <w:color w:val="000000" w:themeColor="text1"/>
            <w:sz w:val="19"/>
            <w:szCs w:val="19"/>
          </w:rPr>
          <w:t>:component</w:t>
        </w:r>
        <w:proofErr w:type="spellEnd"/>
        <w:proofErr w:type="gramEnd"/>
        <w:r w:rsidRPr="00ED215B">
          <w:rPr>
            <w:rFonts w:ascii="Lucida Console" w:eastAsia="Times New Roman" w:hAnsi="Lucida Console" w:cs="Courier New"/>
            <w:color w:val="000000" w:themeColor="text1"/>
            <w:sz w:val="19"/>
            <w:szCs w:val="19"/>
          </w:rPr>
          <w:t xml:space="preserve">&gt; </w:t>
        </w:r>
      </w:ins>
    </w:p>
    <w:p w:rsidR="00ED215B" w:rsidRPr="00ED215B" w:rsidRDefault="00ED215B" w:rsidP="00ED215B">
      <w:pPr>
        <w:shd w:val="clear" w:color="auto" w:fill="FFFFFF"/>
        <w:spacing w:before="100" w:beforeAutospacing="1" w:after="100" w:afterAutospacing="1" w:line="240" w:lineRule="auto"/>
        <w:ind w:left="150" w:right="150"/>
        <w:rPr>
          <w:ins w:id="2366" w:author="Unknown"/>
          <w:rFonts w:ascii="Arial" w:eastAsia="Times New Roman" w:hAnsi="Arial" w:cs="Arial"/>
          <w:color w:val="000000" w:themeColor="text1"/>
          <w:sz w:val="24"/>
          <w:szCs w:val="24"/>
        </w:rPr>
      </w:pPr>
      <w:ins w:id="2367" w:author="Unknown">
        <w:r w:rsidRPr="00ED215B">
          <w:rPr>
            <w:rFonts w:ascii="Arial" w:eastAsia="Times New Roman" w:hAnsi="Arial" w:cs="Arial"/>
            <w:color w:val="000000" w:themeColor="text1"/>
            <w:sz w:val="24"/>
            <w:szCs w:val="24"/>
          </w:rPr>
          <w:t xml:space="preserve">Using </w:t>
        </w:r>
        <w:r w:rsidRPr="00ED215B">
          <w:rPr>
            <w:rFonts w:ascii="Arial" w:eastAsia="Times New Roman" w:hAnsi="Arial" w:cs="Arial"/>
            <w:i/>
            <w:iCs/>
            <w:color w:val="000000" w:themeColor="text1"/>
            <w:sz w:val="24"/>
            <w:szCs w:val="24"/>
          </w:rPr>
          <w:t>Context Functions</w:t>
        </w:r>
        <w:r w:rsidRPr="00ED215B">
          <w:rPr>
            <w:rFonts w:ascii="Arial" w:eastAsia="Times New Roman" w:hAnsi="Arial" w:cs="Arial"/>
            <w:color w:val="000000" w:themeColor="text1"/>
            <w:sz w:val="24"/>
            <w:szCs w:val="24"/>
          </w:rPr>
          <w:t xml:space="preserve"> instead of plain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have the advantage that these functions has access to the application context, that they can be lazily created and that they are available in the application context.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are singletons and could not be used in a multi user environment. </w:t>
        </w:r>
      </w:ins>
    </w:p>
    <w:p w:rsidR="00ED215B" w:rsidRPr="00ED215B" w:rsidRDefault="00ED215B" w:rsidP="00ED215B">
      <w:pPr>
        <w:shd w:val="clear" w:color="auto" w:fill="FFFFFF"/>
        <w:spacing w:before="300" w:after="0" w:line="240" w:lineRule="auto"/>
        <w:outlineLvl w:val="1"/>
        <w:rPr>
          <w:ins w:id="2368" w:author="Unknown"/>
          <w:rFonts w:ascii="Arial" w:eastAsia="Times New Roman" w:hAnsi="Arial" w:cs="Arial"/>
          <w:b/>
          <w:bCs/>
          <w:color w:val="000000" w:themeColor="text1"/>
          <w:sz w:val="45"/>
          <w:szCs w:val="45"/>
        </w:rPr>
      </w:pPr>
      <w:bookmarkStart w:id="2369" w:name="ownobjects"/>
      <w:bookmarkEnd w:id="2369"/>
      <w:ins w:id="2370" w:author="Unknown">
        <w:r w:rsidRPr="00ED215B">
          <w:rPr>
            <w:rFonts w:ascii="Arial" w:eastAsia="Times New Roman" w:hAnsi="Arial" w:cs="Arial"/>
            <w:b/>
            <w:bCs/>
            <w:color w:val="000000" w:themeColor="text1"/>
            <w:sz w:val="45"/>
            <w:szCs w:val="45"/>
          </w:rPr>
          <w:lastRenderedPageBreak/>
          <w:t xml:space="preserve">27. Using dependency injection for your own Java objects </w:t>
        </w:r>
      </w:ins>
    </w:p>
    <w:p w:rsidR="00ED215B" w:rsidRPr="00ED215B" w:rsidRDefault="00ED215B" w:rsidP="00ED215B">
      <w:pPr>
        <w:shd w:val="clear" w:color="auto" w:fill="FFFFFF"/>
        <w:spacing w:after="0" w:line="240" w:lineRule="auto"/>
        <w:outlineLvl w:val="2"/>
        <w:rPr>
          <w:ins w:id="2371" w:author="Unknown"/>
          <w:rFonts w:ascii="Arial" w:eastAsia="Times New Roman" w:hAnsi="Arial" w:cs="Arial"/>
          <w:b/>
          <w:bCs/>
          <w:color w:val="000000" w:themeColor="text1"/>
          <w:sz w:val="30"/>
          <w:szCs w:val="30"/>
        </w:rPr>
      </w:pPr>
      <w:bookmarkStart w:id="2372" w:name="ownobjects_overview"/>
      <w:bookmarkEnd w:id="2372"/>
      <w:ins w:id="2373" w:author="Unknown">
        <w:r w:rsidRPr="00ED215B">
          <w:rPr>
            <w:rFonts w:ascii="Arial" w:eastAsia="Times New Roman" w:hAnsi="Arial" w:cs="Arial"/>
            <w:b/>
            <w:bCs/>
            <w:color w:val="000000" w:themeColor="text1"/>
            <w:sz w:val="30"/>
            <w:szCs w:val="30"/>
          </w:rPr>
          <w:t xml:space="preserve">27.1. Overview </w:t>
        </w:r>
      </w:ins>
    </w:p>
    <w:p w:rsidR="00ED215B" w:rsidRPr="00ED215B" w:rsidRDefault="00ED215B" w:rsidP="00ED215B">
      <w:pPr>
        <w:shd w:val="clear" w:color="auto" w:fill="FFFFFF"/>
        <w:spacing w:before="100" w:beforeAutospacing="1" w:after="100" w:afterAutospacing="1" w:line="240" w:lineRule="auto"/>
        <w:ind w:left="150" w:right="150"/>
        <w:rPr>
          <w:ins w:id="2374" w:author="Unknown"/>
          <w:rFonts w:ascii="Arial" w:eastAsia="Times New Roman" w:hAnsi="Arial" w:cs="Arial"/>
          <w:color w:val="000000" w:themeColor="text1"/>
          <w:sz w:val="24"/>
          <w:szCs w:val="24"/>
        </w:rPr>
      </w:pPr>
      <w:ins w:id="2375" w:author="Unknown">
        <w:r w:rsidRPr="00ED215B">
          <w:rPr>
            <w:rFonts w:ascii="Arial" w:eastAsia="Times New Roman" w:hAnsi="Arial" w:cs="Arial"/>
            <w:color w:val="000000" w:themeColor="text1"/>
            <w:sz w:val="24"/>
            <w:szCs w:val="24"/>
          </w:rPr>
          <w:t xml:space="preserve">Using dependency injection for your own Java objects has two flavors. First you want the Eclipse dependency container to create your own objects and then get them injected into your model objects. Secondly you want to create objects which declare their dependencies with </w:t>
        </w:r>
        <w:r w:rsidRPr="00ED215B">
          <w:rPr>
            <w:rFonts w:ascii="Courier New" w:eastAsia="Times New Roman" w:hAnsi="Courier New" w:cs="Courier New"/>
            <w:color w:val="000000" w:themeColor="text1"/>
            <w:sz w:val="29"/>
          </w:rPr>
          <w:t>@Inject</w:t>
        </w:r>
        <w:r w:rsidRPr="00ED215B">
          <w:rPr>
            <w:rFonts w:ascii="Arial" w:eastAsia="Times New Roman" w:hAnsi="Arial" w:cs="Arial"/>
            <w:color w:val="000000" w:themeColor="text1"/>
            <w:sz w:val="24"/>
            <w:szCs w:val="24"/>
          </w:rPr>
          <w:t xml:space="preserve"> and want to create it via dependency injection. </w:t>
        </w:r>
      </w:ins>
    </w:p>
    <w:p w:rsidR="00ED215B" w:rsidRPr="00ED215B" w:rsidRDefault="00ED215B" w:rsidP="00ED215B">
      <w:pPr>
        <w:shd w:val="clear" w:color="auto" w:fill="FFFFFF"/>
        <w:spacing w:before="100" w:beforeAutospacing="1" w:after="100" w:afterAutospacing="1" w:line="240" w:lineRule="auto"/>
        <w:ind w:left="150" w:right="150"/>
        <w:rPr>
          <w:ins w:id="2376" w:author="Unknown"/>
          <w:rFonts w:ascii="Arial" w:eastAsia="Times New Roman" w:hAnsi="Arial" w:cs="Arial"/>
          <w:color w:val="000000" w:themeColor="text1"/>
          <w:sz w:val="24"/>
          <w:szCs w:val="24"/>
        </w:rPr>
      </w:pPr>
      <w:ins w:id="2377" w:author="Unknown">
        <w:r w:rsidRPr="00ED215B">
          <w:rPr>
            <w:rFonts w:ascii="Arial" w:eastAsia="Times New Roman" w:hAnsi="Arial" w:cs="Arial"/>
            <w:color w:val="000000" w:themeColor="text1"/>
            <w:sz w:val="24"/>
            <w:szCs w:val="24"/>
          </w:rPr>
          <w:t>Both approaches are described here.</w:t>
        </w:r>
      </w:ins>
    </w:p>
    <w:p w:rsidR="00ED215B" w:rsidRPr="00ED215B" w:rsidRDefault="00ED215B" w:rsidP="00ED215B">
      <w:pPr>
        <w:shd w:val="clear" w:color="auto" w:fill="FFFFFF"/>
        <w:spacing w:after="0" w:line="240" w:lineRule="auto"/>
        <w:outlineLvl w:val="2"/>
        <w:rPr>
          <w:ins w:id="2378" w:author="Unknown"/>
          <w:rFonts w:ascii="Arial" w:eastAsia="Times New Roman" w:hAnsi="Arial" w:cs="Arial"/>
          <w:b/>
          <w:bCs/>
          <w:color w:val="000000" w:themeColor="text1"/>
          <w:sz w:val="30"/>
          <w:szCs w:val="30"/>
        </w:rPr>
      </w:pPr>
      <w:bookmarkStart w:id="2379" w:name="ownobjects_difrom"/>
      <w:bookmarkEnd w:id="2379"/>
      <w:ins w:id="2380" w:author="Unknown">
        <w:r w:rsidRPr="00ED215B">
          <w:rPr>
            <w:rFonts w:ascii="Arial" w:eastAsia="Times New Roman" w:hAnsi="Arial" w:cs="Arial"/>
            <w:b/>
            <w:bCs/>
            <w:color w:val="000000" w:themeColor="text1"/>
            <w:sz w:val="30"/>
            <w:szCs w:val="30"/>
          </w:rPr>
          <w:t xml:space="preserve">27.2. Using dependency injection to get your own objects </w:t>
        </w:r>
      </w:ins>
    </w:p>
    <w:p w:rsidR="00ED215B" w:rsidRPr="00ED215B" w:rsidRDefault="00ED215B" w:rsidP="00ED215B">
      <w:pPr>
        <w:shd w:val="clear" w:color="auto" w:fill="FFFFFF"/>
        <w:spacing w:before="100" w:beforeAutospacing="1" w:after="100" w:afterAutospacing="1" w:line="240" w:lineRule="auto"/>
        <w:ind w:left="150" w:right="150"/>
        <w:rPr>
          <w:ins w:id="2381" w:author="Unknown"/>
          <w:rFonts w:ascii="Arial" w:eastAsia="Times New Roman" w:hAnsi="Arial" w:cs="Arial"/>
          <w:color w:val="000000" w:themeColor="text1"/>
          <w:sz w:val="24"/>
          <w:szCs w:val="24"/>
        </w:rPr>
      </w:pPr>
      <w:ins w:id="2382" w:author="Unknown">
        <w:r w:rsidRPr="00ED215B">
          <w:rPr>
            <w:rFonts w:ascii="Arial" w:eastAsia="Times New Roman" w:hAnsi="Arial" w:cs="Arial"/>
            <w:color w:val="000000" w:themeColor="text1"/>
            <w:sz w:val="24"/>
            <w:szCs w:val="24"/>
          </w:rPr>
          <w:t xml:space="preserve">If you want the Eclipse framework to create your objects for you, annotate them with </w:t>
        </w:r>
        <w:r w:rsidRPr="00ED215B">
          <w:rPr>
            <w:rFonts w:ascii="Courier New" w:eastAsia="Times New Roman" w:hAnsi="Courier New" w:cs="Courier New"/>
            <w:color w:val="000000" w:themeColor="text1"/>
            <w:sz w:val="29"/>
          </w:rPr>
          <w:t>@Creatable</w:t>
        </w:r>
        <w:r w:rsidRPr="00ED215B">
          <w:rPr>
            <w:rFonts w:ascii="Arial" w:eastAsia="Times New Roman" w:hAnsi="Arial" w:cs="Arial"/>
            <w:color w:val="000000" w:themeColor="text1"/>
            <w:sz w:val="24"/>
            <w:szCs w:val="24"/>
          </w:rPr>
          <w:t xml:space="preserve">. This way you are telling the Eclipse DI container that it should create a new instance of this object if it does not find an instance in the context. </w:t>
        </w:r>
      </w:ins>
    </w:p>
    <w:p w:rsidR="00ED215B" w:rsidRPr="00ED215B" w:rsidRDefault="00ED215B" w:rsidP="00ED215B">
      <w:pPr>
        <w:shd w:val="clear" w:color="auto" w:fill="FFFFFF"/>
        <w:spacing w:before="100" w:beforeAutospacing="1" w:after="100" w:afterAutospacing="1" w:line="240" w:lineRule="auto"/>
        <w:ind w:left="150" w:right="150"/>
        <w:rPr>
          <w:ins w:id="2383" w:author="Unknown"/>
          <w:rFonts w:ascii="Arial" w:eastAsia="Times New Roman" w:hAnsi="Arial" w:cs="Arial"/>
          <w:color w:val="000000" w:themeColor="text1"/>
          <w:sz w:val="24"/>
          <w:szCs w:val="24"/>
        </w:rPr>
      </w:pPr>
      <w:ins w:id="2384" w:author="Unknown">
        <w:r w:rsidRPr="00ED215B">
          <w:rPr>
            <w:rFonts w:ascii="Arial" w:eastAsia="Times New Roman" w:hAnsi="Arial" w:cs="Arial"/>
            <w:color w:val="000000" w:themeColor="text1"/>
            <w:sz w:val="24"/>
            <w:szCs w:val="24"/>
          </w:rPr>
          <w:t xml:space="preserve">The Eclipse DI container will use the constructor with the highest number of parameters of this class for which the Eclipse DI container can find values in the Eclipse context. You can also use </w:t>
        </w:r>
        <w:r w:rsidRPr="00ED215B">
          <w:rPr>
            <w:rFonts w:ascii="Courier New" w:eastAsia="Times New Roman" w:hAnsi="Courier New" w:cs="Courier New"/>
            <w:color w:val="000000" w:themeColor="text1"/>
            <w:sz w:val="29"/>
          </w:rPr>
          <w:t>@Inject</w:t>
        </w:r>
        <w:r w:rsidRPr="00ED215B">
          <w:rPr>
            <w:rFonts w:ascii="Arial" w:eastAsia="Times New Roman" w:hAnsi="Arial" w:cs="Arial"/>
            <w:color w:val="000000" w:themeColor="text1"/>
            <w:sz w:val="24"/>
            <w:szCs w:val="24"/>
          </w:rPr>
          <w:t xml:space="preserve"> on the constructor to indicate that Eclipse should try to run dependency injection also for this constructor. </w:t>
        </w:r>
      </w:ins>
    </w:p>
    <w:p w:rsidR="00ED215B" w:rsidRPr="00ED215B" w:rsidRDefault="00ED215B" w:rsidP="00ED215B">
      <w:pPr>
        <w:shd w:val="clear" w:color="auto" w:fill="FFFFFF"/>
        <w:spacing w:before="100" w:beforeAutospacing="1" w:after="100" w:afterAutospacing="1" w:line="240" w:lineRule="auto"/>
        <w:ind w:left="150" w:right="150"/>
        <w:rPr>
          <w:ins w:id="2385" w:author="Unknown"/>
          <w:rFonts w:ascii="Arial" w:eastAsia="Times New Roman" w:hAnsi="Arial" w:cs="Arial"/>
          <w:color w:val="000000" w:themeColor="text1"/>
          <w:sz w:val="24"/>
          <w:szCs w:val="24"/>
        </w:rPr>
      </w:pPr>
      <w:ins w:id="2386" w:author="Unknown">
        <w:r w:rsidRPr="00ED215B">
          <w:rPr>
            <w:rFonts w:ascii="Arial" w:eastAsia="Times New Roman" w:hAnsi="Arial" w:cs="Arial"/>
            <w:color w:val="000000" w:themeColor="text1"/>
            <w:sz w:val="24"/>
            <w:szCs w:val="24"/>
          </w:rPr>
          <w:t xml:space="preserve">For example, assume that you have the following domain model.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87" w:author="Unknown"/>
          <w:rFonts w:ascii="Lucida Console" w:eastAsia="Times New Roman" w:hAnsi="Lucida Console" w:cs="Courier New"/>
          <w:color w:val="000000" w:themeColor="text1"/>
          <w:sz w:val="19"/>
          <w:szCs w:val="19"/>
        </w:rPr>
      </w:pPr>
      <w:ins w:id="2388" w:author="Unknown">
        <w:r w:rsidRPr="00ED215B">
          <w:rPr>
            <w:rFonts w:ascii="Lucida Console" w:eastAsia="Times New Roman" w:hAnsi="Lucida Console" w:cs="Courier New"/>
            <w:i/>
            <w:iCs/>
            <w:color w:val="000000" w:themeColor="text1"/>
            <w:sz w:val="19"/>
          </w:rPr>
          <w:t>@Creatable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89" w:author="Unknown"/>
          <w:rFonts w:ascii="Lucida Console" w:eastAsia="Times New Roman" w:hAnsi="Lucida Console" w:cs="Courier New"/>
          <w:color w:val="000000" w:themeColor="text1"/>
          <w:sz w:val="19"/>
          <w:szCs w:val="19"/>
        </w:rPr>
      </w:pPr>
      <w:proofErr w:type="gramStart"/>
      <w:ins w:id="2390" w:author="Unknown">
        <w:r w:rsidRPr="00ED215B">
          <w:rPr>
            <w:rFonts w:ascii="Lucida Console" w:eastAsia="Times New Roman" w:hAnsi="Lucida Console" w:cs="Courier New"/>
            <w:b/>
            <w:bCs/>
            <w:color w:val="000000" w:themeColor="text1"/>
            <w:sz w:val="19"/>
          </w:rPr>
          <w:t>class</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91" w:author="Unknown"/>
          <w:rFonts w:ascii="Lucida Console" w:eastAsia="Times New Roman" w:hAnsi="Lucida Console" w:cs="Courier New"/>
          <w:color w:val="000000" w:themeColor="text1"/>
          <w:sz w:val="19"/>
          <w:szCs w:val="19"/>
        </w:rPr>
      </w:pPr>
      <w:ins w:id="2392"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@Inject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93" w:author="Unknown"/>
          <w:rFonts w:ascii="Lucida Console" w:eastAsia="Times New Roman" w:hAnsi="Lucida Console" w:cs="Courier New"/>
          <w:color w:val="000000" w:themeColor="text1"/>
          <w:sz w:val="19"/>
          <w:szCs w:val="19"/>
        </w:rPr>
      </w:pPr>
      <w:ins w:id="2394"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w:t>
        </w:r>
        <w:proofErr w:type="spellEnd"/>
        <w:r w:rsidRPr="00ED215B">
          <w:rPr>
            <w:rFonts w:ascii="Lucida Console" w:eastAsia="Times New Roman" w:hAnsi="Lucida Console" w:cs="Courier New"/>
            <w:color w:val="000000" w:themeColor="text1"/>
            <w:sz w:val="19"/>
            <w:szCs w:val="19"/>
          </w:rPr>
          <w:t xml:space="preserve">(Dependent depend, </w:t>
        </w:r>
        <w:proofErr w:type="spellStart"/>
        <w:r w:rsidRPr="00ED215B">
          <w:rPr>
            <w:rFonts w:ascii="Lucida Console" w:eastAsia="Times New Roman" w:hAnsi="Lucida Console" w:cs="Courier New"/>
            <w:color w:val="000000" w:themeColor="text1"/>
            <w:sz w:val="19"/>
            <w:szCs w:val="19"/>
          </w:rPr>
          <w:t>YourOSGiService</w:t>
        </w:r>
        <w:proofErr w:type="spellEnd"/>
        <w:r w:rsidRPr="00ED215B">
          <w:rPr>
            <w:rFonts w:ascii="Lucida Console" w:eastAsia="Times New Roman" w:hAnsi="Lucida Console" w:cs="Courier New"/>
            <w:color w:val="000000" w:themeColor="text1"/>
            <w:sz w:val="19"/>
            <w:szCs w:val="19"/>
          </w:rPr>
          <w:t xml:space="preserve"> service)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95" w:author="Unknown"/>
          <w:rFonts w:ascii="Lucida Console" w:eastAsia="Times New Roman" w:hAnsi="Lucida Console" w:cs="Courier New"/>
          <w:color w:val="000000" w:themeColor="text1"/>
          <w:sz w:val="19"/>
          <w:szCs w:val="19"/>
        </w:rPr>
      </w:pPr>
      <w:ins w:id="2396"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placeholder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97" w:author="Unknown"/>
          <w:rFonts w:ascii="Lucida Console" w:eastAsia="Times New Roman" w:hAnsi="Lucida Console" w:cs="Courier New"/>
          <w:color w:val="000000" w:themeColor="text1"/>
          <w:sz w:val="19"/>
          <w:szCs w:val="19"/>
        </w:rPr>
      </w:pPr>
      <w:ins w:id="2398"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399" w:author="Unknown"/>
          <w:rFonts w:ascii="Lucida Console" w:eastAsia="Times New Roman" w:hAnsi="Lucida Console" w:cs="Courier New"/>
          <w:color w:val="000000" w:themeColor="text1"/>
          <w:sz w:val="19"/>
          <w:szCs w:val="19"/>
        </w:rPr>
      </w:pPr>
      <w:ins w:id="2400" w:author="Unknown">
        <w:r w:rsidRPr="00ED215B">
          <w:rPr>
            <w:rFonts w:ascii="Lucida Console" w:eastAsia="Times New Roman" w:hAnsi="Lucida Console" w:cs="Courier New"/>
            <w:color w:val="000000" w:themeColor="text1"/>
            <w:sz w:val="19"/>
            <w:szCs w:val="19"/>
          </w:rPr>
          <w:lastRenderedPageBreak/>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01" w:author="Unknown"/>
          <w:rFonts w:ascii="Lucida Console" w:eastAsia="Times New Roman" w:hAnsi="Lucida Console" w:cs="Courier New"/>
          <w:color w:val="000000" w:themeColor="text1"/>
          <w:sz w:val="19"/>
          <w:szCs w:val="19"/>
        </w:rPr>
      </w:pPr>
      <w:ins w:id="2402"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03" w:author="Unknown"/>
          <w:rFonts w:ascii="Lucida Console" w:eastAsia="Times New Roman" w:hAnsi="Lucida Console" w:cs="Courier New"/>
          <w:color w:val="000000" w:themeColor="text1"/>
          <w:sz w:val="19"/>
          <w:szCs w:val="19"/>
        </w:rPr>
      </w:pPr>
      <w:ins w:id="2404" w:author="Unknown">
        <w:r w:rsidRPr="00ED215B">
          <w:rPr>
            <w:rFonts w:ascii="Lucida Console" w:eastAsia="Times New Roman" w:hAnsi="Lucida Console" w:cs="Courier New"/>
            <w:i/>
            <w:iCs/>
            <w:color w:val="000000" w:themeColor="text1"/>
            <w:sz w:val="19"/>
          </w:rPr>
          <w:t>@Creatable</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05" w:author="Unknown"/>
          <w:rFonts w:ascii="Lucida Console" w:eastAsia="Times New Roman" w:hAnsi="Lucida Console" w:cs="Courier New"/>
          <w:color w:val="000000" w:themeColor="text1"/>
          <w:sz w:val="19"/>
          <w:szCs w:val="19"/>
        </w:rPr>
      </w:pPr>
      <w:proofErr w:type="gramStart"/>
      <w:ins w:id="2406" w:author="Unknown">
        <w:r w:rsidRPr="00ED215B">
          <w:rPr>
            <w:rFonts w:ascii="Lucida Console" w:eastAsia="Times New Roman" w:hAnsi="Lucida Console" w:cs="Courier New"/>
            <w:b/>
            <w:bCs/>
            <w:color w:val="000000" w:themeColor="text1"/>
            <w:sz w:val="19"/>
          </w:rPr>
          <w:t>class</w:t>
        </w:r>
        <w:proofErr w:type="gramEnd"/>
        <w:r w:rsidRPr="00ED215B">
          <w:rPr>
            <w:rFonts w:ascii="Lucida Console" w:eastAsia="Times New Roman" w:hAnsi="Lucida Console" w:cs="Courier New"/>
            <w:color w:val="000000" w:themeColor="text1"/>
            <w:sz w:val="19"/>
            <w:szCs w:val="19"/>
          </w:rPr>
          <w:t xml:space="preserve"> Dependent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07" w:author="Unknown"/>
          <w:rFonts w:ascii="Lucida Console" w:eastAsia="Times New Roman" w:hAnsi="Lucida Console" w:cs="Courier New"/>
          <w:color w:val="000000" w:themeColor="text1"/>
          <w:sz w:val="19"/>
          <w:szCs w:val="19"/>
        </w:rPr>
      </w:pPr>
      <w:ins w:id="2408" w:author="Unknown">
        <w:r w:rsidRPr="00ED215B">
          <w:rPr>
            <w:rFonts w:ascii="Lucida Console" w:eastAsia="Times New Roman" w:hAnsi="Lucida Console" w:cs="Courier New"/>
            <w:color w:val="000000" w:themeColor="text1"/>
            <w:sz w:val="19"/>
            <w:szCs w:val="19"/>
          </w:rPr>
          <w:t xml:space="preserve"> </w:t>
        </w:r>
        <w:proofErr w:type="gramStart"/>
        <w:r w:rsidRPr="00ED215B">
          <w:rPr>
            <w:rFonts w:ascii="Lucida Console" w:eastAsia="Times New Roman" w:hAnsi="Lucida Console" w:cs="Courier New"/>
            <w:b/>
            <w:bCs/>
            <w:color w:val="000000" w:themeColor="text1"/>
            <w:sz w:val="19"/>
          </w:rPr>
          <w:t>public</w:t>
        </w:r>
        <w:proofErr w:type="gramEnd"/>
        <w:r w:rsidRPr="00ED215B">
          <w:rPr>
            <w:rFonts w:ascii="Lucida Console" w:eastAsia="Times New Roman" w:hAnsi="Lucida Console" w:cs="Courier New"/>
            <w:color w:val="000000" w:themeColor="text1"/>
            <w:sz w:val="19"/>
            <w:szCs w:val="19"/>
          </w:rPr>
          <w:t xml:space="preserve"> Dependent()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09" w:author="Unknown"/>
          <w:rFonts w:ascii="Lucida Console" w:eastAsia="Times New Roman" w:hAnsi="Lucida Console" w:cs="Courier New"/>
          <w:color w:val="000000" w:themeColor="text1"/>
          <w:sz w:val="19"/>
          <w:szCs w:val="19"/>
        </w:rPr>
      </w:pPr>
      <w:ins w:id="2410" w:author="Unknown">
        <w:r w:rsidRPr="00ED215B">
          <w:rPr>
            <w:rFonts w:ascii="Lucida Console" w:eastAsia="Times New Roman" w:hAnsi="Lucida Console" w:cs="Courier New"/>
            <w:color w:val="000000" w:themeColor="text1"/>
            <w:sz w:val="19"/>
            <w:szCs w:val="19"/>
          </w:rPr>
          <w:t xml:space="preserve"> </w:t>
        </w:r>
        <w:r w:rsidRPr="00ED215B">
          <w:rPr>
            <w:rFonts w:ascii="Lucida Console" w:eastAsia="Times New Roman" w:hAnsi="Lucida Console" w:cs="Courier New"/>
            <w:i/>
            <w:iCs/>
            <w:color w:val="000000" w:themeColor="text1"/>
            <w:sz w:val="19"/>
          </w:rPr>
          <w:t>// placeholder</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11" w:author="Unknown"/>
          <w:rFonts w:ascii="Lucida Console" w:eastAsia="Times New Roman" w:hAnsi="Lucida Console" w:cs="Courier New"/>
          <w:color w:val="000000" w:themeColor="text1"/>
          <w:sz w:val="19"/>
          <w:szCs w:val="19"/>
        </w:rPr>
      </w:pPr>
      <w:ins w:id="2412"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13" w:author="Unknown"/>
          <w:rFonts w:ascii="Lucida Console" w:eastAsia="Times New Roman" w:hAnsi="Lucida Console" w:cs="Courier New"/>
          <w:color w:val="000000" w:themeColor="text1"/>
          <w:sz w:val="19"/>
          <w:szCs w:val="19"/>
        </w:rPr>
      </w:pPr>
      <w:ins w:id="2414" w:author="Unknown">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415" w:author="Unknown"/>
          <w:rFonts w:ascii="Arial" w:eastAsia="Times New Roman" w:hAnsi="Arial" w:cs="Arial"/>
          <w:color w:val="000000" w:themeColor="text1"/>
          <w:sz w:val="24"/>
          <w:szCs w:val="24"/>
        </w:rPr>
      </w:pPr>
      <w:ins w:id="2416" w:author="Unknown">
        <w:r w:rsidRPr="00ED215B">
          <w:rPr>
            <w:rFonts w:ascii="Arial" w:eastAsia="Times New Roman" w:hAnsi="Arial" w:cs="Arial"/>
            <w:color w:val="000000" w:themeColor="text1"/>
            <w:sz w:val="24"/>
            <w:szCs w:val="24"/>
          </w:rPr>
          <w:t xml:space="preserve">If no fitting constructor is found, the Eclipse framework will throw an exception. </w:t>
        </w:r>
      </w:ins>
    </w:p>
    <w:p w:rsidR="00ED215B" w:rsidRPr="00ED215B" w:rsidRDefault="00ED215B" w:rsidP="00ED215B">
      <w:pPr>
        <w:shd w:val="clear" w:color="auto" w:fill="FFFFFF"/>
        <w:spacing w:before="100" w:beforeAutospacing="1" w:after="100" w:afterAutospacing="1" w:line="240" w:lineRule="auto"/>
        <w:ind w:left="150" w:right="150"/>
        <w:rPr>
          <w:ins w:id="2417" w:author="Unknown"/>
          <w:rFonts w:ascii="Arial" w:eastAsia="Times New Roman" w:hAnsi="Arial" w:cs="Arial"/>
          <w:color w:val="000000" w:themeColor="text1"/>
          <w:sz w:val="24"/>
          <w:szCs w:val="24"/>
        </w:rPr>
      </w:pPr>
      <w:ins w:id="2418" w:author="Unknown">
        <w:r w:rsidRPr="00ED215B">
          <w:rPr>
            <w:rFonts w:ascii="Arial" w:eastAsia="Times New Roman" w:hAnsi="Arial" w:cs="Arial"/>
            <w:color w:val="000000" w:themeColor="text1"/>
            <w:sz w:val="24"/>
            <w:szCs w:val="24"/>
          </w:rPr>
          <w:t xml:space="preserve">Assuming that you have defined the </w:t>
        </w:r>
        <w:proofErr w:type="spellStart"/>
        <w:r w:rsidRPr="00ED215B">
          <w:rPr>
            <w:rFonts w:ascii="Courier New" w:eastAsia="Times New Roman" w:hAnsi="Courier New" w:cs="Courier New"/>
            <w:color w:val="000000" w:themeColor="text1"/>
            <w:sz w:val="29"/>
          </w:rPr>
          <w:t>YourOSGiService</w:t>
        </w:r>
        <w:proofErr w:type="spellEnd"/>
        <w:r w:rsidRPr="00ED215B">
          <w:rPr>
            <w:rFonts w:ascii="Arial" w:eastAsia="Times New Roman" w:hAnsi="Arial" w:cs="Arial"/>
            <w:color w:val="000000" w:themeColor="text1"/>
            <w:sz w:val="24"/>
            <w:szCs w:val="24"/>
          </w:rPr>
          <w:t xml:space="preserve"> service in your application, you can get an instance of your </w:t>
        </w:r>
        <w:proofErr w:type="spellStart"/>
        <w:r w:rsidRPr="00ED215B">
          <w:rPr>
            <w:rFonts w:ascii="Arial" w:eastAsia="Times New Roman" w:hAnsi="Arial" w:cs="Arial"/>
            <w:color w:val="000000" w:themeColor="text1"/>
            <w:sz w:val="24"/>
            <w:szCs w:val="24"/>
          </w:rPr>
          <w:t>Todo</w:t>
        </w:r>
        <w:proofErr w:type="spellEnd"/>
        <w:r w:rsidRPr="00ED215B">
          <w:rPr>
            <w:rFonts w:ascii="Arial" w:eastAsia="Times New Roman" w:hAnsi="Arial" w:cs="Arial"/>
            <w:color w:val="000000" w:themeColor="text1"/>
            <w:sz w:val="24"/>
            <w:szCs w:val="24"/>
          </w:rPr>
          <w:t xml:space="preserve"> data model injected in a Part.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19" w:author="Unknown"/>
          <w:rFonts w:ascii="Lucida Console" w:eastAsia="Times New Roman" w:hAnsi="Lucida Console" w:cs="Courier New"/>
          <w:color w:val="000000" w:themeColor="text1"/>
          <w:sz w:val="19"/>
          <w:szCs w:val="19"/>
        </w:rPr>
      </w:pPr>
      <w:ins w:id="2420" w:author="Unknown">
        <w:r w:rsidRPr="00ED215B">
          <w:rPr>
            <w:rFonts w:ascii="Lucida Console" w:eastAsia="Times New Roman" w:hAnsi="Lucida Console" w:cs="Courier New"/>
            <w:i/>
            <w:iCs/>
            <w:color w:val="000000" w:themeColor="text1"/>
            <w:sz w:val="19"/>
          </w:rPr>
          <w:t>// Field Injection</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21" w:author="Unknown"/>
          <w:rFonts w:ascii="Lucida Console" w:eastAsia="Times New Roman" w:hAnsi="Lucida Console" w:cs="Courier New"/>
          <w:color w:val="000000" w:themeColor="text1"/>
          <w:sz w:val="19"/>
          <w:szCs w:val="19"/>
        </w:rPr>
      </w:pPr>
      <w:ins w:id="2422" w:author="Unknown">
        <w:r w:rsidRPr="00ED215B">
          <w:rPr>
            <w:rFonts w:ascii="Lucida Console" w:eastAsia="Times New Roman" w:hAnsi="Lucida Console" w:cs="Courier New"/>
            <w:i/>
            <w:iCs/>
            <w:color w:val="000000" w:themeColor="text1"/>
            <w:sz w:val="19"/>
          </w:rPr>
          <w:t>@Inject</w:t>
        </w:r>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todo</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after="0" w:line="240" w:lineRule="auto"/>
        <w:outlineLvl w:val="2"/>
        <w:rPr>
          <w:ins w:id="2423" w:author="Unknown"/>
          <w:rFonts w:ascii="Arial" w:eastAsia="Times New Roman" w:hAnsi="Arial" w:cs="Arial"/>
          <w:b/>
          <w:bCs/>
          <w:color w:val="000000" w:themeColor="text1"/>
          <w:sz w:val="30"/>
          <w:szCs w:val="30"/>
        </w:rPr>
      </w:pPr>
      <w:bookmarkStart w:id="2424" w:name="ownobjects_diinto"/>
      <w:bookmarkEnd w:id="2424"/>
      <w:ins w:id="2425" w:author="Unknown">
        <w:r w:rsidRPr="00ED215B">
          <w:rPr>
            <w:rFonts w:ascii="Arial" w:eastAsia="Times New Roman" w:hAnsi="Arial" w:cs="Arial"/>
            <w:b/>
            <w:bCs/>
            <w:color w:val="000000" w:themeColor="text1"/>
            <w:sz w:val="30"/>
            <w:szCs w:val="30"/>
          </w:rPr>
          <w:t xml:space="preserve">27.3. Using dependency injection to create objects </w:t>
        </w:r>
      </w:ins>
    </w:p>
    <w:p w:rsidR="00ED215B" w:rsidRPr="00ED215B" w:rsidRDefault="00ED215B" w:rsidP="00ED215B">
      <w:pPr>
        <w:shd w:val="clear" w:color="auto" w:fill="FFFFFF"/>
        <w:spacing w:before="100" w:beforeAutospacing="1" w:after="100" w:afterAutospacing="1" w:line="240" w:lineRule="auto"/>
        <w:ind w:left="150" w:right="150"/>
        <w:rPr>
          <w:ins w:id="2426" w:author="Unknown"/>
          <w:rFonts w:ascii="Arial" w:eastAsia="Times New Roman" w:hAnsi="Arial" w:cs="Arial"/>
          <w:color w:val="000000" w:themeColor="text1"/>
          <w:sz w:val="24"/>
          <w:szCs w:val="24"/>
        </w:rPr>
      </w:pPr>
      <w:ins w:id="2427" w:author="Unknown">
        <w:r w:rsidRPr="00ED215B">
          <w:rPr>
            <w:rFonts w:ascii="Arial" w:eastAsia="Times New Roman" w:hAnsi="Arial" w:cs="Arial"/>
            <w:color w:val="000000" w:themeColor="text1"/>
            <w:sz w:val="24"/>
            <w:szCs w:val="24"/>
          </w:rPr>
          <w:t xml:space="preserve">Using dependency injection is not limited to the objects created by the Eclipse runtime. You can use </w:t>
        </w:r>
        <w:r w:rsidRPr="00ED215B">
          <w:rPr>
            <w:rFonts w:ascii="Courier New" w:eastAsia="Times New Roman" w:hAnsi="Courier New" w:cs="Courier New"/>
            <w:color w:val="000000" w:themeColor="text1"/>
            <w:sz w:val="29"/>
          </w:rPr>
          <w:t>@Inject</w:t>
        </w:r>
        <w:r w:rsidRPr="00ED215B">
          <w:rPr>
            <w:rFonts w:ascii="Arial" w:eastAsia="Times New Roman" w:hAnsi="Arial" w:cs="Arial"/>
            <w:color w:val="000000" w:themeColor="text1"/>
            <w:sz w:val="24"/>
            <w:szCs w:val="24"/>
          </w:rPr>
          <w:t xml:space="preserve"> in a Java class and use the dependency injection framework to create your class.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28" w:author="Unknown"/>
          <w:rFonts w:ascii="Lucida Console" w:eastAsia="Times New Roman" w:hAnsi="Lucida Console" w:cs="Courier New"/>
          <w:color w:val="000000" w:themeColor="text1"/>
          <w:sz w:val="19"/>
          <w:szCs w:val="19"/>
        </w:rPr>
      </w:pPr>
      <w:ins w:id="2429" w:author="Unknown">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Create</w:t>
        </w:r>
        <w:proofErr w:type="gramEnd"/>
        <w:r w:rsidRPr="00ED215B">
          <w:rPr>
            <w:rFonts w:ascii="Lucida Console" w:eastAsia="Times New Roman" w:hAnsi="Lucida Console" w:cs="Courier New"/>
            <w:i/>
            <w:iCs/>
            <w:color w:val="000000" w:themeColor="text1"/>
            <w:sz w:val="19"/>
          </w:rPr>
          <w:t xml:space="preserve"> instance of class</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30" w:author="Unknown"/>
          <w:rFonts w:ascii="Lucida Console" w:eastAsia="Times New Roman" w:hAnsi="Lucida Console" w:cs="Courier New"/>
          <w:color w:val="000000" w:themeColor="text1"/>
          <w:sz w:val="19"/>
          <w:szCs w:val="19"/>
        </w:rPr>
      </w:pPr>
      <w:proofErr w:type="spellStart"/>
      <w:proofErr w:type="gramStart"/>
      <w:ins w:id="2431" w:author="Unknown">
        <w:r w:rsidRPr="00ED215B">
          <w:rPr>
            <w:rFonts w:ascii="Lucida Console" w:eastAsia="Times New Roman" w:hAnsi="Lucida Console" w:cs="Courier New"/>
            <w:color w:val="000000" w:themeColor="text1"/>
            <w:sz w:val="19"/>
            <w:szCs w:val="19"/>
          </w:rPr>
          <w:t>ContextInjectionFactory.make</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MyJavaObject.</w:t>
        </w:r>
        <w:r w:rsidRPr="00ED215B">
          <w:rPr>
            <w:rFonts w:ascii="Lucida Console" w:eastAsia="Times New Roman" w:hAnsi="Lucida Console" w:cs="Courier New"/>
            <w:b/>
            <w:bCs/>
            <w:color w:val="000000" w:themeColor="text1"/>
            <w:sz w:val="19"/>
          </w:rPr>
          <w:t>class</w:t>
        </w:r>
        <w:proofErr w:type="spellEnd"/>
        <w:r w:rsidRPr="00ED215B">
          <w:rPr>
            <w:rFonts w:ascii="Lucida Console" w:eastAsia="Times New Roman" w:hAnsi="Lucida Console" w:cs="Courier New"/>
            <w:color w:val="000000" w:themeColor="text1"/>
            <w:sz w:val="19"/>
            <w:szCs w:val="19"/>
          </w:rPr>
          <w:t xml:space="preserve">, context); </w:t>
        </w:r>
      </w:ins>
    </w:p>
    <w:p w:rsidR="00ED215B" w:rsidRPr="00ED215B" w:rsidRDefault="00ED215B" w:rsidP="00ED215B">
      <w:pPr>
        <w:shd w:val="clear" w:color="auto" w:fill="FFFFFF"/>
        <w:spacing w:before="100" w:beforeAutospacing="1" w:after="100" w:afterAutospacing="1" w:line="240" w:lineRule="auto"/>
        <w:ind w:left="150" w:right="150"/>
        <w:rPr>
          <w:ins w:id="2432" w:author="Unknown"/>
          <w:rFonts w:ascii="Arial" w:eastAsia="Times New Roman" w:hAnsi="Arial" w:cs="Arial"/>
          <w:color w:val="000000" w:themeColor="text1"/>
          <w:sz w:val="24"/>
          <w:szCs w:val="24"/>
        </w:rPr>
      </w:pPr>
      <w:ins w:id="2433" w:author="Unknown">
        <w:r w:rsidRPr="00ED215B">
          <w:rPr>
            <w:rFonts w:ascii="Arial" w:eastAsia="Times New Roman" w:hAnsi="Arial" w:cs="Arial"/>
            <w:color w:val="000000" w:themeColor="text1"/>
            <w:sz w:val="24"/>
            <w:szCs w:val="24"/>
          </w:rPr>
          <w:lastRenderedPageBreak/>
          <w:t xml:space="preserve">The </w:t>
        </w:r>
        <w:proofErr w:type="spellStart"/>
        <w:proofErr w:type="gramStart"/>
        <w:r w:rsidRPr="00ED215B">
          <w:rPr>
            <w:rFonts w:ascii="Courier New" w:eastAsia="Times New Roman" w:hAnsi="Courier New" w:cs="Courier New"/>
            <w:color w:val="000000" w:themeColor="text1"/>
            <w:sz w:val="29"/>
          </w:rPr>
          <w:t>ContextInjectionFactory.make</w:t>
        </w:r>
        <w:proofErr w:type="spellEnd"/>
        <w:r w:rsidRPr="00ED215B">
          <w:rPr>
            <w:rFonts w:ascii="Courier New" w:eastAsia="Times New Roman" w:hAnsi="Courier New" w:cs="Courier New"/>
            <w:color w:val="000000" w:themeColor="text1"/>
            <w:sz w:val="29"/>
          </w:rPr>
          <w:t>(</w:t>
        </w:r>
        <w:proofErr w:type="gramEnd"/>
        <w:r w:rsidRPr="00ED215B">
          <w:rPr>
            <w:rFonts w:ascii="Courier New" w:eastAsia="Times New Roman" w:hAnsi="Courier New" w:cs="Courier New"/>
            <w:color w:val="000000" w:themeColor="text1"/>
            <w:sz w:val="29"/>
          </w:rPr>
          <w:t>)</w:t>
        </w:r>
        <w:r w:rsidRPr="00ED215B">
          <w:rPr>
            <w:rFonts w:ascii="Arial" w:eastAsia="Times New Roman" w:hAnsi="Arial" w:cs="Arial"/>
            <w:color w:val="000000" w:themeColor="text1"/>
            <w:sz w:val="24"/>
            <w:szCs w:val="24"/>
          </w:rPr>
          <w:t xml:space="preserve"> method creates the object. You can also put it into the context. If you want to retrieve the object from the </w:t>
        </w:r>
        <w:r w:rsidRPr="00ED215B">
          <w:rPr>
            <w:rFonts w:ascii="Courier New" w:eastAsia="Times New Roman" w:hAnsi="Courier New" w:cs="Courier New"/>
            <w:color w:val="000000" w:themeColor="text1"/>
            <w:sz w:val="29"/>
          </w:rPr>
          <w:t>Context</w:t>
        </w:r>
        <w:r w:rsidRPr="00ED215B">
          <w:rPr>
            <w:rFonts w:ascii="Arial" w:eastAsia="Times New Roman" w:hAnsi="Arial" w:cs="Arial"/>
            <w:color w:val="000000" w:themeColor="text1"/>
            <w:sz w:val="24"/>
            <w:szCs w:val="24"/>
          </w:rPr>
          <w:t xml:space="preserve">, you can use the key you specified. </w:t>
        </w:r>
      </w:ins>
    </w:p>
    <w:p w:rsidR="00ED215B" w:rsidRPr="00ED215B" w:rsidRDefault="00ED215B" w:rsidP="00ED215B">
      <w:pPr>
        <w:shd w:val="clear" w:color="auto" w:fill="FFFFFF"/>
        <w:spacing w:before="100" w:beforeAutospacing="1" w:after="100" w:afterAutospacing="1" w:line="240" w:lineRule="auto"/>
        <w:ind w:left="150" w:right="150"/>
        <w:rPr>
          <w:ins w:id="2434" w:author="Unknown"/>
          <w:rFonts w:ascii="Arial" w:eastAsia="Times New Roman" w:hAnsi="Arial" w:cs="Arial"/>
          <w:color w:val="000000" w:themeColor="text1"/>
          <w:sz w:val="24"/>
          <w:szCs w:val="24"/>
        </w:rPr>
      </w:pPr>
      <w:ins w:id="2435" w:author="Unknown">
        <w:r w:rsidRPr="00ED215B">
          <w:rPr>
            <w:rFonts w:ascii="Arial" w:eastAsia="Times New Roman" w:hAnsi="Arial" w:cs="Arial"/>
            <w:color w:val="000000" w:themeColor="text1"/>
            <w:sz w:val="24"/>
            <w:szCs w:val="24"/>
          </w:rPr>
          <w:t xml:space="preserve">For this you can either use an existing context as described in the last section or a new context. Using a new context is preferred to avoid collision of keys and to isolate your changes in a local context. </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36" w:author="Unknown"/>
          <w:rFonts w:ascii="Lucida Console" w:eastAsia="Times New Roman" w:hAnsi="Lucida Console" w:cs="Courier New"/>
          <w:color w:val="000000" w:themeColor="text1"/>
          <w:sz w:val="19"/>
          <w:szCs w:val="19"/>
        </w:rPr>
      </w:pPr>
      <w:proofErr w:type="spellStart"/>
      <w:ins w:id="2437" w:author="Unknown">
        <w:r w:rsidRPr="00ED215B">
          <w:rPr>
            <w:rFonts w:ascii="Lucida Console" w:eastAsia="Times New Roman" w:hAnsi="Lucida Console" w:cs="Courier New"/>
            <w:color w:val="000000" w:themeColor="text1"/>
            <w:sz w:val="19"/>
            <w:szCs w:val="19"/>
          </w:rPr>
          <w:t>IEclipseContext</w:t>
        </w:r>
        <w:proofErr w:type="spellEnd"/>
        <w:r w:rsidRPr="00ED215B">
          <w:rPr>
            <w:rFonts w:ascii="Lucida Console" w:eastAsia="Times New Roman" w:hAnsi="Lucida Console" w:cs="Courier New"/>
            <w:color w:val="000000" w:themeColor="text1"/>
            <w:sz w:val="19"/>
            <w:szCs w:val="19"/>
          </w:rPr>
          <w:t xml:space="preserve"> context = </w:t>
        </w:r>
        <w:proofErr w:type="spellStart"/>
        <w:proofErr w:type="gramStart"/>
        <w:r w:rsidRPr="00ED215B">
          <w:rPr>
            <w:rFonts w:ascii="Lucida Console" w:eastAsia="Times New Roman" w:hAnsi="Lucida Console" w:cs="Courier New"/>
            <w:color w:val="000000" w:themeColor="text1"/>
            <w:sz w:val="19"/>
            <w:szCs w:val="19"/>
          </w:rPr>
          <w:t>EclipseContextFactory.create</w:t>
        </w:r>
        <w:proofErr w:type="spellEnd"/>
        <w:r w:rsidRPr="00ED215B">
          <w:rPr>
            <w:rFonts w:ascii="Lucida Console" w:eastAsia="Times New Roman" w:hAnsi="Lucida Console" w:cs="Courier New"/>
            <w:color w:val="000000" w:themeColor="text1"/>
            <w:sz w:val="19"/>
            <w:szCs w:val="19"/>
          </w:rPr>
          <w:t>(</w:t>
        </w:r>
        <w:proofErr w:type="gramEnd"/>
        <w:r w:rsidRPr="00ED215B">
          <w:rPr>
            <w:rFonts w:ascii="Lucida Console" w:eastAsia="Times New Roman" w:hAnsi="Lucida Console" w:cs="Courier New"/>
            <w:color w:val="000000" w:themeColor="text1"/>
            <w:sz w:val="19"/>
            <w:szCs w:val="19"/>
          </w:rPr>
          <w: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38" w:author="Unknown"/>
          <w:rFonts w:ascii="Lucida Console" w:eastAsia="Times New Roman" w:hAnsi="Lucida Console" w:cs="Courier New"/>
          <w:color w:val="000000" w:themeColor="text1"/>
          <w:sz w:val="19"/>
          <w:szCs w:val="19"/>
        </w:rPr>
      </w:pPr>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39" w:author="Unknown"/>
          <w:rFonts w:ascii="Lucida Console" w:eastAsia="Times New Roman" w:hAnsi="Lucida Console" w:cs="Courier New"/>
          <w:color w:val="000000" w:themeColor="text1"/>
          <w:sz w:val="19"/>
          <w:szCs w:val="19"/>
        </w:rPr>
      </w:pPr>
      <w:ins w:id="2440" w:author="Unknown">
        <w:r w:rsidRPr="00ED215B">
          <w:rPr>
            <w:rFonts w:ascii="Lucida Console" w:eastAsia="Times New Roman" w:hAnsi="Lucida Console" w:cs="Courier New"/>
            <w:i/>
            <w:iCs/>
            <w:color w:val="000000" w:themeColor="text1"/>
            <w:sz w:val="19"/>
          </w:rPr>
          <w:t xml:space="preserve">// </w:t>
        </w:r>
        <w:proofErr w:type="gramStart"/>
        <w:r w:rsidRPr="00ED215B">
          <w:rPr>
            <w:rFonts w:ascii="Lucida Console" w:eastAsia="Times New Roman" w:hAnsi="Lucida Console" w:cs="Courier New"/>
            <w:i/>
            <w:iCs/>
            <w:color w:val="000000" w:themeColor="text1"/>
            <w:sz w:val="19"/>
          </w:rPr>
          <w:t>Add</w:t>
        </w:r>
        <w:proofErr w:type="gramEnd"/>
        <w:r w:rsidRPr="00ED215B">
          <w:rPr>
            <w:rFonts w:ascii="Lucida Console" w:eastAsia="Times New Roman" w:hAnsi="Lucida Console" w:cs="Courier New"/>
            <w:i/>
            <w:iCs/>
            <w:color w:val="000000" w:themeColor="text1"/>
            <w:sz w:val="19"/>
          </w:rPr>
          <w:t xml:space="preserve"> your Java objects to the context</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41" w:author="Unknown"/>
          <w:rFonts w:ascii="Lucida Console" w:eastAsia="Times New Roman" w:hAnsi="Lucida Console" w:cs="Courier New"/>
          <w:color w:val="000000" w:themeColor="text1"/>
          <w:sz w:val="19"/>
          <w:szCs w:val="19"/>
        </w:rPr>
      </w:pPr>
      <w:proofErr w:type="spellStart"/>
      <w:proofErr w:type="gramStart"/>
      <w:ins w:id="2442" w:author="Unknown">
        <w:r w:rsidRPr="00ED215B">
          <w:rPr>
            <w:rFonts w:ascii="Lucida Console" w:eastAsia="Times New Roman" w:hAnsi="Lucida Console" w:cs="Courier New"/>
            <w:color w:val="000000" w:themeColor="text1"/>
            <w:sz w:val="19"/>
            <w:szCs w:val="19"/>
          </w:rPr>
          <w:t>context.set</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MyDataObject.</w:t>
        </w:r>
        <w:r w:rsidRPr="00ED215B">
          <w:rPr>
            <w:rFonts w:ascii="Lucida Console" w:eastAsia="Times New Roman" w:hAnsi="Lucida Console" w:cs="Courier New"/>
            <w:b/>
            <w:bCs/>
            <w:color w:val="000000" w:themeColor="text1"/>
            <w:sz w:val="19"/>
          </w:rPr>
          <w:t>class</w:t>
        </w:r>
        <w:r w:rsidRPr="00ED215B">
          <w:rPr>
            <w:rFonts w:ascii="Lucida Console" w:eastAsia="Times New Roman" w:hAnsi="Lucida Console" w:cs="Courier New"/>
            <w:color w:val="000000" w:themeColor="text1"/>
            <w:sz w:val="19"/>
            <w:szCs w:val="19"/>
          </w:rPr>
          <w:t>.getName</w:t>
        </w:r>
        <w:proofErr w:type="spellEnd"/>
        <w:r w:rsidRPr="00ED215B">
          <w:rPr>
            <w:rFonts w:ascii="Lucida Console" w:eastAsia="Times New Roman" w:hAnsi="Lucida Console" w:cs="Courier New"/>
            <w:color w:val="000000" w:themeColor="text1"/>
            <w:sz w:val="19"/>
            <w:szCs w:val="19"/>
          </w:rPr>
          <w:t>(), data);</w:t>
        </w:r>
      </w:ins>
    </w:p>
    <w:p w:rsidR="00ED215B" w:rsidRPr="00ED215B" w:rsidRDefault="00ED215B" w:rsidP="00ED215B">
      <w:pPr>
        <w:pBdr>
          <w:top w:val="single" w:sz="6" w:space="12" w:color="BBBBBB"/>
          <w:left w:val="single" w:sz="6" w:space="12" w:color="BBBBBB"/>
          <w:bottom w:val="single" w:sz="6" w:space="12" w:color="BBBBBB"/>
          <w:right w:val="single" w:sz="6" w:space="12" w:color="BBBBBB"/>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ind w:left="150" w:right="150"/>
        <w:rPr>
          <w:ins w:id="2443" w:author="Unknown"/>
          <w:rFonts w:ascii="Lucida Console" w:eastAsia="Times New Roman" w:hAnsi="Lucida Console" w:cs="Courier New"/>
          <w:color w:val="000000" w:themeColor="text1"/>
          <w:sz w:val="19"/>
          <w:szCs w:val="19"/>
        </w:rPr>
      </w:pPr>
      <w:proofErr w:type="spellStart"/>
      <w:proofErr w:type="gramStart"/>
      <w:ins w:id="2444" w:author="Unknown">
        <w:r w:rsidRPr="00ED215B">
          <w:rPr>
            <w:rFonts w:ascii="Lucida Console" w:eastAsia="Times New Roman" w:hAnsi="Lucida Console" w:cs="Courier New"/>
            <w:color w:val="000000" w:themeColor="text1"/>
            <w:sz w:val="19"/>
            <w:szCs w:val="19"/>
          </w:rPr>
          <w:t>context.set</w:t>
        </w:r>
        <w:proofErr w:type="spellEnd"/>
        <w:r w:rsidRPr="00ED215B">
          <w:rPr>
            <w:rFonts w:ascii="Lucida Console" w:eastAsia="Times New Roman" w:hAnsi="Lucida Console" w:cs="Courier New"/>
            <w:color w:val="000000" w:themeColor="text1"/>
            <w:sz w:val="19"/>
            <w:szCs w:val="19"/>
          </w:rPr>
          <w:t>(</w:t>
        </w:r>
        <w:proofErr w:type="spellStart"/>
        <w:proofErr w:type="gramEnd"/>
        <w:r w:rsidRPr="00ED215B">
          <w:rPr>
            <w:rFonts w:ascii="Lucida Console" w:eastAsia="Times New Roman" w:hAnsi="Lucida Console" w:cs="Courier New"/>
            <w:color w:val="000000" w:themeColor="text1"/>
            <w:sz w:val="19"/>
            <w:szCs w:val="19"/>
          </w:rPr>
          <w:t>MoreStuff.</w:t>
        </w:r>
        <w:r w:rsidRPr="00ED215B">
          <w:rPr>
            <w:rFonts w:ascii="Lucida Console" w:eastAsia="Times New Roman" w:hAnsi="Lucida Console" w:cs="Courier New"/>
            <w:b/>
            <w:bCs/>
            <w:color w:val="000000" w:themeColor="text1"/>
            <w:sz w:val="19"/>
          </w:rPr>
          <w:t>class</w:t>
        </w:r>
        <w:proofErr w:type="spellEnd"/>
        <w:r w:rsidRPr="00ED215B">
          <w:rPr>
            <w:rFonts w:ascii="Lucida Console" w:eastAsia="Times New Roman" w:hAnsi="Lucida Console" w:cs="Courier New"/>
            <w:color w:val="000000" w:themeColor="text1"/>
            <w:sz w:val="19"/>
            <w:szCs w:val="19"/>
          </w:rPr>
          <w:t xml:space="preserve">, </w:t>
        </w:r>
        <w:proofErr w:type="spellStart"/>
        <w:r w:rsidRPr="00ED215B">
          <w:rPr>
            <w:rFonts w:ascii="Lucida Console" w:eastAsia="Times New Roman" w:hAnsi="Lucida Console" w:cs="Courier New"/>
            <w:color w:val="000000" w:themeColor="text1"/>
            <w:sz w:val="19"/>
            <w:szCs w:val="19"/>
          </w:rPr>
          <w:t>moreData</w:t>
        </w:r>
        <w:proofErr w:type="spellEnd"/>
        <w:r w:rsidRPr="00ED215B">
          <w:rPr>
            <w:rFonts w:ascii="Lucida Console" w:eastAsia="Times New Roman" w:hAnsi="Lucida Console" w:cs="Courier New"/>
            <w:color w:val="000000" w:themeColor="text1"/>
            <w:sz w:val="19"/>
            <w:szCs w:val="19"/>
          </w:rPr>
          <w:t xml:space="preserve">); </w:t>
        </w:r>
      </w:ins>
    </w:p>
    <w:p w:rsidR="00ED215B" w:rsidRPr="00ED215B" w:rsidRDefault="00ED215B" w:rsidP="00ED215B">
      <w:pPr>
        <w:shd w:val="clear" w:color="auto" w:fill="FFFFFF"/>
        <w:spacing w:before="300" w:after="0" w:line="240" w:lineRule="auto"/>
        <w:outlineLvl w:val="1"/>
        <w:rPr>
          <w:ins w:id="2445" w:author="Unknown"/>
          <w:rFonts w:ascii="Arial" w:eastAsia="Times New Roman" w:hAnsi="Arial" w:cs="Arial"/>
          <w:b/>
          <w:bCs/>
          <w:color w:val="000000" w:themeColor="text1"/>
          <w:sz w:val="45"/>
          <w:szCs w:val="45"/>
        </w:rPr>
      </w:pPr>
      <w:bookmarkStart w:id="2446" w:name="recipes_tags"/>
      <w:bookmarkEnd w:id="2446"/>
      <w:ins w:id="2447" w:author="Unknown">
        <w:r w:rsidRPr="00ED215B">
          <w:rPr>
            <w:rFonts w:ascii="Arial" w:eastAsia="Times New Roman" w:hAnsi="Arial" w:cs="Arial"/>
            <w:b/>
            <w:bCs/>
            <w:color w:val="000000" w:themeColor="text1"/>
            <w:sz w:val="45"/>
            <w:szCs w:val="45"/>
          </w:rPr>
          <w:t xml:space="preserve">28. Relevant tags in the application model </w:t>
        </w:r>
      </w:ins>
    </w:p>
    <w:p w:rsidR="00ED215B" w:rsidRPr="00ED215B" w:rsidRDefault="00ED215B" w:rsidP="00ED215B">
      <w:pPr>
        <w:shd w:val="clear" w:color="auto" w:fill="FFFFFF"/>
        <w:spacing w:before="100" w:beforeAutospacing="1" w:after="100" w:afterAutospacing="1" w:line="240" w:lineRule="auto"/>
        <w:ind w:left="150" w:right="150"/>
        <w:rPr>
          <w:ins w:id="2448" w:author="Unknown"/>
          <w:rFonts w:ascii="Arial" w:eastAsia="Times New Roman" w:hAnsi="Arial" w:cs="Arial"/>
          <w:color w:val="000000" w:themeColor="text1"/>
          <w:sz w:val="24"/>
          <w:szCs w:val="24"/>
        </w:rPr>
      </w:pPr>
      <w:ins w:id="2449" w:author="Unknown">
        <w:r w:rsidRPr="00ED215B">
          <w:rPr>
            <w:rFonts w:ascii="Arial" w:eastAsia="Times New Roman" w:hAnsi="Arial" w:cs="Arial"/>
            <w:color w:val="000000" w:themeColor="text1"/>
            <w:sz w:val="24"/>
            <w:szCs w:val="24"/>
          </w:rPr>
          <w:t xml:space="preserve">The following table lists the most important tags for model elements of Eclipse 4 applications. </w:t>
        </w:r>
      </w:ins>
    </w:p>
    <w:p w:rsidR="00ED215B" w:rsidRPr="00ED215B" w:rsidRDefault="00ED215B" w:rsidP="00ED215B">
      <w:pPr>
        <w:shd w:val="clear" w:color="auto" w:fill="FFFFFF"/>
        <w:spacing w:before="100" w:beforeAutospacing="1" w:after="100" w:afterAutospacing="1" w:line="240" w:lineRule="auto"/>
        <w:ind w:left="150" w:right="150"/>
        <w:rPr>
          <w:ins w:id="2450" w:author="Unknown"/>
          <w:rFonts w:ascii="Arial" w:eastAsia="Times New Roman" w:hAnsi="Arial" w:cs="Arial"/>
          <w:color w:val="000000" w:themeColor="text1"/>
          <w:sz w:val="24"/>
          <w:szCs w:val="24"/>
        </w:rPr>
      </w:pPr>
      <w:ins w:id="2451" w:author="Unknown">
        <w:r w:rsidRPr="00ED215B">
          <w:rPr>
            <w:rFonts w:ascii="Arial" w:eastAsia="Times New Roman" w:hAnsi="Arial" w:cs="Arial"/>
            <w:color w:val="000000" w:themeColor="text1"/>
            <w:sz w:val="24"/>
            <w:szCs w:val="24"/>
          </w:rPr>
          <w:t xml:space="preserve">Additional tags are defined in the </w:t>
        </w:r>
        <w:proofErr w:type="spellStart"/>
        <w:r w:rsidRPr="00ED215B">
          <w:rPr>
            <w:rFonts w:ascii="Courier New" w:eastAsia="Times New Roman" w:hAnsi="Courier New" w:cs="Courier New"/>
            <w:color w:val="000000" w:themeColor="text1"/>
            <w:sz w:val="29"/>
            <w:szCs w:val="29"/>
          </w:rPr>
          <w:t>IPresentationEngine</w:t>
        </w:r>
        <w:proofErr w:type="spellEnd"/>
        <w:r w:rsidRPr="00ED215B">
          <w:rPr>
            <w:rFonts w:ascii="Arial" w:eastAsia="Times New Roman" w:hAnsi="Arial" w:cs="Arial"/>
            <w:color w:val="000000" w:themeColor="text1"/>
            <w:sz w:val="24"/>
            <w:szCs w:val="24"/>
          </w:rPr>
          <w:t xml:space="preserve"> class. It is up to the renderer implementation and model </w:t>
        </w:r>
        <w:proofErr w:type="spellStart"/>
        <w:r w:rsidRPr="00ED215B">
          <w:rPr>
            <w:rFonts w:ascii="Arial" w:eastAsia="Times New Roman" w:hAnsi="Arial" w:cs="Arial"/>
            <w:color w:val="000000" w:themeColor="text1"/>
            <w:sz w:val="24"/>
            <w:szCs w:val="24"/>
          </w:rPr>
          <w:t>AddOns</w:t>
        </w:r>
        <w:proofErr w:type="spellEnd"/>
        <w:r w:rsidRPr="00ED215B">
          <w:rPr>
            <w:rFonts w:ascii="Arial" w:eastAsia="Times New Roman" w:hAnsi="Arial" w:cs="Arial"/>
            <w:color w:val="000000" w:themeColor="text1"/>
            <w:sz w:val="24"/>
            <w:szCs w:val="24"/>
          </w:rPr>
          <w:t xml:space="preserve"> to interpret these tags. Renderer might also define additional tags. You also find more information about the available tags in the Eclipse 4 Wiki (see resources for link). </w:t>
        </w:r>
      </w:ins>
    </w:p>
    <w:p w:rsidR="00ED215B" w:rsidRPr="00ED215B" w:rsidRDefault="00ED215B" w:rsidP="00ED215B">
      <w:pPr>
        <w:shd w:val="clear" w:color="auto" w:fill="FFFFFF"/>
        <w:spacing w:before="100" w:beforeAutospacing="1" w:after="100" w:afterAutospacing="1" w:line="240" w:lineRule="auto"/>
        <w:ind w:left="150" w:right="150"/>
        <w:rPr>
          <w:ins w:id="2452" w:author="Unknown"/>
          <w:rFonts w:ascii="Arial" w:eastAsia="Times New Roman" w:hAnsi="Arial" w:cs="Arial"/>
          <w:color w:val="000000" w:themeColor="text1"/>
          <w:sz w:val="24"/>
          <w:szCs w:val="24"/>
        </w:rPr>
      </w:pPr>
      <w:bookmarkStart w:id="2453" w:name="d1138e4582"/>
      <w:bookmarkEnd w:id="2453"/>
      <w:proofErr w:type="gramStart"/>
      <w:ins w:id="2454" w:author="Unknown">
        <w:r w:rsidRPr="00ED215B">
          <w:rPr>
            <w:rFonts w:ascii="Arial" w:eastAsia="Times New Roman" w:hAnsi="Arial" w:cs="Arial"/>
            <w:b/>
            <w:bCs/>
            <w:color w:val="000000" w:themeColor="text1"/>
            <w:sz w:val="24"/>
            <w:szCs w:val="24"/>
          </w:rPr>
          <w:t>Table 15.</w:t>
        </w:r>
        <w:proofErr w:type="gramEnd"/>
        <w:r w:rsidRPr="00ED215B">
          <w:rPr>
            <w:rFonts w:ascii="Arial" w:eastAsia="Times New Roman" w:hAnsi="Arial" w:cs="Arial"/>
            <w:b/>
            <w:bCs/>
            <w:color w:val="000000" w:themeColor="text1"/>
            <w:sz w:val="24"/>
            <w:szCs w:val="24"/>
          </w:rPr>
          <w:t> Relevant tags of application model elements</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1818"/>
        <w:gridCol w:w="2864"/>
        <w:gridCol w:w="8578"/>
      </w:tblGrid>
      <w:tr w:rsidR="00ED215B" w:rsidRPr="00ED215B" w:rsidTr="00ED215B">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Tag</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Model 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ED215B" w:rsidRPr="00ED215B" w:rsidRDefault="00ED215B" w:rsidP="00ED215B">
            <w:pPr>
              <w:spacing w:after="270" w:line="270" w:lineRule="atLeast"/>
              <w:rPr>
                <w:rFonts w:ascii="Arial" w:eastAsia="Times New Roman" w:hAnsi="Arial" w:cs="Arial"/>
                <w:b/>
                <w:bCs/>
                <w:color w:val="000000" w:themeColor="text1"/>
                <w:sz w:val="21"/>
                <w:szCs w:val="21"/>
              </w:rPr>
            </w:pPr>
            <w:r w:rsidRPr="00ED215B">
              <w:rPr>
                <w:rFonts w:ascii="Arial" w:eastAsia="Times New Roman" w:hAnsi="Arial" w:cs="Arial"/>
                <w:b/>
                <w:bCs/>
                <w:color w:val="000000" w:themeColor="text1"/>
                <w:sz w:val="21"/>
                <w:szCs w:val="21"/>
              </w:rPr>
              <w:t>Description</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shellMaximized</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Window or Trimmed </w:t>
            </w:r>
            <w:r w:rsidRPr="00ED215B">
              <w:rPr>
                <w:rFonts w:ascii="Arial" w:eastAsia="Times New Roman" w:hAnsi="Arial" w:cs="Arial"/>
                <w:color w:val="000000" w:themeColor="text1"/>
                <w:sz w:val="21"/>
                <w:szCs w:val="21"/>
              </w:rPr>
              <w:lastRenderedPageBreak/>
              <w:t xml:space="preserve">Window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lastRenderedPageBreak/>
              <w:t xml:space="preserve">Window is maximized at start of the application.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lastRenderedPageBreak/>
              <w:t>shellMinimized</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Window or Trimmed Window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Window is minimized at start of the application.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NoAutoCollapse</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PartStack</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Avoids that the </w:t>
            </w:r>
            <w:proofErr w:type="spellStart"/>
            <w:r w:rsidRPr="00ED215B">
              <w:rPr>
                <w:rFonts w:ascii="Arial" w:eastAsia="Times New Roman" w:hAnsi="Arial" w:cs="Arial"/>
                <w:color w:val="000000" w:themeColor="text1"/>
                <w:sz w:val="21"/>
                <w:szCs w:val="21"/>
              </w:rPr>
              <w:t>MinMax</w:t>
            </w:r>
            <w:proofErr w:type="spellEnd"/>
            <w:r w:rsidRPr="00ED215B">
              <w:rPr>
                <w:rFonts w:ascii="Arial" w:eastAsia="Times New Roman" w:hAnsi="Arial" w:cs="Arial"/>
                <w:color w:val="000000" w:themeColor="text1"/>
                <w:sz w:val="21"/>
                <w:szCs w:val="21"/>
              </w:rPr>
              <w:t xml:space="preserve"> </w:t>
            </w:r>
            <w:proofErr w:type="spellStart"/>
            <w:r w:rsidRPr="00ED215B">
              <w:rPr>
                <w:rFonts w:ascii="Arial" w:eastAsia="Times New Roman" w:hAnsi="Arial" w:cs="Arial"/>
                <w:color w:val="000000" w:themeColor="text1"/>
                <w:sz w:val="21"/>
                <w:szCs w:val="21"/>
              </w:rPr>
              <w:t>Addon</w:t>
            </w:r>
            <w:proofErr w:type="spellEnd"/>
            <w:r w:rsidRPr="00ED215B">
              <w:rPr>
                <w:rFonts w:ascii="Arial" w:eastAsia="Times New Roman" w:hAnsi="Arial" w:cs="Arial"/>
                <w:color w:val="000000" w:themeColor="text1"/>
                <w:sz w:val="21"/>
                <w:szCs w:val="21"/>
              </w:rPr>
              <w:t xml:space="preserve"> minimizes this </w:t>
            </w:r>
            <w:proofErr w:type="spellStart"/>
            <w:r w:rsidRPr="00ED215B">
              <w:rPr>
                <w:rFonts w:ascii="Arial" w:eastAsia="Times New Roman" w:hAnsi="Arial" w:cs="Arial"/>
                <w:color w:val="000000" w:themeColor="text1"/>
                <w:sz w:val="21"/>
                <w:szCs w:val="21"/>
              </w:rPr>
              <w:t>PartStack</w:t>
            </w:r>
            <w:proofErr w:type="spellEnd"/>
            <w:r w:rsidRPr="00ED215B">
              <w:rPr>
                <w:rFonts w:ascii="Arial" w:eastAsia="Times New Roman" w:hAnsi="Arial" w:cs="Arial"/>
                <w:color w:val="000000" w:themeColor="text1"/>
                <w:sz w:val="21"/>
                <w:szCs w:val="21"/>
              </w:rPr>
              <w:t xml:space="preserve"> if all Parts have been removed from it.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FORCE_TEXT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ToolItem</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Enforces that text and icon is shown for a toolbar item. </w:t>
            </w:r>
          </w:p>
        </w:tc>
      </w:tr>
      <w:tr w:rsidR="00ED215B" w:rsidRPr="00ED215B" w:rsidTr="00ED215B">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proofErr w:type="spellStart"/>
            <w:r w:rsidRPr="00ED215B">
              <w:rPr>
                <w:rFonts w:ascii="Arial" w:eastAsia="Times New Roman" w:hAnsi="Arial" w:cs="Arial"/>
                <w:color w:val="000000" w:themeColor="text1"/>
                <w:sz w:val="21"/>
                <w:szCs w:val="21"/>
              </w:rPr>
              <w:t>NoMove</w:t>
            </w:r>
            <w:proofErr w:type="spellEnd"/>
            <w:r w:rsidRPr="00ED215B">
              <w:rPr>
                <w:rFonts w:ascii="Arial" w:eastAsia="Times New Roman" w:hAnsi="Arial" w:cs="Arial"/>
                <w:color w:val="000000" w:themeColor="text1"/>
                <w:sz w:val="21"/>
                <w:szCs w:val="21"/>
              </w:rPr>
              <w:t xml:space="preserve">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Part </w:t>
            </w:r>
          </w:p>
        </w:tc>
        <w:tc>
          <w:tcPr>
            <w:tcW w:w="0" w:type="auto"/>
            <w:tcBorders>
              <w:top w:val="single" w:sz="6" w:space="0" w:color="DDDDDD"/>
              <w:left w:val="outset" w:sz="6" w:space="0" w:color="auto"/>
              <w:bottom w:val="outset" w:sz="6" w:space="0" w:color="auto"/>
              <w:right w:val="outset" w:sz="6" w:space="0" w:color="auto"/>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t xml:space="preserve">Prevents the user from moving the part (based on the </w:t>
            </w:r>
            <w:proofErr w:type="spellStart"/>
            <w:r w:rsidRPr="00ED215B">
              <w:rPr>
                <w:rFonts w:ascii="Arial" w:eastAsia="Times New Roman" w:hAnsi="Arial" w:cs="Arial"/>
                <w:color w:val="000000" w:themeColor="text1"/>
                <w:sz w:val="21"/>
                <w:szCs w:val="21"/>
              </w:rPr>
              <w:t>DndAddON</w:t>
            </w:r>
            <w:proofErr w:type="spellEnd"/>
            <w:r w:rsidRPr="00ED215B">
              <w:rPr>
                <w:rFonts w:ascii="Arial" w:eastAsia="Times New Roman" w:hAnsi="Arial" w:cs="Arial"/>
                <w:color w:val="000000" w:themeColor="text1"/>
                <w:sz w:val="21"/>
                <w:szCs w:val="21"/>
              </w:rPr>
              <w:t xml:space="preserve">). </w:t>
            </w:r>
          </w:p>
        </w:tc>
      </w:tr>
    </w:tbl>
    <w:p w:rsidR="00ED215B" w:rsidRPr="00ED215B" w:rsidRDefault="00ED215B" w:rsidP="00ED215B">
      <w:pPr>
        <w:shd w:val="clear" w:color="auto" w:fill="FFFFFF"/>
        <w:spacing w:before="100" w:beforeAutospacing="1" w:after="100" w:afterAutospacing="1" w:line="240" w:lineRule="auto"/>
        <w:ind w:left="150" w:right="150"/>
        <w:rPr>
          <w:ins w:id="2455" w:author="Unknown"/>
          <w:rFonts w:ascii="Arial" w:eastAsia="Times New Roman" w:hAnsi="Arial" w:cs="Arial"/>
          <w:color w:val="000000" w:themeColor="text1"/>
          <w:sz w:val="24"/>
          <w:szCs w:val="24"/>
        </w:rPr>
      </w:pPr>
    </w:p>
    <w:p w:rsidR="00ED215B" w:rsidRPr="00ED215B" w:rsidRDefault="00ED215B" w:rsidP="00ED215B">
      <w:pPr>
        <w:shd w:val="clear" w:color="auto" w:fill="FFFFFF"/>
        <w:spacing w:before="300" w:after="0" w:line="240" w:lineRule="auto"/>
        <w:outlineLvl w:val="1"/>
        <w:rPr>
          <w:ins w:id="2456" w:author="Unknown"/>
          <w:rFonts w:ascii="Arial" w:eastAsia="Times New Roman" w:hAnsi="Arial" w:cs="Arial"/>
          <w:b/>
          <w:bCs/>
          <w:color w:val="000000" w:themeColor="text1"/>
          <w:sz w:val="45"/>
          <w:szCs w:val="45"/>
        </w:rPr>
      </w:pPr>
      <w:bookmarkStart w:id="2457" w:name="bestpractice"/>
      <w:bookmarkEnd w:id="2457"/>
      <w:ins w:id="2458" w:author="Unknown">
        <w:r w:rsidRPr="00ED215B">
          <w:rPr>
            <w:rFonts w:ascii="Arial" w:eastAsia="Times New Roman" w:hAnsi="Arial" w:cs="Arial"/>
            <w:b/>
            <w:bCs/>
            <w:color w:val="000000" w:themeColor="text1"/>
            <w:sz w:val="45"/>
            <w:szCs w:val="45"/>
          </w:rPr>
          <w:t xml:space="preserve">29. Eclipse 4 Best Practice </w:t>
        </w:r>
      </w:ins>
    </w:p>
    <w:p w:rsidR="00ED215B" w:rsidRPr="00ED215B" w:rsidRDefault="00ED215B" w:rsidP="00ED215B">
      <w:pPr>
        <w:shd w:val="clear" w:color="auto" w:fill="FFFFFF"/>
        <w:spacing w:before="100" w:beforeAutospacing="1" w:after="100" w:afterAutospacing="1" w:line="240" w:lineRule="auto"/>
        <w:ind w:left="150" w:right="150"/>
        <w:rPr>
          <w:ins w:id="2459" w:author="Unknown"/>
          <w:rFonts w:ascii="Arial" w:eastAsia="Times New Roman" w:hAnsi="Arial" w:cs="Arial"/>
          <w:color w:val="000000" w:themeColor="text1"/>
          <w:sz w:val="24"/>
          <w:szCs w:val="24"/>
        </w:rPr>
      </w:pPr>
      <w:ins w:id="2460" w:author="Unknown">
        <w:r w:rsidRPr="00ED215B">
          <w:rPr>
            <w:rFonts w:ascii="Arial" w:eastAsia="Times New Roman" w:hAnsi="Arial" w:cs="Arial"/>
            <w:color w:val="000000" w:themeColor="text1"/>
            <w:sz w:val="24"/>
            <w:szCs w:val="24"/>
          </w:rPr>
          <w:t xml:space="preserve">Best practices tend to be subjective. If you disagree with certain suggestions, feel free to use your own approach. </w:t>
        </w:r>
      </w:ins>
    </w:p>
    <w:p w:rsidR="00ED215B" w:rsidRPr="00ED215B" w:rsidRDefault="00ED215B" w:rsidP="00ED215B">
      <w:pPr>
        <w:shd w:val="clear" w:color="auto" w:fill="FFFFFF"/>
        <w:spacing w:after="0" w:line="240" w:lineRule="auto"/>
        <w:outlineLvl w:val="2"/>
        <w:rPr>
          <w:ins w:id="2461" w:author="Unknown"/>
          <w:rFonts w:ascii="Arial" w:eastAsia="Times New Roman" w:hAnsi="Arial" w:cs="Arial"/>
          <w:b/>
          <w:bCs/>
          <w:color w:val="000000" w:themeColor="text1"/>
          <w:sz w:val="30"/>
          <w:szCs w:val="30"/>
        </w:rPr>
      </w:pPr>
      <w:bookmarkStart w:id="2462" w:name="bestpractices_osig"/>
      <w:bookmarkEnd w:id="2462"/>
      <w:ins w:id="2463" w:author="Unknown">
        <w:r w:rsidRPr="00ED215B">
          <w:rPr>
            <w:rFonts w:ascii="Arial" w:eastAsia="Times New Roman" w:hAnsi="Arial" w:cs="Arial"/>
            <w:b/>
            <w:bCs/>
            <w:color w:val="000000" w:themeColor="text1"/>
            <w:sz w:val="30"/>
            <w:szCs w:val="30"/>
          </w:rPr>
          <w:t xml:space="preserve">29.1. Extending the Eclipse Context </w:t>
        </w:r>
      </w:ins>
    </w:p>
    <w:p w:rsidR="00ED215B" w:rsidRPr="00ED215B" w:rsidRDefault="00ED215B" w:rsidP="00ED215B">
      <w:pPr>
        <w:shd w:val="clear" w:color="auto" w:fill="FFFFFF"/>
        <w:spacing w:before="100" w:beforeAutospacing="1" w:after="100" w:afterAutospacing="1" w:line="240" w:lineRule="auto"/>
        <w:ind w:left="150" w:right="150"/>
        <w:rPr>
          <w:ins w:id="2464" w:author="Unknown"/>
          <w:rFonts w:ascii="Arial" w:eastAsia="Times New Roman" w:hAnsi="Arial" w:cs="Arial"/>
          <w:color w:val="000000" w:themeColor="text1"/>
          <w:sz w:val="24"/>
          <w:szCs w:val="24"/>
        </w:rPr>
      </w:pPr>
      <w:ins w:id="2465" w:author="Unknown">
        <w:r w:rsidRPr="00ED215B">
          <w:rPr>
            <w:rFonts w:ascii="Arial" w:eastAsia="Times New Roman" w:hAnsi="Arial" w:cs="Arial"/>
            <w:color w:val="000000" w:themeColor="text1"/>
            <w:sz w:val="24"/>
            <w:szCs w:val="24"/>
          </w:rPr>
          <w:t xml:space="preserve">The application can use the Eclipse Context for providing functionality, communication and for changing Eclipse behavior. You have several options to contribute to the context: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context functions, context elements, context variables and </w:t>
        </w:r>
        <w:proofErr w:type="spellStart"/>
        <w:r w:rsidRPr="00ED215B">
          <w:rPr>
            <w:rFonts w:ascii="Arial" w:eastAsia="Times New Roman" w:hAnsi="Arial" w:cs="Arial"/>
            <w:color w:val="000000" w:themeColor="text1"/>
            <w:sz w:val="24"/>
            <w:szCs w:val="24"/>
          </w:rPr>
          <w:t>ModelAddons</w:t>
        </w:r>
        <w:proofErr w:type="spellEnd"/>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before="100" w:beforeAutospacing="1" w:after="100" w:afterAutospacing="1" w:line="240" w:lineRule="auto"/>
        <w:ind w:left="150" w:right="150"/>
        <w:rPr>
          <w:ins w:id="2466" w:author="Unknown"/>
          <w:rFonts w:ascii="Arial" w:eastAsia="Times New Roman" w:hAnsi="Arial" w:cs="Arial"/>
          <w:color w:val="000000" w:themeColor="text1"/>
          <w:sz w:val="24"/>
          <w:szCs w:val="24"/>
        </w:rPr>
      </w:pPr>
      <w:ins w:id="2467" w:author="Unknown">
        <w:r w:rsidRPr="00ED215B">
          <w:rPr>
            <w:rFonts w:ascii="Arial" w:eastAsia="Times New Roman" w:hAnsi="Arial" w:cs="Arial"/>
            <w:color w:val="000000" w:themeColor="text1"/>
            <w:sz w:val="24"/>
            <w:szCs w:val="24"/>
          </w:rPr>
          <w:lastRenderedPageBreak/>
          <w:t xml:space="preserve">The programming model of Eclipse 4 makes it relatively easy to use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compared to Eclipse 3.x.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are effectively Singletons and do not have access to the Eclipse application context.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are a good approach for infrastructure services which are Singletons. </w:t>
        </w:r>
      </w:ins>
    </w:p>
    <w:p w:rsidR="00ED215B" w:rsidRPr="00ED215B" w:rsidRDefault="00ED215B" w:rsidP="00ED215B">
      <w:pPr>
        <w:shd w:val="clear" w:color="auto" w:fill="FFFFFF"/>
        <w:spacing w:before="100" w:beforeAutospacing="1" w:after="100" w:afterAutospacing="1" w:line="240" w:lineRule="auto"/>
        <w:ind w:left="150" w:right="150"/>
        <w:rPr>
          <w:ins w:id="2468" w:author="Unknown"/>
          <w:rFonts w:ascii="Arial" w:eastAsia="Times New Roman" w:hAnsi="Arial" w:cs="Arial"/>
          <w:color w:val="000000" w:themeColor="text1"/>
          <w:sz w:val="24"/>
          <w:szCs w:val="24"/>
        </w:rPr>
      </w:pPr>
      <w:ins w:id="2469" w:author="Unknown">
        <w:r w:rsidRPr="00ED215B">
          <w:rPr>
            <w:rFonts w:ascii="Arial" w:eastAsia="Times New Roman" w:hAnsi="Arial" w:cs="Arial"/>
            <w:i/>
            <w:iCs/>
            <w:color w:val="000000" w:themeColor="text1"/>
            <w:sz w:val="24"/>
            <w:szCs w:val="24"/>
          </w:rPr>
          <w:t>Context functions</w:t>
        </w:r>
        <w:r w:rsidRPr="00ED215B">
          <w:rPr>
            <w:rFonts w:ascii="Arial" w:eastAsia="Times New Roman" w:hAnsi="Arial" w:cs="Arial"/>
            <w:color w:val="000000" w:themeColor="text1"/>
            <w:sz w:val="24"/>
            <w:szCs w:val="24"/>
          </w:rPr>
          <w:t xml:space="preserve"> are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which are typically stored on the application level and have access to the Eclipse application context. If this is required, they can be used instead of pure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services. </w:t>
        </w:r>
      </w:ins>
    </w:p>
    <w:p w:rsidR="00ED215B" w:rsidRPr="00ED215B" w:rsidRDefault="00ED215B" w:rsidP="00ED215B">
      <w:pPr>
        <w:shd w:val="clear" w:color="auto" w:fill="FFFFFF"/>
        <w:spacing w:before="100" w:beforeAutospacing="1" w:after="100" w:afterAutospacing="1" w:line="240" w:lineRule="auto"/>
        <w:ind w:left="150" w:right="150"/>
        <w:rPr>
          <w:ins w:id="2470" w:author="Unknown"/>
          <w:rFonts w:ascii="Arial" w:eastAsia="Times New Roman" w:hAnsi="Arial" w:cs="Arial"/>
          <w:color w:val="000000" w:themeColor="text1"/>
          <w:sz w:val="24"/>
          <w:szCs w:val="24"/>
        </w:rPr>
      </w:pPr>
      <w:ins w:id="2471" w:author="Unknown">
        <w:r w:rsidRPr="00ED215B">
          <w:rPr>
            <w:rFonts w:ascii="Arial" w:eastAsia="Times New Roman" w:hAnsi="Arial" w:cs="Arial"/>
            <w:i/>
            <w:iCs/>
            <w:color w:val="000000" w:themeColor="text1"/>
            <w:sz w:val="24"/>
            <w:szCs w:val="24"/>
          </w:rPr>
          <w:t>Context elements</w:t>
        </w:r>
        <w:r w:rsidRPr="00ED215B">
          <w:rPr>
            <w:rFonts w:ascii="Arial" w:eastAsia="Times New Roman" w:hAnsi="Arial" w:cs="Arial"/>
            <w:color w:val="000000" w:themeColor="text1"/>
            <w:sz w:val="24"/>
            <w:szCs w:val="24"/>
          </w:rPr>
          <w:t xml:space="preserve"> are useful, if values should be stored on certain places in the Eclipse context hierarchy. Also replacing Eclipse platform implementations is a valid use case to use context elements, e.g. to change the default window close handler. </w:t>
        </w:r>
      </w:ins>
    </w:p>
    <w:p w:rsidR="00ED215B" w:rsidRPr="00ED215B" w:rsidRDefault="00ED215B" w:rsidP="00ED215B">
      <w:pPr>
        <w:shd w:val="clear" w:color="auto" w:fill="FFFFFF"/>
        <w:spacing w:before="100" w:beforeAutospacing="1" w:after="100" w:afterAutospacing="1" w:line="240" w:lineRule="auto"/>
        <w:ind w:left="150" w:right="150"/>
        <w:rPr>
          <w:ins w:id="2472" w:author="Unknown"/>
          <w:rFonts w:ascii="Arial" w:eastAsia="Times New Roman" w:hAnsi="Arial" w:cs="Arial"/>
          <w:color w:val="000000" w:themeColor="text1"/>
          <w:sz w:val="24"/>
          <w:szCs w:val="24"/>
        </w:rPr>
      </w:pPr>
      <w:ins w:id="2473" w:author="Unknown">
        <w:r w:rsidRPr="00ED215B">
          <w:rPr>
            <w:rFonts w:ascii="Arial" w:eastAsia="Times New Roman" w:hAnsi="Arial" w:cs="Arial"/>
            <w:i/>
            <w:iCs/>
            <w:color w:val="000000" w:themeColor="text1"/>
            <w:sz w:val="24"/>
            <w:szCs w:val="24"/>
          </w:rPr>
          <w:t>Context functions</w:t>
        </w:r>
        <w:r w:rsidRPr="00ED215B">
          <w:rPr>
            <w:rFonts w:ascii="Arial" w:eastAsia="Times New Roman" w:hAnsi="Arial" w:cs="Arial"/>
            <w:color w:val="000000" w:themeColor="text1"/>
            <w:sz w:val="24"/>
            <w:szCs w:val="24"/>
          </w:rPr>
          <w:t xml:space="preserve"> and </w:t>
        </w:r>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are useful in situations where the variables need to change, and are different for different levels in the Eclipse context hierarchy. </w:t>
        </w:r>
      </w:ins>
    </w:p>
    <w:p w:rsidR="00ED215B" w:rsidRPr="00ED215B" w:rsidRDefault="00ED215B" w:rsidP="00ED215B">
      <w:pPr>
        <w:shd w:val="clear" w:color="auto" w:fill="FFFFFF"/>
        <w:spacing w:before="100" w:beforeAutospacing="1" w:after="100" w:afterAutospacing="1" w:line="240" w:lineRule="auto"/>
        <w:ind w:left="150" w:right="150"/>
        <w:rPr>
          <w:ins w:id="2474" w:author="Unknown"/>
          <w:rFonts w:ascii="Arial" w:eastAsia="Times New Roman" w:hAnsi="Arial" w:cs="Arial"/>
          <w:color w:val="000000" w:themeColor="text1"/>
          <w:sz w:val="24"/>
          <w:szCs w:val="24"/>
        </w:rPr>
      </w:pPr>
      <w:ins w:id="2475" w:author="Unknown">
        <w:r w:rsidRPr="00ED215B">
          <w:rPr>
            <w:rFonts w:ascii="Arial" w:eastAsia="Times New Roman" w:hAnsi="Arial" w:cs="Arial"/>
            <w:i/>
            <w:iCs/>
            <w:color w:val="000000" w:themeColor="text1"/>
            <w:sz w:val="24"/>
            <w:szCs w:val="24"/>
          </w:rPr>
          <w:t xml:space="preserve">Model </w:t>
        </w:r>
        <w:proofErr w:type="spellStart"/>
        <w:r w:rsidRPr="00ED215B">
          <w:rPr>
            <w:rFonts w:ascii="Arial" w:eastAsia="Times New Roman" w:hAnsi="Arial" w:cs="Arial"/>
            <w:i/>
            <w:iCs/>
            <w:color w:val="000000" w:themeColor="text1"/>
            <w:sz w:val="24"/>
            <w:szCs w:val="24"/>
          </w:rPr>
          <w:t>AddOns</w:t>
        </w:r>
        <w:proofErr w:type="spellEnd"/>
        <w:r w:rsidRPr="00ED215B">
          <w:rPr>
            <w:rFonts w:ascii="Arial" w:eastAsia="Times New Roman" w:hAnsi="Arial" w:cs="Arial"/>
            <w:color w:val="000000" w:themeColor="text1"/>
            <w:sz w:val="24"/>
            <w:szCs w:val="24"/>
          </w:rPr>
          <w:t xml:space="preserve"> allow you to contribute Java objects to the application context. The advantages of </w:t>
        </w:r>
        <w:r w:rsidRPr="00ED215B">
          <w:rPr>
            <w:rFonts w:ascii="Arial" w:eastAsia="Times New Roman" w:hAnsi="Arial" w:cs="Arial"/>
            <w:i/>
            <w:iCs/>
            <w:color w:val="000000" w:themeColor="text1"/>
            <w:sz w:val="24"/>
            <w:szCs w:val="24"/>
          </w:rPr>
          <w:t xml:space="preserve">Model </w:t>
        </w:r>
        <w:proofErr w:type="spellStart"/>
        <w:r w:rsidRPr="00ED215B">
          <w:rPr>
            <w:rFonts w:ascii="Arial" w:eastAsia="Times New Roman" w:hAnsi="Arial" w:cs="Arial"/>
            <w:i/>
            <w:iCs/>
            <w:color w:val="000000" w:themeColor="text1"/>
            <w:sz w:val="24"/>
            <w:szCs w:val="24"/>
          </w:rPr>
          <w:t>AddOns</w:t>
        </w:r>
        <w:proofErr w:type="spellEnd"/>
        <w:r w:rsidRPr="00ED215B">
          <w:rPr>
            <w:rFonts w:ascii="Arial" w:eastAsia="Times New Roman" w:hAnsi="Arial" w:cs="Arial"/>
            <w:color w:val="000000" w:themeColor="text1"/>
            <w:sz w:val="24"/>
            <w:szCs w:val="24"/>
          </w:rPr>
          <w:t xml:space="preserve"> are that they are part of the application </w:t>
        </w:r>
        <w:proofErr w:type="gramStart"/>
        <w:r w:rsidRPr="00ED215B">
          <w:rPr>
            <w:rFonts w:ascii="Arial" w:eastAsia="Times New Roman" w:hAnsi="Arial" w:cs="Arial"/>
            <w:color w:val="000000" w:themeColor="text1"/>
            <w:sz w:val="24"/>
            <w:szCs w:val="24"/>
          </w:rPr>
          <w:t>model,</w:t>
        </w:r>
        <w:proofErr w:type="gramEnd"/>
        <w:r w:rsidRPr="00ED215B">
          <w:rPr>
            <w:rFonts w:ascii="Arial" w:eastAsia="Times New Roman" w:hAnsi="Arial" w:cs="Arial"/>
            <w:color w:val="000000" w:themeColor="text1"/>
            <w:sz w:val="24"/>
            <w:szCs w:val="24"/>
          </w:rPr>
          <w:t xml:space="preserve"> hence they are very visible components. A </w:t>
        </w:r>
        <w:r w:rsidRPr="00ED215B">
          <w:rPr>
            <w:rFonts w:ascii="Arial" w:eastAsia="Times New Roman" w:hAnsi="Arial" w:cs="Arial"/>
            <w:i/>
            <w:iCs/>
            <w:color w:val="000000" w:themeColor="text1"/>
            <w:sz w:val="24"/>
            <w:szCs w:val="24"/>
          </w:rPr>
          <w:t xml:space="preserve">Model </w:t>
        </w:r>
        <w:proofErr w:type="spellStart"/>
        <w:r w:rsidRPr="00ED215B">
          <w:rPr>
            <w:rFonts w:ascii="Arial" w:eastAsia="Times New Roman" w:hAnsi="Arial" w:cs="Arial"/>
            <w:i/>
            <w:iCs/>
            <w:color w:val="000000" w:themeColor="text1"/>
            <w:sz w:val="24"/>
            <w:szCs w:val="24"/>
          </w:rPr>
          <w:t>AddOn</w:t>
        </w:r>
        <w:proofErr w:type="spellEnd"/>
        <w:r w:rsidRPr="00ED215B">
          <w:rPr>
            <w:rFonts w:ascii="Arial" w:eastAsia="Times New Roman" w:hAnsi="Arial" w:cs="Arial"/>
            <w:color w:val="000000" w:themeColor="text1"/>
            <w:sz w:val="24"/>
            <w:szCs w:val="24"/>
          </w:rPr>
          <w:t xml:space="preserve"> can register itself to events or contribute again to the Eclipse context. </w:t>
        </w:r>
      </w:ins>
    </w:p>
    <w:p w:rsidR="00ED215B" w:rsidRPr="00ED215B" w:rsidRDefault="00ED215B" w:rsidP="00ED215B">
      <w:pPr>
        <w:shd w:val="clear" w:color="auto" w:fill="FFFFFF"/>
        <w:spacing w:after="0" w:line="240" w:lineRule="auto"/>
        <w:outlineLvl w:val="2"/>
        <w:rPr>
          <w:ins w:id="2476" w:author="Unknown"/>
          <w:rFonts w:ascii="Arial" w:eastAsia="Times New Roman" w:hAnsi="Arial" w:cs="Arial"/>
          <w:b/>
          <w:bCs/>
          <w:color w:val="000000" w:themeColor="text1"/>
          <w:sz w:val="30"/>
          <w:szCs w:val="30"/>
        </w:rPr>
      </w:pPr>
      <w:bookmarkStart w:id="2477" w:name="bestpractise_eventadmin"/>
      <w:bookmarkEnd w:id="2477"/>
      <w:ins w:id="2478" w:author="Unknown">
        <w:r w:rsidRPr="00ED215B">
          <w:rPr>
            <w:rFonts w:ascii="Arial" w:eastAsia="Times New Roman" w:hAnsi="Arial" w:cs="Arial"/>
            <w:b/>
            <w:bCs/>
            <w:color w:val="000000" w:themeColor="text1"/>
            <w:sz w:val="30"/>
            <w:szCs w:val="30"/>
          </w:rPr>
          <w:t xml:space="preserve">29.2. Application communication </w:t>
        </w:r>
      </w:ins>
    </w:p>
    <w:p w:rsidR="00ED215B" w:rsidRPr="00ED215B" w:rsidRDefault="00ED215B" w:rsidP="00ED215B">
      <w:pPr>
        <w:shd w:val="clear" w:color="auto" w:fill="FFFFFF"/>
        <w:spacing w:before="100" w:beforeAutospacing="1" w:after="100" w:afterAutospacing="1" w:line="240" w:lineRule="auto"/>
        <w:ind w:left="150" w:right="150"/>
        <w:rPr>
          <w:ins w:id="2479" w:author="Unknown"/>
          <w:rFonts w:ascii="Arial" w:eastAsia="Times New Roman" w:hAnsi="Arial" w:cs="Arial"/>
          <w:color w:val="000000" w:themeColor="text1"/>
          <w:sz w:val="24"/>
          <w:szCs w:val="24"/>
        </w:rPr>
      </w:pPr>
      <w:ins w:id="2480" w:author="Unknown">
        <w:r w:rsidRPr="00ED215B">
          <w:rPr>
            <w:rFonts w:ascii="Arial" w:eastAsia="Times New Roman" w:hAnsi="Arial" w:cs="Arial"/>
            <w:color w:val="000000" w:themeColor="text1"/>
            <w:sz w:val="24"/>
            <w:szCs w:val="24"/>
          </w:rPr>
          <w:t xml:space="preserve">For user interface scoped communication it is recommended to use </w:t>
        </w:r>
        <w:r w:rsidRPr="00ED215B">
          <w:rPr>
            <w:rFonts w:ascii="Arial" w:eastAsia="Times New Roman" w:hAnsi="Arial" w:cs="Arial"/>
            <w:i/>
            <w:iCs/>
            <w:color w:val="000000" w:themeColor="text1"/>
            <w:sz w:val="24"/>
            <w:szCs w:val="24"/>
          </w:rPr>
          <w:t>Context variables</w:t>
        </w:r>
        <w:r w:rsidRPr="00ED215B">
          <w:rPr>
            <w:rFonts w:ascii="Arial" w:eastAsia="Times New Roman" w:hAnsi="Arial" w:cs="Arial"/>
            <w:color w:val="000000" w:themeColor="text1"/>
            <w:sz w:val="24"/>
            <w:szCs w:val="24"/>
          </w:rPr>
          <w:t xml:space="preserve"> or the </w:t>
        </w:r>
        <w:proofErr w:type="spellStart"/>
        <w:r w:rsidRPr="00ED215B">
          <w:rPr>
            <w:rFonts w:ascii="Courier New" w:eastAsia="Times New Roman" w:hAnsi="Courier New" w:cs="Courier New"/>
            <w:color w:val="000000" w:themeColor="text1"/>
            <w:sz w:val="29"/>
          </w:rPr>
          <w:t>EventAdmin</w:t>
        </w:r>
        <w:proofErr w:type="spellEnd"/>
        <w:r w:rsidRPr="00ED215B">
          <w:rPr>
            <w:rFonts w:ascii="Arial" w:eastAsia="Times New Roman" w:hAnsi="Arial" w:cs="Arial"/>
            <w:color w:val="000000" w:themeColor="text1"/>
            <w:sz w:val="24"/>
            <w:szCs w:val="24"/>
          </w:rPr>
          <w:t xml:space="preserve"> service for communicating the state. </w:t>
        </w:r>
      </w:ins>
    </w:p>
    <w:p w:rsidR="00ED215B" w:rsidRPr="00ED215B" w:rsidRDefault="00ED215B" w:rsidP="00ED215B">
      <w:pPr>
        <w:shd w:val="clear" w:color="auto" w:fill="FFFFFF"/>
        <w:spacing w:before="100" w:beforeAutospacing="1" w:after="100" w:afterAutospacing="1" w:line="240" w:lineRule="auto"/>
        <w:ind w:left="150" w:right="150"/>
        <w:rPr>
          <w:ins w:id="2481" w:author="Unknown"/>
          <w:rFonts w:ascii="Arial" w:eastAsia="Times New Roman" w:hAnsi="Arial" w:cs="Arial"/>
          <w:color w:val="000000" w:themeColor="text1"/>
          <w:sz w:val="24"/>
          <w:szCs w:val="24"/>
        </w:rPr>
      </w:pPr>
      <w:ins w:id="2482" w:author="Unknown">
        <w:r w:rsidRPr="00ED215B">
          <w:rPr>
            <w:rFonts w:ascii="Arial" w:eastAsia="Times New Roman" w:hAnsi="Arial" w:cs="Arial"/>
            <w:color w:val="000000" w:themeColor="text1"/>
            <w:sz w:val="24"/>
            <w:szCs w:val="24"/>
          </w:rPr>
          <w:t xml:space="preserve">The </w:t>
        </w:r>
        <w:proofErr w:type="spellStart"/>
        <w:r w:rsidRPr="00ED215B">
          <w:rPr>
            <w:rFonts w:ascii="Courier New" w:eastAsia="Times New Roman" w:hAnsi="Courier New" w:cs="Courier New"/>
            <w:color w:val="000000" w:themeColor="text1"/>
            <w:sz w:val="29"/>
          </w:rPr>
          <w:t>EventAdmin</w:t>
        </w:r>
        <w:proofErr w:type="spellEnd"/>
        <w:r w:rsidRPr="00ED215B">
          <w:rPr>
            <w:rFonts w:ascii="Arial" w:eastAsia="Times New Roman" w:hAnsi="Arial" w:cs="Arial"/>
            <w:color w:val="000000" w:themeColor="text1"/>
            <w:sz w:val="24"/>
            <w:szCs w:val="24"/>
          </w:rPr>
          <w:t xml:space="preserve"> service is a good choice, if there is no scope involved in the communication. The strengths of </w:t>
        </w:r>
        <w:proofErr w:type="spellStart"/>
        <w:r w:rsidRPr="00ED215B">
          <w:rPr>
            <w:rFonts w:ascii="Courier New" w:eastAsia="Times New Roman" w:hAnsi="Courier New" w:cs="Courier New"/>
            <w:color w:val="000000" w:themeColor="text1"/>
            <w:sz w:val="29"/>
          </w:rPr>
          <w:t>EventAdmin</w:t>
        </w:r>
        <w:proofErr w:type="spellEnd"/>
        <w:r w:rsidRPr="00ED215B">
          <w:rPr>
            <w:rFonts w:ascii="Arial" w:eastAsia="Times New Roman" w:hAnsi="Arial" w:cs="Arial"/>
            <w:color w:val="000000" w:themeColor="text1"/>
            <w:sz w:val="24"/>
            <w:szCs w:val="24"/>
          </w:rPr>
          <w:t xml:space="preserve"> is that arbitrary listeners can listen to events and that </w:t>
        </w:r>
        <w:proofErr w:type="gramStart"/>
        <w:r w:rsidRPr="00ED215B">
          <w:rPr>
            <w:rFonts w:ascii="Arial" w:eastAsia="Times New Roman" w:hAnsi="Arial" w:cs="Arial"/>
            <w:color w:val="000000" w:themeColor="text1"/>
            <w:sz w:val="24"/>
            <w:szCs w:val="24"/>
          </w:rPr>
          <w:t>the publish</w:t>
        </w:r>
        <w:proofErr w:type="gramEnd"/>
        <w:r w:rsidRPr="00ED215B">
          <w:rPr>
            <w:rFonts w:ascii="Arial" w:eastAsia="Times New Roman" w:hAnsi="Arial" w:cs="Arial"/>
            <w:color w:val="000000" w:themeColor="text1"/>
            <w:sz w:val="24"/>
            <w:szCs w:val="24"/>
          </w:rPr>
          <w:t xml:space="preserve"> / subscribe mechanism is relatively simple. </w:t>
        </w:r>
      </w:ins>
    </w:p>
    <w:p w:rsidR="00ED215B" w:rsidRPr="00ED215B" w:rsidRDefault="00ED215B" w:rsidP="00ED215B">
      <w:pPr>
        <w:shd w:val="clear" w:color="auto" w:fill="FFFFFF"/>
        <w:spacing w:after="0" w:line="240" w:lineRule="auto"/>
        <w:outlineLvl w:val="2"/>
        <w:rPr>
          <w:ins w:id="2483" w:author="Unknown"/>
          <w:rFonts w:ascii="Arial" w:eastAsia="Times New Roman" w:hAnsi="Arial" w:cs="Arial"/>
          <w:b/>
          <w:bCs/>
          <w:color w:val="000000" w:themeColor="text1"/>
          <w:sz w:val="30"/>
          <w:szCs w:val="30"/>
        </w:rPr>
      </w:pPr>
      <w:bookmarkStart w:id="2484" w:name="bestpracticese_dynamics"/>
      <w:bookmarkEnd w:id="2484"/>
      <w:ins w:id="2485" w:author="Unknown">
        <w:r w:rsidRPr="00ED215B">
          <w:rPr>
            <w:rFonts w:ascii="Arial" w:eastAsia="Times New Roman" w:hAnsi="Arial" w:cs="Arial"/>
            <w:b/>
            <w:bCs/>
            <w:color w:val="000000" w:themeColor="text1"/>
            <w:sz w:val="30"/>
            <w:szCs w:val="30"/>
          </w:rPr>
          <w:t xml:space="preserve">29.3. Static vs. dynamic application model </w:t>
        </w:r>
      </w:ins>
    </w:p>
    <w:p w:rsidR="00ED215B" w:rsidRPr="00ED215B" w:rsidRDefault="00ED215B" w:rsidP="00ED215B">
      <w:pPr>
        <w:shd w:val="clear" w:color="auto" w:fill="FFFFFF"/>
        <w:spacing w:before="100" w:beforeAutospacing="1" w:after="100" w:afterAutospacing="1" w:line="240" w:lineRule="auto"/>
        <w:ind w:left="150" w:right="150"/>
        <w:rPr>
          <w:ins w:id="2486" w:author="Unknown"/>
          <w:rFonts w:ascii="Arial" w:eastAsia="Times New Roman" w:hAnsi="Arial" w:cs="Arial"/>
          <w:color w:val="000000" w:themeColor="text1"/>
          <w:sz w:val="24"/>
          <w:szCs w:val="24"/>
        </w:rPr>
      </w:pPr>
      <w:ins w:id="2487" w:author="Unknown">
        <w:r w:rsidRPr="00ED215B">
          <w:rPr>
            <w:rFonts w:ascii="Arial" w:eastAsia="Times New Roman" w:hAnsi="Arial" w:cs="Arial"/>
            <w:color w:val="000000" w:themeColor="text1"/>
            <w:sz w:val="24"/>
            <w:szCs w:val="24"/>
          </w:rPr>
          <w:t xml:space="preserve">If your application model is primarily static, you should define it statically, as this static model provides a good visibility of your application at development time. </w:t>
        </w:r>
      </w:ins>
    </w:p>
    <w:p w:rsidR="00ED215B" w:rsidRPr="00ED215B" w:rsidRDefault="00ED215B" w:rsidP="00ED215B">
      <w:pPr>
        <w:shd w:val="clear" w:color="auto" w:fill="FFFFFF"/>
        <w:spacing w:before="100" w:beforeAutospacing="1" w:after="100" w:afterAutospacing="1" w:line="240" w:lineRule="auto"/>
        <w:ind w:left="150" w:right="150"/>
        <w:rPr>
          <w:ins w:id="2488" w:author="Unknown"/>
          <w:rFonts w:ascii="Arial" w:eastAsia="Times New Roman" w:hAnsi="Arial" w:cs="Arial"/>
          <w:color w:val="000000" w:themeColor="text1"/>
          <w:sz w:val="24"/>
          <w:szCs w:val="24"/>
        </w:rPr>
      </w:pPr>
      <w:ins w:id="2489" w:author="Unknown">
        <w:r w:rsidRPr="00ED215B">
          <w:rPr>
            <w:rFonts w:ascii="Arial" w:eastAsia="Times New Roman" w:hAnsi="Arial" w:cs="Arial"/>
            <w:color w:val="000000" w:themeColor="text1"/>
            <w:sz w:val="24"/>
            <w:szCs w:val="24"/>
          </w:rPr>
          <w:lastRenderedPageBreak/>
          <w:t xml:space="preserve">If required, add dynamic behavior. These dynamic parts can be evaluated at runtime via the live model editor. </w:t>
        </w:r>
      </w:ins>
    </w:p>
    <w:p w:rsidR="00ED215B" w:rsidRPr="00ED215B" w:rsidRDefault="00ED215B" w:rsidP="00ED215B">
      <w:pPr>
        <w:shd w:val="clear" w:color="auto" w:fill="FFFFFF"/>
        <w:spacing w:after="0" w:line="240" w:lineRule="auto"/>
        <w:outlineLvl w:val="2"/>
        <w:rPr>
          <w:ins w:id="2490" w:author="Unknown"/>
          <w:rFonts w:ascii="Arial" w:eastAsia="Times New Roman" w:hAnsi="Arial" w:cs="Arial"/>
          <w:b/>
          <w:bCs/>
          <w:color w:val="000000" w:themeColor="text1"/>
          <w:sz w:val="30"/>
          <w:szCs w:val="30"/>
        </w:rPr>
      </w:pPr>
      <w:bookmarkStart w:id="2491" w:name="bestpractices_components"/>
      <w:bookmarkEnd w:id="2491"/>
      <w:ins w:id="2492" w:author="Unknown">
        <w:r w:rsidRPr="00ED215B">
          <w:rPr>
            <w:rFonts w:ascii="Arial" w:eastAsia="Times New Roman" w:hAnsi="Arial" w:cs="Arial"/>
            <w:b/>
            <w:bCs/>
            <w:color w:val="000000" w:themeColor="text1"/>
            <w:sz w:val="30"/>
            <w:szCs w:val="30"/>
          </w:rPr>
          <w:t xml:space="preserve">29.4. Component based development </w:t>
        </w:r>
      </w:ins>
    </w:p>
    <w:p w:rsidR="00ED215B" w:rsidRPr="00ED215B" w:rsidRDefault="00ED215B" w:rsidP="00ED215B">
      <w:pPr>
        <w:shd w:val="clear" w:color="auto" w:fill="FFFFFF"/>
        <w:spacing w:before="100" w:beforeAutospacing="1" w:after="100" w:afterAutospacing="1" w:line="240" w:lineRule="auto"/>
        <w:ind w:left="150" w:right="150"/>
        <w:rPr>
          <w:ins w:id="2493" w:author="Unknown"/>
          <w:rFonts w:ascii="Arial" w:eastAsia="Times New Roman" w:hAnsi="Arial" w:cs="Arial"/>
          <w:color w:val="000000" w:themeColor="text1"/>
          <w:sz w:val="24"/>
          <w:szCs w:val="24"/>
        </w:rPr>
      </w:pPr>
      <w:ins w:id="2494" w:author="Unknown">
        <w:r w:rsidRPr="00ED215B">
          <w:rPr>
            <w:rFonts w:ascii="Arial" w:eastAsia="Times New Roman" w:hAnsi="Arial" w:cs="Arial"/>
            <w:color w:val="000000" w:themeColor="text1"/>
            <w:sz w:val="24"/>
            <w:szCs w:val="24"/>
          </w:rPr>
          <w:t xml:space="preserve">Eclipse and </w:t>
        </w:r>
        <w:proofErr w:type="spellStart"/>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support component based development. </w:t>
        </w:r>
      </w:ins>
    </w:p>
    <w:p w:rsidR="00ED215B" w:rsidRPr="00ED215B" w:rsidRDefault="00ED215B" w:rsidP="00ED215B">
      <w:pPr>
        <w:shd w:val="clear" w:color="auto" w:fill="FFFFFF"/>
        <w:spacing w:before="100" w:beforeAutospacing="1" w:after="100" w:afterAutospacing="1" w:line="240" w:lineRule="auto"/>
        <w:ind w:left="150" w:right="150"/>
        <w:rPr>
          <w:ins w:id="2495" w:author="Unknown"/>
          <w:rFonts w:ascii="Arial" w:eastAsia="Times New Roman" w:hAnsi="Arial" w:cs="Arial"/>
          <w:color w:val="000000" w:themeColor="text1"/>
          <w:sz w:val="24"/>
          <w:szCs w:val="24"/>
        </w:rPr>
      </w:pPr>
      <w:ins w:id="2496" w:author="Unknown">
        <w:r w:rsidRPr="00ED215B">
          <w:rPr>
            <w:rFonts w:ascii="Arial" w:eastAsia="Times New Roman" w:hAnsi="Arial" w:cs="Arial"/>
            <w:color w:val="000000" w:themeColor="text1"/>
            <w:sz w:val="24"/>
            <w:szCs w:val="24"/>
          </w:rPr>
          <w:t xml:space="preserve">User interface related and core functionalities should be separated into different plug-ins. </w:t>
        </w:r>
      </w:ins>
    </w:p>
    <w:p w:rsidR="00ED215B" w:rsidRPr="00ED215B" w:rsidRDefault="00ED215B" w:rsidP="00ED215B">
      <w:pPr>
        <w:shd w:val="clear" w:color="auto" w:fill="FFFFFF"/>
        <w:spacing w:before="100" w:beforeAutospacing="1" w:after="100" w:afterAutospacing="1" w:line="240" w:lineRule="auto"/>
        <w:ind w:left="150" w:right="150"/>
        <w:rPr>
          <w:ins w:id="2497" w:author="Unknown"/>
          <w:rFonts w:ascii="Arial" w:eastAsia="Times New Roman" w:hAnsi="Arial" w:cs="Arial"/>
          <w:color w:val="000000" w:themeColor="text1"/>
          <w:sz w:val="24"/>
          <w:szCs w:val="24"/>
        </w:rPr>
      </w:pPr>
      <w:ins w:id="2498" w:author="Unknown">
        <w:r w:rsidRPr="00ED215B">
          <w:rPr>
            <w:rFonts w:ascii="Arial" w:eastAsia="Times New Roman" w:hAnsi="Arial" w:cs="Arial"/>
            <w:color w:val="000000" w:themeColor="text1"/>
            <w:sz w:val="24"/>
            <w:szCs w:val="24"/>
          </w:rPr>
          <w:t xml:space="preserve">The data model of the application should be kept in its own plug-in. Almost all plug-ins will depend on this plug-in, therefore keep it as small as possible. </w:t>
        </w:r>
      </w:ins>
    </w:p>
    <w:p w:rsidR="00ED215B" w:rsidRPr="00ED215B" w:rsidRDefault="00ED215B" w:rsidP="00ED215B">
      <w:pPr>
        <w:shd w:val="clear" w:color="auto" w:fill="FFFFFF"/>
        <w:spacing w:after="0" w:line="240" w:lineRule="auto"/>
        <w:outlineLvl w:val="2"/>
        <w:rPr>
          <w:ins w:id="2499" w:author="Unknown"/>
          <w:rFonts w:ascii="Arial" w:eastAsia="Times New Roman" w:hAnsi="Arial" w:cs="Arial"/>
          <w:b/>
          <w:bCs/>
          <w:color w:val="000000" w:themeColor="text1"/>
          <w:sz w:val="30"/>
          <w:szCs w:val="30"/>
        </w:rPr>
      </w:pPr>
      <w:bookmarkStart w:id="2500" w:name="bestpracticese_extensionpoints"/>
      <w:bookmarkEnd w:id="2500"/>
      <w:ins w:id="2501" w:author="Unknown">
        <w:r w:rsidRPr="00ED215B">
          <w:rPr>
            <w:rFonts w:ascii="Arial" w:eastAsia="Times New Roman" w:hAnsi="Arial" w:cs="Arial"/>
            <w:b/>
            <w:bCs/>
            <w:color w:val="000000" w:themeColor="text1"/>
            <w:sz w:val="30"/>
            <w:szCs w:val="30"/>
          </w:rPr>
          <w:t xml:space="preserve">29.5. Usage of your own extension points </w:t>
        </w:r>
      </w:ins>
    </w:p>
    <w:p w:rsidR="00ED215B" w:rsidRPr="00ED215B" w:rsidRDefault="00ED215B" w:rsidP="00ED215B">
      <w:pPr>
        <w:shd w:val="clear" w:color="auto" w:fill="FFFFFF"/>
        <w:spacing w:before="100" w:beforeAutospacing="1" w:after="100" w:afterAutospacing="1" w:line="240" w:lineRule="auto"/>
        <w:ind w:left="150" w:right="150"/>
        <w:rPr>
          <w:ins w:id="2502" w:author="Unknown"/>
          <w:rFonts w:ascii="Arial" w:eastAsia="Times New Roman" w:hAnsi="Arial" w:cs="Arial"/>
          <w:color w:val="000000" w:themeColor="text1"/>
          <w:sz w:val="24"/>
          <w:szCs w:val="24"/>
        </w:rPr>
      </w:pPr>
      <w:ins w:id="2503" w:author="Unknown">
        <w:r w:rsidRPr="00ED215B">
          <w:rPr>
            <w:rFonts w:ascii="Arial" w:eastAsia="Times New Roman" w:hAnsi="Arial" w:cs="Arial"/>
            <w:color w:val="000000" w:themeColor="text1"/>
            <w:sz w:val="24"/>
            <w:szCs w:val="24"/>
          </w:rPr>
          <w:t xml:space="preserve">The programming model of Eclipse 4 has reduced the need for using </w:t>
        </w:r>
        <w:r w:rsidRPr="00ED215B">
          <w:rPr>
            <w:rFonts w:ascii="Arial" w:eastAsia="Times New Roman" w:hAnsi="Arial" w:cs="Arial"/>
            <w:i/>
            <w:iCs/>
            <w:color w:val="000000" w:themeColor="text1"/>
            <w:sz w:val="24"/>
            <w:szCs w:val="24"/>
          </w:rPr>
          <w:t>Extension points</w:t>
        </w:r>
        <w:r w:rsidRPr="00ED215B">
          <w:rPr>
            <w:rFonts w:ascii="Arial" w:eastAsia="Times New Roman" w:hAnsi="Arial" w:cs="Arial"/>
            <w:color w:val="000000" w:themeColor="text1"/>
            <w:sz w:val="24"/>
            <w:szCs w:val="24"/>
          </w:rPr>
          <w:t xml:space="preserve"> but Extension points still have valid use cases. </w:t>
        </w:r>
      </w:ins>
    </w:p>
    <w:p w:rsidR="00ED215B" w:rsidRPr="00ED215B" w:rsidRDefault="00ED215B" w:rsidP="00ED215B">
      <w:pPr>
        <w:shd w:val="clear" w:color="auto" w:fill="FFFFFF"/>
        <w:spacing w:before="100" w:beforeAutospacing="1" w:after="100" w:afterAutospacing="1" w:line="240" w:lineRule="auto"/>
        <w:ind w:left="150" w:right="150"/>
        <w:rPr>
          <w:ins w:id="2504" w:author="Unknown"/>
          <w:rFonts w:ascii="Arial" w:eastAsia="Times New Roman" w:hAnsi="Arial" w:cs="Arial"/>
          <w:color w:val="000000" w:themeColor="text1"/>
          <w:sz w:val="24"/>
          <w:szCs w:val="24"/>
        </w:rPr>
      </w:pPr>
      <w:ins w:id="2505" w:author="Unknown">
        <w:r w:rsidRPr="00ED215B">
          <w:rPr>
            <w:rFonts w:ascii="Arial" w:eastAsia="Times New Roman" w:hAnsi="Arial" w:cs="Arial"/>
            <w:color w:val="000000" w:themeColor="text1"/>
            <w:sz w:val="24"/>
            <w:szCs w:val="24"/>
          </w:rPr>
          <w:t xml:space="preserve">If you have multiple </w:t>
        </w:r>
        <w:proofErr w:type="gramStart"/>
        <w:r w:rsidRPr="00ED215B">
          <w:rPr>
            <w:rFonts w:ascii="Arial" w:eastAsia="Times New Roman" w:hAnsi="Arial" w:cs="Arial"/>
            <w:color w:val="000000" w:themeColor="text1"/>
            <w:sz w:val="24"/>
            <w:szCs w:val="24"/>
          </w:rPr>
          <w:t>plug-ins</w:t>
        </w:r>
        <w:proofErr w:type="gramEnd"/>
        <w:r w:rsidRPr="00ED215B">
          <w:rPr>
            <w:rFonts w:ascii="Arial" w:eastAsia="Times New Roman" w:hAnsi="Arial" w:cs="Arial"/>
            <w:color w:val="000000" w:themeColor="text1"/>
            <w:sz w:val="24"/>
            <w:szCs w:val="24"/>
          </w:rPr>
          <w:t xml:space="preserve"> which should contribute to a defined API, you can still define and use your own extension points. </w:t>
        </w:r>
      </w:ins>
    </w:p>
    <w:p w:rsidR="00ED215B" w:rsidRPr="00ED215B" w:rsidRDefault="00ED215B" w:rsidP="00ED215B">
      <w:pPr>
        <w:shd w:val="clear" w:color="auto" w:fill="FFFFFF"/>
        <w:spacing w:after="0" w:line="240" w:lineRule="auto"/>
        <w:outlineLvl w:val="2"/>
        <w:rPr>
          <w:ins w:id="2506" w:author="Unknown"/>
          <w:rFonts w:ascii="Arial" w:eastAsia="Times New Roman" w:hAnsi="Arial" w:cs="Arial"/>
          <w:b/>
          <w:bCs/>
          <w:color w:val="000000" w:themeColor="text1"/>
          <w:sz w:val="30"/>
          <w:szCs w:val="30"/>
        </w:rPr>
      </w:pPr>
      <w:bookmarkStart w:id="2507" w:name="bestpractices_minimizeapi"/>
      <w:bookmarkEnd w:id="2507"/>
      <w:ins w:id="2508" w:author="Unknown">
        <w:r w:rsidRPr="00ED215B">
          <w:rPr>
            <w:rFonts w:ascii="Arial" w:eastAsia="Times New Roman" w:hAnsi="Arial" w:cs="Arial"/>
            <w:b/>
            <w:bCs/>
            <w:color w:val="000000" w:themeColor="text1"/>
            <w:sz w:val="30"/>
            <w:szCs w:val="30"/>
          </w:rPr>
          <w:t xml:space="preserve">29.6. API definition </w:t>
        </w:r>
      </w:ins>
    </w:p>
    <w:p w:rsidR="00ED215B" w:rsidRPr="00ED215B" w:rsidRDefault="00ED215B" w:rsidP="00ED215B">
      <w:pPr>
        <w:shd w:val="clear" w:color="auto" w:fill="FFFFFF"/>
        <w:spacing w:before="100" w:beforeAutospacing="1" w:after="100" w:afterAutospacing="1" w:line="240" w:lineRule="auto"/>
        <w:ind w:left="150" w:right="150"/>
        <w:rPr>
          <w:ins w:id="2509" w:author="Unknown"/>
          <w:rFonts w:ascii="Arial" w:eastAsia="Times New Roman" w:hAnsi="Arial" w:cs="Arial"/>
          <w:color w:val="000000" w:themeColor="text1"/>
          <w:sz w:val="24"/>
          <w:szCs w:val="24"/>
        </w:rPr>
      </w:pPr>
      <w:ins w:id="2510" w:author="Unknown">
        <w:r w:rsidRPr="00ED215B">
          <w:rPr>
            <w:rFonts w:ascii="Arial" w:eastAsia="Times New Roman" w:hAnsi="Arial" w:cs="Arial"/>
            <w:color w:val="000000" w:themeColor="text1"/>
            <w:sz w:val="24"/>
            <w:szCs w:val="24"/>
          </w:rPr>
          <w:t xml:space="preserve">Eclipse plug-ins explicitly </w:t>
        </w:r>
        <w:proofErr w:type="gramStart"/>
        <w:r w:rsidRPr="00ED215B">
          <w:rPr>
            <w:rFonts w:ascii="Arial" w:eastAsia="Times New Roman" w:hAnsi="Arial" w:cs="Arial"/>
            <w:color w:val="000000" w:themeColor="text1"/>
            <w:sz w:val="24"/>
            <w:szCs w:val="24"/>
          </w:rPr>
          <w:t>declare</w:t>
        </w:r>
        <w:proofErr w:type="gramEnd"/>
        <w:r w:rsidRPr="00ED215B">
          <w:rPr>
            <w:rFonts w:ascii="Arial" w:eastAsia="Times New Roman" w:hAnsi="Arial" w:cs="Arial"/>
            <w:color w:val="000000" w:themeColor="text1"/>
            <w:sz w:val="24"/>
            <w:szCs w:val="24"/>
          </w:rPr>
          <w:t xml:space="preserve"> their API via their exported packages. Publish only the packages which other plug-ins should use. This way you can later on change your internal API without affecting other plug-ins. Avoid exporting packages just for testing. </w:t>
        </w:r>
      </w:ins>
    </w:p>
    <w:p w:rsidR="00ED215B" w:rsidRPr="00ED215B" w:rsidRDefault="00ED215B" w:rsidP="00ED215B">
      <w:pPr>
        <w:shd w:val="clear" w:color="auto" w:fill="FFFFFF"/>
        <w:spacing w:after="0" w:line="240" w:lineRule="auto"/>
        <w:outlineLvl w:val="2"/>
        <w:rPr>
          <w:ins w:id="2511" w:author="Unknown"/>
          <w:rFonts w:ascii="Arial" w:eastAsia="Times New Roman" w:hAnsi="Arial" w:cs="Arial"/>
          <w:b/>
          <w:bCs/>
          <w:color w:val="000000" w:themeColor="text1"/>
          <w:sz w:val="30"/>
          <w:szCs w:val="30"/>
        </w:rPr>
      </w:pPr>
      <w:bookmarkStart w:id="2512" w:name="bestpractices_dependencies"/>
      <w:bookmarkEnd w:id="2512"/>
      <w:ins w:id="2513" w:author="Unknown">
        <w:r w:rsidRPr="00ED215B">
          <w:rPr>
            <w:rFonts w:ascii="Arial" w:eastAsia="Times New Roman" w:hAnsi="Arial" w:cs="Arial"/>
            <w:b/>
            <w:bCs/>
            <w:color w:val="000000" w:themeColor="text1"/>
            <w:sz w:val="30"/>
            <w:szCs w:val="30"/>
          </w:rPr>
          <w:t xml:space="preserve">29.7. Packages vs. Plug-in dependencies </w:t>
        </w:r>
      </w:ins>
    </w:p>
    <w:p w:rsidR="00ED215B" w:rsidRPr="00ED215B" w:rsidRDefault="00ED215B" w:rsidP="00ED215B">
      <w:pPr>
        <w:shd w:val="clear" w:color="auto" w:fill="FFFFFF"/>
        <w:spacing w:before="100" w:beforeAutospacing="1" w:after="100" w:afterAutospacing="1" w:line="240" w:lineRule="auto"/>
        <w:ind w:left="150" w:right="150"/>
        <w:rPr>
          <w:ins w:id="2514" w:author="Unknown"/>
          <w:rFonts w:ascii="Arial" w:eastAsia="Times New Roman" w:hAnsi="Arial" w:cs="Arial"/>
          <w:color w:val="000000" w:themeColor="text1"/>
          <w:sz w:val="24"/>
          <w:szCs w:val="24"/>
        </w:rPr>
      </w:pPr>
      <w:proofErr w:type="spellStart"/>
      <w:ins w:id="2515" w:author="Unknown">
        <w:r w:rsidRPr="00ED215B">
          <w:rPr>
            <w:rFonts w:ascii="Arial" w:eastAsia="Times New Roman" w:hAnsi="Arial" w:cs="Arial"/>
            <w:color w:val="000000" w:themeColor="text1"/>
            <w:sz w:val="24"/>
            <w:szCs w:val="24"/>
          </w:rPr>
          <w:t>OSGi</w:t>
        </w:r>
        <w:proofErr w:type="spellEnd"/>
        <w:r w:rsidRPr="00ED215B">
          <w:rPr>
            <w:rFonts w:ascii="Arial" w:eastAsia="Times New Roman" w:hAnsi="Arial" w:cs="Arial"/>
            <w:color w:val="000000" w:themeColor="text1"/>
            <w:sz w:val="24"/>
            <w:szCs w:val="24"/>
          </w:rPr>
          <w:t xml:space="preserve"> allows you to define dependencies via plug-ins or via packages. </w:t>
        </w:r>
      </w:ins>
    </w:p>
    <w:p w:rsidR="00ED215B" w:rsidRPr="00ED215B" w:rsidRDefault="00ED215B" w:rsidP="00ED215B">
      <w:pPr>
        <w:shd w:val="clear" w:color="auto" w:fill="FFFFFF"/>
        <w:spacing w:before="100" w:beforeAutospacing="1" w:after="100" w:afterAutospacing="1" w:line="240" w:lineRule="auto"/>
        <w:ind w:left="150" w:right="150"/>
        <w:rPr>
          <w:ins w:id="2516" w:author="Unknown"/>
          <w:rFonts w:ascii="Arial" w:eastAsia="Times New Roman" w:hAnsi="Arial" w:cs="Arial"/>
          <w:color w:val="000000" w:themeColor="text1"/>
          <w:sz w:val="24"/>
          <w:szCs w:val="24"/>
        </w:rPr>
      </w:pPr>
      <w:ins w:id="2517" w:author="Unknown">
        <w:r w:rsidRPr="00ED215B">
          <w:rPr>
            <w:rFonts w:ascii="Arial" w:eastAsia="Times New Roman" w:hAnsi="Arial" w:cs="Arial"/>
            <w:color w:val="000000" w:themeColor="text1"/>
            <w:sz w:val="24"/>
            <w:szCs w:val="24"/>
          </w:rPr>
          <w:t xml:space="preserve">Dependencies based on packages express an API dependency as they allow you to exchange the implementing plug-in. Dependencies based on plug-ins imply a dependency on an implementation. </w:t>
        </w:r>
      </w:ins>
    </w:p>
    <w:p w:rsidR="00ED215B" w:rsidRPr="00ED215B" w:rsidRDefault="00ED215B" w:rsidP="00ED215B">
      <w:pPr>
        <w:shd w:val="clear" w:color="auto" w:fill="FFFFFF"/>
        <w:spacing w:before="100" w:beforeAutospacing="1" w:after="100" w:afterAutospacing="1" w:line="240" w:lineRule="auto"/>
        <w:ind w:left="150" w:right="150"/>
        <w:rPr>
          <w:ins w:id="2518" w:author="Unknown"/>
          <w:rFonts w:ascii="Arial" w:eastAsia="Times New Roman" w:hAnsi="Arial" w:cs="Arial"/>
          <w:color w:val="000000" w:themeColor="text1"/>
          <w:sz w:val="24"/>
          <w:szCs w:val="24"/>
        </w:rPr>
      </w:pPr>
      <w:ins w:id="2519" w:author="Unknown">
        <w:r w:rsidRPr="00ED215B">
          <w:rPr>
            <w:rFonts w:ascii="Arial" w:eastAsia="Times New Roman" w:hAnsi="Arial" w:cs="Arial"/>
            <w:color w:val="000000" w:themeColor="text1"/>
            <w:sz w:val="24"/>
            <w:szCs w:val="24"/>
          </w:rPr>
          <w:lastRenderedPageBreak/>
          <w:t xml:space="preserve">Use package dependencies whenever you intent to exchange the implementing plug-in. </w:t>
        </w:r>
      </w:ins>
    </w:p>
    <w:p w:rsidR="00ED215B" w:rsidRPr="00ED215B" w:rsidRDefault="00ED215B" w:rsidP="00ED215B">
      <w:pPr>
        <w:shd w:val="clear" w:color="auto" w:fill="FFFFFF"/>
        <w:spacing w:before="100" w:beforeAutospacing="1" w:after="100" w:afterAutospacing="1" w:line="240" w:lineRule="auto"/>
        <w:ind w:left="150" w:right="150"/>
        <w:rPr>
          <w:ins w:id="2520" w:author="Unknown"/>
          <w:rFonts w:ascii="Arial" w:eastAsia="Times New Roman" w:hAnsi="Arial" w:cs="Arial"/>
          <w:color w:val="000000" w:themeColor="text1"/>
          <w:sz w:val="24"/>
          <w:szCs w:val="24"/>
        </w:rPr>
      </w:pPr>
      <w:ins w:id="2521" w:author="Unknown">
        <w:r w:rsidRPr="00ED215B">
          <w:rPr>
            <w:rFonts w:ascii="Arial" w:eastAsia="Times New Roman" w:hAnsi="Arial" w:cs="Arial"/>
            <w:color w:val="000000" w:themeColor="text1"/>
            <w:sz w:val="24"/>
            <w:szCs w:val="24"/>
          </w:rPr>
          <w:t xml:space="preserve">Package dependencies add complexity to the setup as you usually have more packages than plug-ins. </w:t>
        </w:r>
      </w:ins>
    </w:p>
    <w:p w:rsidR="00ED215B" w:rsidRPr="00ED215B" w:rsidRDefault="00ED215B" w:rsidP="00ED215B">
      <w:pPr>
        <w:shd w:val="clear" w:color="auto" w:fill="FFFFFF"/>
        <w:spacing w:before="100" w:beforeAutospacing="1" w:after="100" w:afterAutospacing="1" w:line="240" w:lineRule="auto"/>
        <w:ind w:left="150" w:right="150"/>
        <w:rPr>
          <w:ins w:id="2522" w:author="Unknown"/>
          <w:rFonts w:ascii="Arial" w:eastAsia="Times New Roman" w:hAnsi="Arial" w:cs="Arial"/>
          <w:color w:val="000000" w:themeColor="text1"/>
          <w:sz w:val="24"/>
          <w:szCs w:val="24"/>
        </w:rPr>
      </w:pPr>
      <w:ins w:id="2523" w:author="Unknown">
        <w:r w:rsidRPr="00ED215B">
          <w:rPr>
            <w:rFonts w:ascii="Arial" w:eastAsia="Times New Roman" w:hAnsi="Arial" w:cs="Arial"/>
            <w:color w:val="000000" w:themeColor="text1"/>
            <w:sz w:val="24"/>
            <w:szCs w:val="24"/>
          </w:rPr>
          <w:t xml:space="preserve">Therefore use plug-in dependencies, if there is only one implementing plug-in and an exchange of this plug-in in the near future is unlikely. </w:t>
        </w:r>
      </w:ins>
    </w:p>
    <w:p w:rsidR="00ED215B" w:rsidRPr="00ED215B" w:rsidRDefault="00ED215B" w:rsidP="00ED215B">
      <w:pPr>
        <w:shd w:val="clear" w:color="auto" w:fill="FFFFFF"/>
        <w:spacing w:before="300" w:after="0" w:line="240" w:lineRule="auto"/>
        <w:outlineLvl w:val="1"/>
        <w:rPr>
          <w:ins w:id="2524" w:author="Unknown"/>
          <w:rFonts w:ascii="Arial" w:eastAsia="Times New Roman" w:hAnsi="Arial" w:cs="Arial"/>
          <w:b/>
          <w:bCs/>
          <w:color w:val="000000" w:themeColor="text1"/>
          <w:sz w:val="45"/>
          <w:szCs w:val="45"/>
        </w:rPr>
      </w:pPr>
      <w:bookmarkStart w:id="2525" w:name="closingwords"/>
      <w:bookmarkEnd w:id="2525"/>
      <w:ins w:id="2526" w:author="Unknown">
        <w:r w:rsidRPr="00ED215B">
          <w:rPr>
            <w:rFonts w:ascii="Arial" w:eastAsia="Times New Roman" w:hAnsi="Arial" w:cs="Arial"/>
            <w:b/>
            <w:bCs/>
            <w:color w:val="000000" w:themeColor="text1"/>
            <w:sz w:val="45"/>
            <w:szCs w:val="45"/>
          </w:rPr>
          <w:t xml:space="preserve">30. Closing words </w:t>
        </w:r>
      </w:ins>
    </w:p>
    <w:p w:rsidR="00ED215B" w:rsidRPr="00ED215B" w:rsidRDefault="00ED215B" w:rsidP="00ED215B">
      <w:pPr>
        <w:shd w:val="clear" w:color="auto" w:fill="FFFFFF"/>
        <w:spacing w:before="100" w:beforeAutospacing="1" w:after="100" w:afterAutospacing="1" w:line="240" w:lineRule="auto"/>
        <w:ind w:left="150" w:right="150"/>
        <w:rPr>
          <w:ins w:id="2527" w:author="Unknown"/>
          <w:rFonts w:ascii="Arial" w:eastAsia="Times New Roman" w:hAnsi="Arial" w:cs="Arial"/>
          <w:color w:val="000000" w:themeColor="text1"/>
          <w:sz w:val="24"/>
          <w:szCs w:val="24"/>
        </w:rPr>
      </w:pPr>
      <w:ins w:id="2528" w:author="Unknown">
        <w:r w:rsidRPr="00ED215B">
          <w:rPr>
            <w:rFonts w:ascii="Arial" w:eastAsia="Times New Roman" w:hAnsi="Arial" w:cs="Arial"/>
            <w:color w:val="000000" w:themeColor="text1"/>
            <w:sz w:val="24"/>
            <w:szCs w:val="24"/>
          </w:rPr>
          <w:t xml:space="preserve">I hope you enjoyed this introduction into the Eclipse 4 framework. Of course there is much more, check out the "Eclipse 4 development" section under my lists of </w:t>
        </w:r>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"http://www.vogella.com/eclipse.html"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Eclipse Plug-in and Eclipse RCP Tutorials </w:t>
        </w:r>
        <w:r w:rsidRPr="00ED215B">
          <w:rPr>
            <w:rFonts w:ascii="Arial" w:eastAsia="Times New Roman" w:hAnsi="Arial" w:cs="Arial"/>
            <w:color w:val="000000" w:themeColor="text1"/>
            <w:sz w:val="24"/>
            <w:szCs w:val="24"/>
          </w:rPr>
          <w:fldChar w:fldCharType="end"/>
        </w:r>
        <w:r w:rsidRPr="00ED215B">
          <w:rPr>
            <w:rFonts w:ascii="Arial" w:eastAsia="Times New Roman" w:hAnsi="Arial" w:cs="Arial"/>
            <w:color w:val="000000" w:themeColor="text1"/>
            <w:sz w:val="24"/>
            <w:szCs w:val="24"/>
          </w:rPr>
          <w:t xml:space="preserve">section. </w:t>
        </w:r>
      </w:ins>
    </w:p>
    <w:p w:rsidR="00ED215B" w:rsidRPr="00ED215B" w:rsidRDefault="00ED215B" w:rsidP="00ED215B">
      <w:pPr>
        <w:shd w:val="clear" w:color="auto" w:fill="FFFFFF"/>
        <w:spacing w:before="300" w:after="0" w:line="240" w:lineRule="auto"/>
        <w:outlineLvl w:val="1"/>
        <w:rPr>
          <w:ins w:id="2529" w:author="Unknown"/>
          <w:rFonts w:ascii="Arial" w:eastAsia="Times New Roman" w:hAnsi="Arial" w:cs="Arial"/>
          <w:b/>
          <w:bCs/>
          <w:color w:val="000000" w:themeColor="text1"/>
          <w:sz w:val="45"/>
          <w:szCs w:val="45"/>
        </w:rPr>
      </w:pPr>
      <w:bookmarkStart w:id="2530" w:name="thankyou"/>
      <w:bookmarkEnd w:id="2530"/>
      <w:ins w:id="2531" w:author="Unknown">
        <w:r w:rsidRPr="00ED215B">
          <w:rPr>
            <w:rFonts w:ascii="Arial" w:eastAsia="Times New Roman" w:hAnsi="Arial" w:cs="Arial"/>
            <w:b/>
            <w:bCs/>
            <w:color w:val="000000" w:themeColor="text1"/>
            <w:sz w:val="45"/>
            <w:szCs w:val="45"/>
          </w:rPr>
          <w:t xml:space="preserve">31. Thank you </w:t>
        </w:r>
      </w:ins>
    </w:p>
    <w:p w:rsidR="00ED215B" w:rsidRPr="00ED215B" w:rsidRDefault="00ED215B" w:rsidP="00ED215B">
      <w:pPr>
        <w:shd w:val="clear" w:color="auto" w:fill="FFFFFF"/>
        <w:spacing w:before="100" w:beforeAutospacing="1" w:after="100" w:afterAutospacing="1" w:line="240" w:lineRule="auto"/>
        <w:ind w:left="150" w:right="150"/>
        <w:rPr>
          <w:ins w:id="2532" w:author="Unknown"/>
          <w:rFonts w:ascii="Arial" w:eastAsia="Times New Roman" w:hAnsi="Arial" w:cs="Arial"/>
          <w:color w:val="000000" w:themeColor="text1"/>
          <w:sz w:val="24"/>
          <w:szCs w:val="24"/>
        </w:rPr>
      </w:pPr>
      <w:ins w:id="2533" w:author="Unknown">
        <w:r w:rsidRPr="00ED215B">
          <w:rPr>
            <w:rFonts w:ascii="Arial" w:eastAsia="Times New Roman" w:hAnsi="Arial" w:cs="Arial"/>
            <w:color w:val="000000" w:themeColor="text1"/>
            <w:sz w:val="24"/>
            <w:szCs w:val="24"/>
          </w:rPr>
          <w:t xml:space="preserve">Please help me to support this article: </w:t>
        </w:r>
      </w:ins>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tblPr>
      <w:tblGrid>
        <w:gridCol w:w="3231"/>
        <w:gridCol w:w="10029"/>
      </w:tblGrid>
      <w:tr w:rsidR="00ED215B" w:rsidRPr="00ED215B" w:rsidTr="00ED215B">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b/>
                <w:bCs/>
                <w:noProof/>
                <w:color w:val="000000" w:themeColor="text1"/>
                <w:sz w:val="21"/>
                <w:szCs w:val="21"/>
              </w:rPr>
              <w:drawing>
                <wp:inline distT="0" distB="0" distL="0" distR="0">
                  <wp:extent cx="885825" cy="190500"/>
                  <wp:effectExtent l="19050" t="0" r="9525" b="0"/>
                  <wp:docPr id="87" name="图片 87" descr="Flattr this">
                    <a:hlinkClick xmlns:a="http://schemas.openxmlformats.org/drawingml/2006/main" r:id="rId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lattr this">
                            <a:hlinkClick r:id="rId71" tgtFrame="_blank"/>
                          </pic:cNvPr>
                          <pic:cNvPicPr>
                            <a:picLocks noChangeAspect="1" noChangeArrowheads="1"/>
                          </pic:cNvPicPr>
                        </pic:nvPicPr>
                        <pic:blipFill>
                          <a:blip r:embed="rId72"/>
                          <a:srcRect/>
                          <a:stretch>
                            <a:fillRect/>
                          </a:stretch>
                        </pic:blipFill>
                        <pic:spPr bwMode="auto">
                          <a:xfrm>
                            <a:off x="0" y="0"/>
                            <a:ext cx="885825" cy="190500"/>
                          </a:xfrm>
                          <a:prstGeom prst="rect">
                            <a:avLst/>
                          </a:prstGeom>
                          <a:noFill/>
                          <a:ln w="9525">
                            <a:noFill/>
                            <a:miter lim="800000"/>
                            <a:headEnd/>
                            <a:tailEnd/>
                          </a:ln>
                        </pic:spPr>
                      </pic:pic>
                    </a:graphicData>
                  </a:graphic>
                </wp:inline>
              </w:drawing>
            </w:r>
          </w:p>
        </w:tc>
        <w:tc>
          <w:tcPr>
            <w:tcW w:w="0" w:type="auto"/>
            <w:tcBorders>
              <w:top w:val="single" w:sz="6" w:space="0" w:color="DDDDDD"/>
            </w:tcBorders>
            <w:tcMar>
              <w:top w:w="150" w:type="dxa"/>
              <w:left w:w="150" w:type="dxa"/>
              <w:bottom w:w="135" w:type="dxa"/>
              <w:right w:w="150" w:type="dxa"/>
            </w:tcMar>
            <w:hideMark/>
          </w:tcPr>
          <w:p w:rsidR="00ED215B" w:rsidRPr="00ED215B" w:rsidRDefault="00ED215B" w:rsidP="00ED215B">
            <w:pPr>
              <w:pBdr>
                <w:bottom w:val="single" w:sz="6" w:space="1" w:color="auto"/>
              </w:pBdr>
              <w:spacing w:after="0" w:line="240" w:lineRule="auto"/>
              <w:jc w:val="center"/>
              <w:rPr>
                <w:rFonts w:ascii="Arial" w:eastAsia="Times New Roman" w:hAnsi="Arial" w:cs="Arial"/>
                <w:color w:val="000000" w:themeColor="text1"/>
                <w:sz w:val="16"/>
                <w:szCs w:val="16"/>
              </w:rPr>
            </w:pPr>
            <w:r w:rsidRPr="00ED215B">
              <w:rPr>
                <w:rFonts w:ascii="SimSun" w:eastAsia="SimSun" w:hAnsi="SimSun" w:cs="SimSun" w:hint="eastAsia"/>
                <w:color w:val="000000" w:themeColor="text1"/>
                <w:sz w:val="16"/>
                <w:szCs w:val="16"/>
              </w:rPr>
              <w:t>窗体顶端</w:t>
            </w:r>
          </w:p>
          <w:p w:rsidR="00ED215B" w:rsidRPr="00ED215B" w:rsidRDefault="00ED215B" w:rsidP="00ED215B">
            <w:pPr>
              <w:spacing w:after="270" w:line="270" w:lineRule="atLeast"/>
              <w:rPr>
                <w:rFonts w:ascii="Arial" w:eastAsia="Times New Roman" w:hAnsi="Arial" w:cs="Arial"/>
                <w:color w:val="000000" w:themeColor="text1"/>
                <w:sz w:val="21"/>
                <w:szCs w:val="21"/>
              </w:rPr>
            </w:pPr>
            <w:r w:rsidRPr="00ED215B">
              <w:rPr>
                <w:rFonts w:ascii="Arial" w:eastAsia="Times New Roman" w:hAnsi="Arial" w:cs="Arial"/>
                <w:color w:val="000000" w:themeColor="text1"/>
                <w:sz w:val="21"/>
                <w:szCs w:val="21"/>
              </w:rPr>
              <w:object w:dxaOrig="300" w:dyaOrig="225">
                <v:shape id="_x0000_i1215" type="#_x0000_t75" style="width:1in;height:18pt" o:ole="">
                  <v:imagedata r:id="rId73" o:title=""/>
                </v:shape>
                <w:control r:id="rId74" w:name="DefaultOcxName3" w:shapeid="_x0000_i1215"/>
              </w:object>
            </w:r>
            <w:r w:rsidRPr="00ED215B">
              <w:rPr>
                <w:rFonts w:ascii="Arial" w:eastAsia="Times New Roman" w:hAnsi="Arial" w:cs="Arial"/>
                <w:color w:val="000000" w:themeColor="text1"/>
                <w:sz w:val="21"/>
                <w:szCs w:val="21"/>
              </w:rPr>
              <w:object w:dxaOrig="300" w:dyaOrig="225">
                <v:shape id="_x0000_i1214" type="#_x0000_t75" style="width:1in;height:18pt" o:ole="">
                  <v:imagedata r:id="rId75" o:title=""/>
                </v:shape>
                <w:control r:id="rId76" w:name="DefaultOcxName4" w:shapeid="_x0000_i1214"/>
              </w:object>
            </w:r>
            <w:r w:rsidRPr="00ED215B">
              <w:rPr>
                <w:rFonts w:ascii="Arial" w:eastAsia="Times New Roman" w:hAnsi="Arial" w:cs="Arial"/>
                <w:color w:val="000000" w:themeColor="text1"/>
                <w:sz w:val="21"/>
                <w:szCs w:val="21"/>
              </w:rPr>
              <w:object w:dxaOrig="300" w:dyaOrig="225">
                <v:shape id="_x0000_i1213" type="#_x0000_t75" style="width:110.25pt;height:35.25pt" o:ole="">
                  <v:imagedata r:id="rId77" o:title=""/>
                </v:shape>
                <w:control r:id="rId78" w:name="DefaultOcxName5" w:shapeid="_x0000_i1213"/>
              </w:object>
            </w:r>
            <w:r w:rsidRPr="00ED215B">
              <w:rPr>
                <w:rFonts w:ascii="Arial" w:eastAsia="Times New Roman" w:hAnsi="Arial" w:cs="Arial"/>
                <w:noProof/>
                <w:color w:val="000000" w:themeColor="text1"/>
                <w:sz w:val="21"/>
                <w:szCs w:val="21"/>
              </w:rPr>
              <w:drawing>
                <wp:inline distT="0" distB="0" distL="0" distR="0">
                  <wp:extent cx="9525" cy="9525"/>
                  <wp:effectExtent l="0" t="0" r="0" b="0"/>
                  <wp:docPr id="88" name="图片 88" descr="https://www.paypal.com/en_US/i/scr/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paypal.com/en_US/i/scr/pixel.gif"/>
                          <pic:cNvPicPr>
                            <a:picLocks noChangeAspect="1" noChangeArrowheads="1"/>
                          </pic:cNvPicPr>
                        </pic:nvPicPr>
                        <pic:blipFill>
                          <a:blip r:embed="rId79"/>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ED215B" w:rsidRPr="00ED215B" w:rsidRDefault="00ED215B" w:rsidP="00ED215B">
            <w:pPr>
              <w:pBdr>
                <w:top w:val="single" w:sz="6" w:space="1" w:color="auto"/>
              </w:pBdr>
              <w:spacing w:after="0" w:line="240" w:lineRule="auto"/>
              <w:jc w:val="center"/>
              <w:rPr>
                <w:rFonts w:ascii="Arial" w:eastAsia="Times New Roman" w:hAnsi="Arial" w:cs="Arial"/>
                <w:color w:val="000000" w:themeColor="text1"/>
                <w:sz w:val="16"/>
                <w:szCs w:val="16"/>
              </w:rPr>
            </w:pPr>
            <w:r w:rsidRPr="00ED215B">
              <w:rPr>
                <w:rFonts w:ascii="SimSun" w:eastAsia="SimSun" w:hAnsi="SimSun" w:cs="SimSun" w:hint="eastAsia"/>
                <w:color w:val="000000" w:themeColor="text1"/>
                <w:sz w:val="16"/>
                <w:szCs w:val="16"/>
              </w:rPr>
              <w:t>窗体底端</w:t>
            </w:r>
          </w:p>
        </w:tc>
      </w:tr>
    </w:tbl>
    <w:p w:rsidR="00ED215B" w:rsidRPr="00ED215B" w:rsidRDefault="00ED215B" w:rsidP="00ED215B">
      <w:pPr>
        <w:shd w:val="clear" w:color="auto" w:fill="FFFFFF"/>
        <w:spacing w:before="300" w:after="0" w:line="240" w:lineRule="auto"/>
        <w:outlineLvl w:val="1"/>
        <w:rPr>
          <w:ins w:id="2534" w:author="Unknown"/>
          <w:rFonts w:ascii="Arial" w:eastAsia="Times New Roman" w:hAnsi="Arial" w:cs="Arial"/>
          <w:b/>
          <w:bCs/>
          <w:color w:val="000000" w:themeColor="text1"/>
          <w:sz w:val="45"/>
          <w:szCs w:val="45"/>
        </w:rPr>
      </w:pPr>
      <w:bookmarkStart w:id="2535" w:name="questions"/>
      <w:bookmarkEnd w:id="2535"/>
      <w:ins w:id="2536" w:author="Unknown">
        <w:r w:rsidRPr="00ED215B">
          <w:rPr>
            <w:rFonts w:ascii="Arial" w:eastAsia="Times New Roman" w:hAnsi="Arial" w:cs="Arial"/>
            <w:b/>
            <w:bCs/>
            <w:color w:val="000000" w:themeColor="text1"/>
            <w:sz w:val="45"/>
            <w:szCs w:val="45"/>
          </w:rPr>
          <w:t xml:space="preserve">32. Questions and Discussion </w:t>
        </w:r>
      </w:ins>
    </w:p>
    <w:p w:rsidR="00ED215B" w:rsidRPr="00ED215B" w:rsidRDefault="00ED215B" w:rsidP="00ED215B">
      <w:pPr>
        <w:shd w:val="clear" w:color="auto" w:fill="FFFFFF"/>
        <w:spacing w:before="100" w:beforeAutospacing="1" w:after="100" w:afterAutospacing="1" w:line="240" w:lineRule="auto"/>
        <w:ind w:left="150" w:right="150"/>
        <w:rPr>
          <w:ins w:id="2537" w:author="Unknown"/>
          <w:rFonts w:ascii="Arial" w:eastAsia="Times New Roman" w:hAnsi="Arial" w:cs="Arial"/>
          <w:color w:val="000000" w:themeColor="text1"/>
          <w:sz w:val="24"/>
          <w:szCs w:val="24"/>
        </w:rPr>
      </w:pPr>
      <w:ins w:id="2538" w:author="Unknown">
        <w:r w:rsidRPr="00ED215B">
          <w:rPr>
            <w:rFonts w:ascii="Arial" w:eastAsia="Times New Roman" w:hAnsi="Arial" w:cs="Arial"/>
            <w:color w:val="000000" w:themeColor="text1"/>
            <w:sz w:val="24"/>
            <w:szCs w:val="24"/>
          </w:rPr>
          <w:t xml:space="preserve">Before posting questions, please see the </w:t>
        </w:r>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"http://www.vogella.com/faq.html"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vogella FAQ</w:t>
        </w:r>
        <w:r w:rsidRPr="00ED215B">
          <w:rPr>
            <w:rFonts w:ascii="Arial" w:eastAsia="Times New Roman" w:hAnsi="Arial" w:cs="Arial"/>
            <w:color w:val="000000" w:themeColor="text1"/>
            <w:sz w:val="24"/>
            <w:szCs w:val="24"/>
          </w:rPr>
          <w:fldChar w:fldCharType="end"/>
        </w:r>
        <w:r w:rsidRPr="00ED215B">
          <w:rPr>
            <w:rFonts w:ascii="Arial" w:eastAsia="Times New Roman" w:hAnsi="Arial" w:cs="Arial"/>
            <w:color w:val="000000" w:themeColor="text1"/>
            <w:sz w:val="24"/>
            <w:szCs w:val="24"/>
          </w:rPr>
          <w:t xml:space="preserve">. If you have questions or find an error in this article please use the </w:t>
        </w:r>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"http://groups.google.com/group/vogella"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www.vogella.com Google Group</w:t>
        </w:r>
        <w:r w:rsidRPr="00ED215B">
          <w:rPr>
            <w:rFonts w:ascii="Arial" w:eastAsia="Times New Roman" w:hAnsi="Arial" w:cs="Arial"/>
            <w:color w:val="000000" w:themeColor="text1"/>
            <w:sz w:val="24"/>
            <w:szCs w:val="24"/>
          </w:rPr>
          <w:fldChar w:fldCharType="end"/>
        </w:r>
        <w:r w:rsidRPr="00ED215B">
          <w:rPr>
            <w:rFonts w:ascii="Arial" w:eastAsia="Times New Roman" w:hAnsi="Arial" w:cs="Arial"/>
            <w:color w:val="000000" w:themeColor="text1"/>
            <w:sz w:val="24"/>
            <w:szCs w:val="24"/>
          </w:rPr>
          <w:t xml:space="preserve">. I have created a short list </w:t>
        </w:r>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"http://www.vogella.com/blog/2010/03/09/asking-community-questions/"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how to create good questions </w:t>
        </w:r>
        <w:r w:rsidRPr="00ED215B">
          <w:rPr>
            <w:rFonts w:ascii="Arial" w:eastAsia="Times New Roman" w:hAnsi="Arial" w:cs="Arial"/>
            <w:color w:val="000000" w:themeColor="text1"/>
            <w:sz w:val="24"/>
            <w:szCs w:val="24"/>
          </w:rPr>
          <w:fldChar w:fldCharType="end"/>
        </w:r>
        <w:r w:rsidRPr="00ED215B">
          <w:rPr>
            <w:rFonts w:ascii="Arial" w:eastAsia="Times New Roman" w:hAnsi="Arial" w:cs="Arial"/>
            <w:color w:val="000000" w:themeColor="text1"/>
            <w:sz w:val="24"/>
            <w:szCs w:val="24"/>
          </w:rPr>
          <w:t xml:space="preserve">which might also help you. </w:t>
        </w:r>
      </w:ins>
    </w:p>
    <w:p w:rsidR="00ED215B" w:rsidRPr="00ED215B" w:rsidRDefault="00ED215B" w:rsidP="00ED215B">
      <w:pPr>
        <w:shd w:val="clear" w:color="auto" w:fill="FFFFFF"/>
        <w:spacing w:before="300" w:after="0" w:line="240" w:lineRule="auto"/>
        <w:outlineLvl w:val="1"/>
        <w:rPr>
          <w:ins w:id="2539" w:author="Unknown"/>
          <w:rFonts w:ascii="Arial" w:eastAsia="Times New Roman" w:hAnsi="Arial" w:cs="Arial"/>
          <w:b/>
          <w:bCs/>
          <w:color w:val="000000" w:themeColor="text1"/>
          <w:sz w:val="45"/>
          <w:szCs w:val="45"/>
        </w:rPr>
      </w:pPr>
      <w:bookmarkStart w:id="2540" w:name="resources"/>
      <w:bookmarkEnd w:id="2540"/>
      <w:ins w:id="2541" w:author="Unknown">
        <w:r w:rsidRPr="00ED215B">
          <w:rPr>
            <w:rFonts w:ascii="Arial" w:eastAsia="Times New Roman" w:hAnsi="Arial" w:cs="Arial"/>
            <w:b/>
            <w:bCs/>
            <w:color w:val="000000" w:themeColor="text1"/>
            <w:sz w:val="45"/>
            <w:szCs w:val="45"/>
          </w:rPr>
          <w:lastRenderedPageBreak/>
          <w:t xml:space="preserve">33. Links and Literature </w:t>
        </w:r>
      </w:ins>
    </w:p>
    <w:p w:rsidR="00ED215B" w:rsidRPr="00ED215B" w:rsidRDefault="00ED215B" w:rsidP="00ED215B">
      <w:pPr>
        <w:shd w:val="clear" w:color="auto" w:fill="FFFFFF"/>
        <w:spacing w:after="0" w:line="240" w:lineRule="auto"/>
        <w:outlineLvl w:val="2"/>
        <w:rPr>
          <w:ins w:id="2542" w:author="Unknown"/>
          <w:rFonts w:ascii="Arial" w:eastAsia="Times New Roman" w:hAnsi="Arial" w:cs="Arial"/>
          <w:b/>
          <w:bCs/>
          <w:color w:val="000000" w:themeColor="text1"/>
          <w:sz w:val="30"/>
          <w:szCs w:val="30"/>
        </w:rPr>
      </w:pPr>
      <w:bookmarkStart w:id="2543" w:name="sourcecode"/>
      <w:bookmarkEnd w:id="2543"/>
      <w:ins w:id="2544" w:author="Unknown">
        <w:r w:rsidRPr="00ED215B">
          <w:rPr>
            <w:rFonts w:ascii="Arial" w:eastAsia="Times New Roman" w:hAnsi="Arial" w:cs="Arial"/>
            <w:b/>
            <w:bCs/>
            <w:color w:val="000000" w:themeColor="text1"/>
            <w:sz w:val="30"/>
            <w:szCs w:val="30"/>
          </w:rPr>
          <w:t xml:space="preserve">33.1. Source Code </w:t>
        </w:r>
      </w:ins>
    </w:p>
    <w:p w:rsidR="00ED215B" w:rsidRPr="00ED215B" w:rsidRDefault="00ED215B" w:rsidP="00ED215B">
      <w:pPr>
        <w:shd w:val="clear" w:color="auto" w:fill="FFFFFF"/>
        <w:spacing w:before="100" w:beforeAutospacing="1" w:after="100" w:afterAutospacing="1" w:line="240" w:lineRule="auto"/>
        <w:ind w:left="150" w:right="150"/>
        <w:rPr>
          <w:ins w:id="2545" w:author="Unknown"/>
          <w:rFonts w:ascii="Arial" w:eastAsia="Times New Roman" w:hAnsi="Arial" w:cs="Arial"/>
          <w:color w:val="000000" w:themeColor="text1"/>
          <w:sz w:val="24"/>
          <w:szCs w:val="24"/>
        </w:rPr>
      </w:pPr>
      <w:ins w:id="2546"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"http://www.vogella.com/code/index.html"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Source Code of Examples</w:t>
        </w:r>
        <w:r w:rsidRPr="00ED215B">
          <w:rPr>
            <w:rFonts w:ascii="Arial" w:eastAsia="Times New Roman" w:hAnsi="Arial" w:cs="Arial"/>
            <w:color w:val="000000" w:themeColor="text1"/>
            <w:sz w:val="24"/>
            <w:szCs w:val="24"/>
          </w:rPr>
          <w:fldChar w:fldCharType="end"/>
        </w:r>
        <w:r w:rsidRPr="00ED215B">
          <w:rPr>
            <w:rFonts w:ascii="Arial" w:eastAsia="Times New Roman" w:hAnsi="Arial" w:cs="Arial"/>
            <w:color w:val="000000" w:themeColor="text1"/>
            <w:sz w:val="24"/>
            <w:szCs w:val="24"/>
          </w:rPr>
          <w:t xml:space="preserve"> </w:t>
        </w:r>
      </w:ins>
    </w:p>
    <w:p w:rsidR="00ED215B" w:rsidRPr="00ED215B" w:rsidRDefault="00ED215B" w:rsidP="00ED215B">
      <w:pPr>
        <w:shd w:val="clear" w:color="auto" w:fill="FFFFFF"/>
        <w:spacing w:after="0" w:line="240" w:lineRule="auto"/>
        <w:outlineLvl w:val="2"/>
        <w:rPr>
          <w:ins w:id="2547" w:author="Unknown"/>
          <w:rFonts w:ascii="Arial" w:eastAsia="Times New Roman" w:hAnsi="Arial" w:cs="Arial"/>
          <w:b/>
          <w:bCs/>
          <w:color w:val="000000" w:themeColor="text1"/>
          <w:sz w:val="30"/>
          <w:szCs w:val="30"/>
        </w:rPr>
      </w:pPr>
      <w:bookmarkStart w:id="2548" w:name="webresrouces_eclipse4"/>
      <w:bookmarkEnd w:id="2548"/>
      <w:ins w:id="2549" w:author="Unknown">
        <w:r w:rsidRPr="00ED215B">
          <w:rPr>
            <w:rFonts w:ascii="Arial" w:eastAsia="Times New Roman" w:hAnsi="Arial" w:cs="Arial"/>
            <w:b/>
            <w:bCs/>
            <w:color w:val="000000" w:themeColor="text1"/>
            <w:sz w:val="30"/>
            <w:szCs w:val="30"/>
          </w:rPr>
          <w:t xml:space="preserve">33.2. Eclipse 4 </w:t>
        </w:r>
      </w:ins>
    </w:p>
    <w:p w:rsidR="00ED215B" w:rsidRPr="00ED215B" w:rsidRDefault="00ED215B" w:rsidP="00ED215B">
      <w:pPr>
        <w:shd w:val="clear" w:color="auto" w:fill="FFFFFF"/>
        <w:spacing w:before="100" w:beforeAutospacing="1" w:after="100" w:afterAutospacing="1" w:line="240" w:lineRule="auto"/>
        <w:ind w:left="150" w:right="150"/>
        <w:rPr>
          <w:ins w:id="2550" w:author="Unknown"/>
          <w:rFonts w:ascii="Arial" w:eastAsia="Times New Roman" w:hAnsi="Arial" w:cs="Arial"/>
          <w:color w:val="000000" w:themeColor="text1"/>
          <w:sz w:val="24"/>
          <w:szCs w:val="24"/>
        </w:rPr>
      </w:pPr>
      <w:ins w:id="2551"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"http://wiki.eclipse.org/Eclipse4/RCP"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Eclipse 4 RCP Wiki </w:t>
        </w:r>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2552" w:author="Unknown"/>
          <w:rFonts w:ascii="Arial" w:eastAsia="Times New Roman" w:hAnsi="Arial" w:cs="Arial"/>
          <w:color w:val="000000" w:themeColor="text1"/>
          <w:sz w:val="24"/>
          <w:szCs w:val="24"/>
        </w:rPr>
      </w:pPr>
      <w:ins w:id="2553"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"http://wiki.eclipse.org/Eclipse4/RCP/FAQ"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Eclipse 4 RCP FAQ </w:t>
        </w:r>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2554" w:author="Unknown"/>
          <w:rFonts w:ascii="Arial" w:eastAsia="Times New Roman" w:hAnsi="Arial" w:cs="Arial"/>
          <w:color w:val="000000" w:themeColor="text1"/>
          <w:sz w:val="24"/>
          <w:szCs w:val="24"/>
        </w:rPr>
      </w:pPr>
      <w:ins w:id="2555"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"http://www.vogella.com/eclipse.html" \t "_top" </w:instrText>
        </w:r>
        <w:r w:rsidRPr="00ED215B">
          <w:rPr>
            <w:rFonts w:ascii="Arial" w:eastAsia="Times New Roman" w:hAnsi="Arial" w:cs="Arial"/>
            <w:color w:val="000000" w:themeColor="text1"/>
            <w:sz w:val="24"/>
            <w:szCs w:val="24"/>
          </w:rPr>
          <w:fldChar w:fldCharType="separate"/>
        </w:r>
        <w:proofErr w:type="spellStart"/>
        <w:proofErr w:type="gramStart"/>
        <w:r w:rsidRPr="00ED215B">
          <w:rPr>
            <w:rFonts w:ascii="Arial" w:eastAsia="Times New Roman" w:hAnsi="Arial" w:cs="Arial"/>
            <w:b/>
            <w:bCs/>
            <w:color w:val="000000" w:themeColor="text1"/>
            <w:sz w:val="24"/>
            <w:szCs w:val="24"/>
            <w:u w:val="single"/>
          </w:rPr>
          <w:t>vogella</w:t>
        </w:r>
        <w:proofErr w:type="spellEnd"/>
        <w:proofErr w:type="gramEnd"/>
        <w:r w:rsidRPr="00ED215B">
          <w:rPr>
            <w:rFonts w:ascii="Arial" w:eastAsia="Times New Roman" w:hAnsi="Arial" w:cs="Arial"/>
            <w:b/>
            <w:bCs/>
            <w:color w:val="000000" w:themeColor="text1"/>
            <w:sz w:val="24"/>
            <w:szCs w:val="24"/>
            <w:u w:val="single"/>
          </w:rPr>
          <w:t xml:space="preserve"> Eclipse Tutorials </w:t>
        </w:r>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2556" w:author="Unknown"/>
          <w:rFonts w:ascii="Arial" w:eastAsia="Times New Roman" w:hAnsi="Arial" w:cs="Arial"/>
          <w:color w:val="000000" w:themeColor="text1"/>
          <w:sz w:val="24"/>
          <w:szCs w:val="24"/>
        </w:rPr>
      </w:pPr>
      <w:ins w:id="2557"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"http://wiki.eclipse.org/Eclipse4/Tutorials"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Eclipse wiki with Eclipse 4 tutorials </w:t>
        </w:r>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2558" w:author="Unknown"/>
          <w:rFonts w:ascii="Arial" w:eastAsia="Times New Roman" w:hAnsi="Arial" w:cs="Arial"/>
          <w:color w:val="000000" w:themeColor="text1"/>
          <w:sz w:val="24"/>
          <w:szCs w:val="24"/>
        </w:rPr>
      </w:pPr>
      <w:ins w:id="2559"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"http://wiki.eclipse.org/Eclipse4/RCP/Dependency_Injection"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Eclipse 4 Dependency Injection Wiki </w:t>
        </w:r>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2560" w:author="Unknown"/>
          <w:rFonts w:ascii="Arial" w:eastAsia="Times New Roman" w:hAnsi="Arial" w:cs="Arial"/>
          <w:color w:val="000000" w:themeColor="text1"/>
          <w:sz w:val="24"/>
          <w:szCs w:val="24"/>
        </w:rPr>
      </w:pPr>
      <w:ins w:id="2561"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"http://wiki.eclipse.org/Eclipse4/RCP/Modeled_UI/Tags"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Eclipse 4 RCP Wiki for tags for the Application model </w:t>
        </w:r>
        <w:r w:rsidRPr="00ED215B">
          <w:rPr>
            <w:rFonts w:ascii="Arial" w:eastAsia="Times New Roman" w:hAnsi="Arial" w:cs="Arial"/>
            <w:color w:val="000000" w:themeColor="text1"/>
            <w:sz w:val="24"/>
            <w:szCs w:val="24"/>
          </w:rPr>
          <w:fldChar w:fldCharType="end"/>
        </w:r>
      </w:ins>
    </w:p>
    <w:p w:rsidR="00ED215B" w:rsidRPr="00ED215B" w:rsidRDefault="00ED215B" w:rsidP="00ED215B">
      <w:pPr>
        <w:shd w:val="clear" w:color="auto" w:fill="FFFFFF"/>
        <w:spacing w:before="100" w:beforeAutospacing="1" w:after="100" w:afterAutospacing="1" w:line="240" w:lineRule="auto"/>
        <w:ind w:left="150" w:right="150"/>
        <w:rPr>
          <w:ins w:id="2562" w:author="Unknown"/>
          <w:rFonts w:ascii="Arial" w:eastAsia="Times New Roman" w:hAnsi="Arial" w:cs="Arial"/>
          <w:color w:val="000000" w:themeColor="text1"/>
          <w:sz w:val="24"/>
          <w:szCs w:val="24"/>
        </w:rPr>
      </w:pPr>
      <w:ins w:id="2563" w:author="Unknown">
        <w:r w:rsidRPr="00ED215B">
          <w:rPr>
            <w:rFonts w:ascii="Arial" w:eastAsia="Times New Roman" w:hAnsi="Arial" w:cs="Arial"/>
            <w:color w:val="000000" w:themeColor="text1"/>
            <w:sz w:val="24"/>
            <w:szCs w:val="24"/>
          </w:rPr>
          <w:fldChar w:fldCharType="begin"/>
        </w:r>
        <w:r w:rsidRPr="00ED215B">
          <w:rPr>
            <w:rFonts w:ascii="Arial" w:eastAsia="Times New Roman" w:hAnsi="Arial" w:cs="Arial"/>
            <w:color w:val="000000" w:themeColor="text1"/>
            <w:sz w:val="24"/>
            <w:szCs w:val="24"/>
          </w:rPr>
          <w:instrText xml:space="preserve"> HYPERLINK "http://www.eclipse.org/eclipse/platform-releng/buildSchedule.html" \t "_top" </w:instrText>
        </w:r>
        <w:r w:rsidRPr="00ED215B">
          <w:rPr>
            <w:rFonts w:ascii="Arial" w:eastAsia="Times New Roman" w:hAnsi="Arial" w:cs="Arial"/>
            <w:color w:val="000000" w:themeColor="text1"/>
            <w:sz w:val="24"/>
            <w:szCs w:val="24"/>
          </w:rPr>
          <w:fldChar w:fldCharType="separate"/>
        </w:r>
        <w:r w:rsidRPr="00ED215B">
          <w:rPr>
            <w:rFonts w:ascii="Arial" w:eastAsia="Times New Roman" w:hAnsi="Arial" w:cs="Arial"/>
            <w:b/>
            <w:bCs/>
            <w:color w:val="000000" w:themeColor="text1"/>
            <w:sz w:val="24"/>
            <w:szCs w:val="24"/>
            <w:u w:val="single"/>
          </w:rPr>
          <w:t xml:space="preserve">Eclipse 4 Build Schedule </w:t>
        </w:r>
        <w:r w:rsidRPr="00ED215B">
          <w:rPr>
            <w:rFonts w:ascii="Arial" w:eastAsia="Times New Roman" w:hAnsi="Arial" w:cs="Arial"/>
            <w:color w:val="000000" w:themeColor="text1"/>
            <w:sz w:val="24"/>
            <w:szCs w:val="24"/>
          </w:rPr>
          <w:fldChar w:fldCharType="end"/>
        </w:r>
      </w:ins>
    </w:p>
    <w:p w:rsidR="00000000" w:rsidRPr="00ED215B" w:rsidRDefault="00ED215B">
      <w:pPr>
        <w:rPr>
          <w:color w:val="000000" w:themeColor="text1"/>
        </w:rPr>
      </w:pPr>
    </w:p>
    <w:sectPr w:rsidR="00000000" w:rsidRPr="00ED215B" w:rsidSect="00ED215B">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215B" w:rsidRDefault="00ED215B" w:rsidP="00ED215B">
      <w:pPr>
        <w:spacing w:after="0" w:line="240" w:lineRule="auto"/>
      </w:pPr>
      <w:r>
        <w:separator/>
      </w:r>
    </w:p>
  </w:endnote>
  <w:endnote w:type="continuationSeparator" w:id="1">
    <w:p w:rsidR="00ED215B" w:rsidRDefault="00ED215B" w:rsidP="00ED21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215B" w:rsidRDefault="00ED215B" w:rsidP="00ED215B">
      <w:pPr>
        <w:spacing w:after="0" w:line="240" w:lineRule="auto"/>
      </w:pPr>
      <w:r>
        <w:separator/>
      </w:r>
    </w:p>
  </w:footnote>
  <w:footnote w:type="continuationSeparator" w:id="1">
    <w:p w:rsidR="00ED215B" w:rsidRDefault="00ED215B" w:rsidP="00ED21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84EDA"/>
    <w:multiLevelType w:val="multilevel"/>
    <w:tmpl w:val="9ADC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B52773"/>
    <w:multiLevelType w:val="multilevel"/>
    <w:tmpl w:val="5506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F82CBC"/>
    <w:multiLevelType w:val="multilevel"/>
    <w:tmpl w:val="EC30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5006615"/>
    <w:multiLevelType w:val="multilevel"/>
    <w:tmpl w:val="0EEA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92C60B3"/>
    <w:multiLevelType w:val="multilevel"/>
    <w:tmpl w:val="1F02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65275E"/>
    <w:multiLevelType w:val="multilevel"/>
    <w:tmpl w:val="08A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12525C3"/>
    <w:multiLevelType w:val="multilevel"/>
    <w:tmpl w:val="CD28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CE144BA"/>
    <w:multiLevelType w:val="multilevel"/>
    <w:tmpl w:val="A774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FD321D9"/>
    <w:multiLevelType w:val="multilevel"/>
    <w:tmpl w:val="4552EA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8"/>
  </w:num>
  <w:num w:numId="2">
    <w:abstractNumId w:val="6"/>
  </w:num>
  <w:num w:numId="3">
    <w:abstractNumId w:val="7"/>
  </w:num>
  <w:num w:numId="4">
    <w:abstractNumId w:val="1"/>
  </w:num>
  <w:num w:numId="5">
    <w:abstractNumId w:val="5"/>
  </w:num>
  <w:num w:numId="6">
    <w:abstractNumId w:val="0"/>
  </w:num>
  <w:num w:numId="7">
    <w:abstractNumId w:val="3"/>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0"/>
    <w:footnote w:id="1"/>
  </w:footnotePr>
  <w:endnotePr>
    <w:endnote w:id="0"/>
    <w:endnote w:id="1"/>
  </w:endnotePr>
  <w:compat>
    <w:useFELayout/>
  </w:compat>
  <w:rsids>
    <w:rsidRoot w:val="00ED215B"/>
    <w:rsid w:val="00ED215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ED215B"/>
    <w:pPr>
      <w:spacing w:before="100" w:beforeAutospacing="1" w:after="100" w:afterAutospacing="1" w:line="240" w:lineRule="auto"/>
      <w:outlineLvl w:val="0"/>
    </w:pPr>
    <w:rPr>
      <w:rFonts w:ascii="Times New Roman" w:eastAsia="Times New Roman" w:hAnsi="Times New Roman" w:cs="Times New Roman"/>
      <w:b/>
      <w:bCs/>
      <w:color w:val="111111"/>
      <w:kern w:val="36"/>
      <w:sz w:val="48"/>
      <w:szCs w:val="48"/>
    </w:rPr>
  </w:style>
  <w:style w:type="paragraph" w:styleId="2">
    <w:name w:val="heading 2"/>
    <w:basedOn w:val="a"/>
    <w:link w:val="2Char"/>
    <w:uiPriority w:val="9"/>
    <w:qFormat/>
    <w:rsid w:val="00ED215B"/>
    <w:pPr>
      <w:spacing w:before="100" w:beforeAutospacing="1" w:after="100" w:afterAutospacing="1" w:line="240" w:lineRule="auto"/>
      <w:outlineLvl w:val="1"/>
    </w:pPr>
    <w:rPr>
      <w:rFonts w:ascii="Times New Roman" w:eastAsia="Times New Roman" w:hAnsi="Times New Roman" w:cs="Times New Roman"/>
      <w:b/>
      <w:bCs/>
      <w:color w:val="000000"/>
      <w:sz w:val="36"/>
      <w:szCs w:val="36"/>
    </w:rPr>
  </w:style>
  <w:style w:type="paragraph" w:styleId="3">
    <w:name w:val="heading 3"/>
    <w:basedOn w:val="a"/>
    <w:link w:val="3Char"/>
    <w:uiPriority w:val="9"/>
    <w:qFormat/>
    <w:rsid w:val="00ED215B"/>
    <w:pPr>
      <w:spacing w:before="100" w:beforeAutospacing="1" w:after="100" w:afterAutospacing="1" w:line="240" w:lineRule="auto"/>
      <w:outlineLvl w:val="2"/>
    </w:pPr>
    <w:rPr>
      <w:rFonts w:ascii="Times New Roman" w:eastAsia="Times New Roman" w:hAnsi="Times New Roman" w:cs="Times New Roman"/>
      <w:b/>
      <w:bCs/>
      <w:color w:val="00000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D215B"/>
    <w:pPr>
      <w:tabs>
        <w:tab w:val="center" w:pos="4680"/>
        <w:tab w:val="right" w:pos="9360"/>
      </w:tabs>
      <w:spacing w:after="0" w:line="240" w:lineRule="auto"/>
    </w:pPr>
  </w:style>
  <w:style w:type="character" w:customStyle="1" w:styleId="Char">
    <w:name w:val="页眉 Char"/>
    <w:basedOn w:val="a0"/>
    <w:link w:val="a3"/>
    <w:uiPriority w:val="99"/>
    <w:semiHidden/>
    <w:rsid w:val="00ED215B"/>
  </w:style>
  <w:style w:type="paragraph" w:styleId="a4">
    <w:name w:val="footer"/>
    <w:basedOn w:val="a"/>
    <w:link w:val="Char0"/>
    <w:uiPriority w:val="99"/>
    <w:semiHidden/>
    <w:unhideWhenUsed/>
    <w:rsid w:val="00ED215B"/>
    <w:pPr>
      <w:tabs>
        <w:tab w:val="center" w:pos="4680"/>
        <w:tab w:val="right" w:pos="9360"/>
      </w:tabs>
      <w:spacing w:after="0" w:line="240" w:lineRule="auto"/>
    </w:pPr>
  </w:style>
  <w:style w:type="character" w:customStyle="1" w:styleId="Char0">
    <w:name w:val="页脚 Char"/>
    <w:basedOn w:val="a0"/>
    <w:link w:val="a4"/>
    <w:uiPriority w:val="99"/>
    <w:semiHidden/>
    <w:rsid w:val="00ED215B"/>
  </w:style>
  <w:style w:type="character" w:customStyle="1" w:styleId="1Char">
    <w:name w:val="标题 1 Char"/>
    <w:basedOn w:val="a0"/>
    <w:link w:val="1"/>
    <w:uiPriority w:val="9"/>
    <w:rsid w:val="00ED215B"/>
    <w:rPr>
      <w:rFonts w:ascii="Times New Roman" w:eastAsia="Times New Roman" w:hAnsi="Times New Roman" w:cs="Times New Roman"/>
      <w:b/>
      <w:bCs/>
      <w:color w:val="111111"/>
      <w:kern w:val="36"/>
      <w:sz w:val="48"/>
      <w:szCs w:val="48"/>
    </w:rPr>
  </w:style>
  <w:style w:type="character" w:customStyle="1" w:styleId="2Char">
    <w:name w:val="标题 2 Char"/>
    <w:basedOn w:val="a0"/>
    <w:link w:val="2"/>
    <w:uiPriority w:val="9"/>
    <w:rsid w:val="00ED215B"/>
    <w:rPr>
      <w:rFonts w:ascii="Times New Roman" w:eastAsia="Times New Roman" w:hAnsi="Times New Roman" w:cs="Times New Roman"/>
      <w:b/>
      <w:bCs/>
      <w:color w:val="000000"/>
      <w:sz w:val="36"/>
      <w:szCs w:val="36"/>
    </w:rPr>
  </w:style>
  <w:style w:type="character" w:customStyle="1" w:styleId="3Char">
    <w:name w:val="标题 3 Char"/>
    <w:basedOn w:val="a0"/>
    <w:link w:val="3"/>
    <w:uiPriority w:val="9"/>
    <w:rsid w:val="00ED215B"/>
    <w:rPr>
      <w:rFonts w:ascii="Times New Roman" w:eastAsia="Times New Roman" w:hAnsi="Times New Roman" w:cs="Times New Roman"/>
      <w:b/>
      <w:bCs/>
      <w:color w:val="000000"/>
      <w:sz w:val="27"/>
      <w:szCs w:val="27"/>
    </w:rPr>
  </w:style>
  <w:style w:type="character" w:styleId="a5">
    <w:name w:val="Hyperlink"/>
    <w:basedOn w:val="a0"/>
    <w:uiPriority w:val="99"/>
    <w:semiHidden/>
    <w:unhideWhenUsed/>
    <w:rsid w:val="00ED215B"/>
    <w:rPr>
      <w:rFonts w:ascii="Arial" w:hAnsi="Arial" w:cs="Arial" w:hint="default"/>
      <w:color w:val="0000CC"/>
      <w:u w:val="single"/>
    </w:rPr>
  </w:style>
  <w:style w:type="character" w:styleId="a6">
    <w:name w:val="FollowedHyperlink"/>
    <w:basedOn w:val="a0"/>
    <w:uiPriority w:val="99"/>
    <w:semiHidden/>
    <w:unhideWhenUsed/>
    <w:rsid w:val="00ED215B"/>
    <w:rPr>
      <w:rFonts w:ascii="Arial" w:hAnsi="Arial" w:cs="Arial" w:hint="default"/>
      <w:color w:val="551A8B"/>
      <w:u w:val="single"/>
    </w:rPr>
  </w:style>
  <w:style w:type="paragraph" w:styleId="a7">
    <w:name w:val="Normal (Web)"/>
    <w:basedOn w:val="a"/>
    <w:uiPriority w:val="99"/>
    <w:unhideWhenUsed/>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article">
    <w:name w:val="article"/>
    <w:basedOn w:val="a"/>
    <w:rsid w:val="00ED215B"/>
    <w:pPr>
      <w:shd w:val="clear" w:color="auto" w:fill="FFFFFF"/>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book">
    <w:name w:val="book"/>
    <w:basedOn w:val="a"/>
    <w:rsid w:val="00ED215B"/>
    <w:pPr>
      <w:shd w:val="clear" w:color="auto" w:fill="FFFFFF"/>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mediaobject">
    <w:name w:val="mediaobject"/>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rowclassspan">
    <w:name w:val="row&gt;[class*=span]"/>
    <w:basedOn w:val="a"/>
    <w:rsid w:val="00ED215B"/>
    <w:pPr>
      <w:shd w:val="clear" w:color="auto" w:fill="F5F5F5"/>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rowclassbook1">
    <w:name w:val="row&gt;[class*=book1]"/>
    <w:basedOn w:val="a"/>
    <w:rsid w:val="00ED215B"/>
    <w:pPr>
      <w:shd w:val="clear" w:color="auto" w:fill="F5F5F5"/>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span5">
    <w:name w:val="span5"/>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span6">
    <w:name w:val="span6"/>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book1">
    <w:name w:val="book1"/>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sidebar">
    <w:name w:val="sidebar"/>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btn">
    <w:name w:val="btn"/>
    <w:basedOn w:val="a"/>
    <w:rsid w:val="00ED215B"/>
    <w:pPr>
      <w:pBdr>
        <w:top w:val="single" w:sz="6" w:space="4" w:color="CCCCCC"/>
        <w:left w:val="single" w:sz="6" w:space="11" w:color="CCCCCC"/>
        <w:bottom w:val="single" w:sz="6" w:space="5" w:color="BBBBBB"/>
        <w:right w:val="single" w:sz="6" w:space="11" w:color="CCCCCC"/>
      </w:pBdr>
      <w:shd w:val="clear" w:color="auto" w:fill="E6E6E6"/>
      <w:spacing w:before="100" w:beforeAutospacing="1" w:after="100" w:afterAutospacing="1" w:line="240" w:lineRule="auto"/>
      <w:ind w:left="150" w:right="150"/>
    </w:pPr>
    <w:rPr>
      <w:rFonts w:ascii="Times New Roman" w:eastAsia="Times New Roman" w:hAnsi="Times New Roman" w:cs="Times New Roman"/>
      <w:color w:val="333333"/>
      <w:sz w:val="20"/>
      <w:szCs w:val="20"/>
    </w:rPr>
  </w:style>
  <w:style w:type="paragraph" w:customStyle="1" w:styleId="btn2">
    <w:name w:val="btn2"/>
    <w:basedOn w:val="a"/>
    <w:rsid w:val="00ED215B"/>
    <w:pPr>
      <w:pBdr>
        <w:top w:val="single" w:sz="6" w:space="4" w:color="CCCCCC"/>
        <w:left w:val="single" w:sz="6" w:space="11" w:color="CCCCCC"/>
        <w:bottom w:val="single" w:sz="6" w:space="5" w:color="BBBBBB"/>
        <w:right w:val="single" w:sz="6" w:space="11" w:color="CCCCCC"/>
      </w:pBdr>
      <w:shd w:val="clear" w:color="auto" w:fill="E6E6E6"/>
      <w:spacing w:before="100" w:beforeAutospacing="1" w:after="100" w:afterAutospacing="1" w:line="240" w:lineRule="auto"/>
      <w:ind w:left="180" w:right="150"/>
      <w:jc w:val="center"/>
    </w:pPr>
    <w:rPr>
      <w:rFonts w:ascii="Times New Roman" w:eastAsia="Times New Roman" w:hAnsi="Times New Roman" w:cs="Times New Roman"/>
      <w:color w:val="333333"/>
      <w:sz w:val="24"/>
      <w:szCs w:val="24"/>
    </w:rPr>
  </w:style>
  <w:style w:type="paragraph" w:customStyle="1" w:styleId="span7">
    <w:name w:val="span7"/>
    <w:basedOn w:val="a"/>
    <w:rsid w:val="00ED215B"/>
    <w:pPr>
      <w:shd w:val="clear" w:color="auto" w:fill="F5F5F5"/>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code">
    <w:name w:val="code"/>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9"/>
      <w:szCs w:val="29"/>
    </w:rPr>
  </w:style>
  <w:style w:type="paragraph" w:customStyle="1" w:styleId="property">
    <w:name w:val="property"/>
    <w:basedOn w:val="a"/>
    <w:rsid w:val="00ED215B"/>
    <w:pPr>
      <w:spacing w:before="100" w:beforeAutospacing="1" w:after="100" w:afterAutospacing="1" w:line="240" w:lineRule="auto"/>
      <w:ind w:left="150" w:right="150"/>
    </w:pPr>
    <w:rPr>
      <w:rFonts w:ascii="Times New Roman" w:eastAsia="Times New Roman" w:hAnsi="Times New Roman" w:cs="Times New Roman"/>
      <w:i/>
      <w:iCs/>
      <w:color w:val="000000"/>
      <w:sz w:val="24"/>
      <w:szCs w:val="24"/>
    </w:rPr>
  </w:style>
  <w:style w:type="paragraph" w:customStyle="1" w:styleId="guilabel">
    <w:name w:val="guilabel"/>
    <w:basedOn w:val="a"/>
    <w:rsid w:val="00ED215B"/>
    <w:pPr>
      <w:spacing w:before="100" w:beforeAutospacing="1" w:after="100" w:afterAutospacing="1" w:line="240" w:lineRule="auto"/>
      <w:ind w:left="150" w:right="150"/>
    </w:pPr>
    <w:rPr>
      <w:rFonts w:ascii="Times New Roman" w:eastAsia="Times New Roman" w:hAnsi="Times New Roman" w:cs="Times New Roman"/>
      <w:i/>
      <w:iCs/>
      <w:color w:val="000000"/>
      <w:sz w:val="24"/>
      <w:szCs w:val="24"/>
    </w:rPr>
  </w:style>
  <w:style w:type="paragraph" w:customStyle="1" w:styleId="guibutton">
    <w:name w:val="guibutton"/>
    <w:basedOn w:val="a"/>
    <w:rsid w:val="00ED215B"/>
    <w:pPr>
      <w:spacing w:before="100" w:beforeAutospacing="1" w:after="100" w:afterAutospacing="1" w:line="240" w:lineRule="auto"/>
      <w:ind w:left="150" w:right="150"/>
    </w:pPr>
    <w:rPr>
      <w:rFonts w:ascii="Times New Roman" w:eastAsia="Times New Roman" w:hAnsi="Times New Roman" w:cs="Times New Roman"/>
      <w:i/>
      <w:iCs/>
      <w:color w:val="000000"/>
      <w:sz w:val="24"/>
      <w:szCs w:val="24"/>
    </w:rPr>
  </w:style>
  <w:style w:type="paragraph" w:customStyle="1" w:styleId="filename">
    <w:name w:val="filename"/>
    <w:basedOn w:val="a"/>
    <w:rsid w:val="00ED215B"/>
    <w:pPr>
      <w:spacing w:before="100" w:beforeAutospacing="1" w:after="100" w:afterAutospacing="1" w:line="240" w:lineRule="auto"/>
      <w:ind w:left="150" w:right="150"/>
    </w:pPr>
    <w:rPr>
      <w:rFonts w:ascii="Times New Roman" w:eastAsia="Times New Roman" w:hAnsi="Times New Roman" w:cs="Times New Roman"/>
      <w:i/>
      <w:iCs/>
      <w:color w:val="000000"/>
      <w:sz w:val="24"/>
      <w:szCs w:val="24"/>
    </w:rPr>
  </w:style>
  <w:style w:type="paragraph" w:customStyle="1" w:styleId="guimenu">
    <w:name w:val="guimenu"/>
    <w:basedOn w:val="a"/>
    <w:rsid w:val="00ED215B"/>
    <w:pPr>
      <w:spacing w:before="100" w:beforeAutospacing="1" w:after="100" w:afterAutospacing="1" w:line="240" w:lineRule="auto"/>
      <w:ind w:left="150" w:right="150"/>
    </w:pPr>
    <w:rPr>
      <w:rFonts w:ascii="Times New Roman" w:eastAsia="Times New Roman" w:hAnsi="Times New Roman" w:cs="Times New Roman"/>
      <w:i/>
      <w:iCs/>
      <w:color w:val="000000"/>
      <w:sz w:val="24"/>
      <w:szCs w:val="24"/>
    </w:rPr>
  </w:style>
  <w:style w:type="paragraph" w:customStyle="1" w:styleId="guisubmenu">
    <w:name w:val="guisubmenu"/>
    <w:basedOn w:val="a"/>
    <w:rsid w:val="00ED215B"/>
    <w:pPr>
      <w:spacing w:before="100" w:beforeAutospacing="1" w:after="100" w:afterAutospacing="1" w:line="240" w:lineRule="auto"/>
      <w:ind w:left="150" w:right="150"/>
    </w:pPr>
    <w:rPr>
      <w:rFonts w:ascii="Times New Roman" w:eastAsia="Times New Roman" w:hAnsi="Times New Roman" w:cs="Times New Roman"/>
      <w:i/>
      <w:iCs/>
      <w:color w:val="000000"/>
      <w:sz w:val="24"/>
      <w:szCs w:val="24"/>
    </w:rPr>
  </w:style>
  <w:style w:type="paragraph" w:customStyle="1" w:styleId="programlisting">
    <w:name w:val="programlisting"/>
    <w:basedOn w:val="a"/>
    <w:rsid w:val="00ED215B"/>
    <w:pPr>
      <w:pBdr>
        <w:top w:val="single" w:sz="6" w:space="12" w:color="BBBBBB"/>
        <w:left w:val="single" w:sz="6" w:space="12" w:color="BBBBBB"/>
        <w:bottom w:val="single" w:sz="6" w:space="12" w:color="BBBBBB"/>
        <w:right w:val="single" w:sz="6" w:space="12" w:color="BBBBBB"/>
      </w:pBdr>
      <w:shd w:val="clear" w:color="auto" w:fill="FFFFEE"/>
      <w:spacing w:before="150" w:after="150" w:line="300" w:lineRule="auto"/>
      <w:ind w:left="150" w:right="150"/>
    </w:pPr>
    <w:rPr>
      <w:rFonts w:ascii="Lucida Console" w:eastAsia="Times New Roman" w:hAnsi="Lucida Console" w:cs="Times New Roman"/>
      <w:color w:val="000000"/>
      <w:sz w:val="19"/>
      <w:szCs w:val="19"/>
    </w:rPr>
  </w:style>
  <w:style w:type="paragraph" w:customStyle="1" w:styleId="hl-keyword">
    <w:name w:val="hl-keyword"/>
    <w:basedOn w:val="a"/>
    <w:rsid w:val="00ED215B"/>
    <w:pPr>
      <w:spacing w:before="100" w:beforeAutospacing="1" w:after="100" w:afterAutospacing="1" w:line="240" w:lineRule="auto"/>
      <w:ind w:left="150" w:right="150"/>
    </w:pPr>
    <w:rPr>
      <w:rFonts w:ascii="Times New Roman" w:eastAsia="Times New Roman" w:hAnsi="Times New Roman" w:cs="Times New Roman"/>
      <w:b/>
      <w:bCs/>
      <w:color w:val="7F0055"/>
      <w:sz w:val="24"/>
      <w:szCs w:val="24"/>
    </w:rPr>
  </w:style>
  <w:style w:type="paragraph" w:customStyle="1" w:styleId="emphasis">
    <w:name w:val="emphasis"/>
    <w:basedOn w:val="a"/>
    <w:rsid w:val="00ED215B"/>
    <w:pPr>
      <w:spacing w:before="100" w:beforeAutospacing="1" w:after="100" w:afterAutospacing="1" w:line="240" w:lineRule="auto"/>
      <w:ind w:left="150" w:right="150"/>
    </w:pPr>
    <w:rPr>
      <w:rFonts w:ascii="Times New Roman" w:eastAsia="Times New Roman" w:hAnsi="Times New Roman" w:cs="Times New Roman"/>
      <w:b/>
      <w:bCs/>
      <w:color w:val="000000"/>
      <w:sz w:val="24"/>
      <w:szCs w:val="24"/>
    </w:rPr>
  </w:style>
  <w:style w:type="paragraph" w:customStyle="1" w:styleId="vogella-training">
    <w:name w:val="vogella-training"/>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twitt">
    <w:name w:val="twitt"/>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tip">
    <w:name w:val="tip"/>
    <w:basedOn w:val="a"/>
    <w:rsid w:val="00ED215B"/>
    <w:pPr>
      <w:pBdr>
        <w:top w:val="dashed" w:sz="6" w:space="6" w:color="808080"/>
        <w:left w:val="dashed" w:sz="6" w:space="6" w:color="808080"/>
        <w:bottom w:val="dashed" w:sz="6" w:space="6" w:color="808080"/>
        <w:right w:val="dashed" w:sz="6" w:space="6" w:color="808080"/>
      </w:pBd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releaseinfo">
    <w:name w:val="releaseinfo"/>
    <w:basedOn w:val="a"/>
    <w:rsid w:val="00ED215B"/>
    <w:pPr>
      <w:spacing w:before="100" w:beforeAutospacing="1" w:after="100" w:afterAutospacing="1" w:line="240" w:lineRule="auto"/>
      <w:ind w:left="150" w:right="150"/>
    </w:pPr>
    <w:rPr>
      <w:rFonts w:ascii="Arial" w:eastAsia="Times New Roman" w:hAnsi="Arial" w:cs="Arial"/>
      <w:color w:val="000000"/>
      <w:sz w:val="24"/>
      <w:szCs w:val="24"/>
    </w:rPr>
  </w:style>
  <w:style w:type="paragraph" w:customStyle="1" w:styleId="copyright">
    <w:name w:val="copyright"/>
    <w:basedOn w:val="a"/>
    <w:rsid w:val="00ED215B"/>
    <w:pPr>
      <w:spacing w:before="100" w:beforeAutospacing="1" w:after="100" w:afterAutospacing="1" w:line="240" w:lineRule="auto"/>
      <w:ind w:left="150" w:right="150"/>
    </w:pPr>
    <w:rPr>
      <w:rFonts w:ascii="Arial" w:eastAsia="Times New Roman" w:hAnsi="Arial" w:cs="Arial"/>
      <w:color w:val="000000"/>
      <w:sz w:val="24"/>
      <w:szCs w:val="24"/>
    </w:rPr>
  </w:style>
  <w:style w:type="paragraph" w:customStyle="1" w:styleId="pubdate">
    <w:name w:val="pubdate"/>
    <w:basedOn w:val="a"/>
    <w:rsid w:val="00ED215B"/>
    <w:pPr>
      <w:spacing w:before="100" w:beforeAutospacing="1" w:after="100" w:afterAutospacing="1" w:line="240" w:lineRule="auto"/>
      <w:ind w:left="150" w:right="150"/>
    </w:pPr>
    <w:rPr>
      <w:rFonts w:ascii="Arial" w:eastAsia="Times New Roman" w:hAnsi="Arial" w:cs="Arial"/>
      <w:color w:val="000000"/>
      <w:sz w:val="24"/>
      <w:szCs w:val="24"/>
    </w:rPr>
  </w:style>
  <w:style w:type="paragraph" w:customStyle="1" w:styleId="toc">
    <w:name w:val="toc"/>
    <w:basedOn w:val="a"/>
    <w:rsid w:val="00ED215B"/>
    <w:pPr>
      <w:pBdr>
        <w:top w:val="single" w:sz="6" w:space="15" w:color="E1E1E1"/>
        <w:left w:val="single" w:sz="6" w:space="15" w:color="E1E1E1"/>
        <w:bottom w:val="single" w:sz="6" w:space="15" w:color="E1E1E1"/>
        <w:right w:val="single" w:sz="6" w:space="15" w:color="E1E1E1"/>
      </w:pBdr>
      <w:shd w:val="clear" w:color="auto" w:fill="F1F1F1"/>
      <w:spacing w:before="100" w:beforeAutospacing="1" w:after="100" w:afterAutospacing="1" w:line="240" w:lineRule="auto"/>
      <w:ind w:left="150" w:right="150"/>
    </w:pPr>
    <w:rPr>
      <w:rFonts w:ascii="Times New Roman" w:eastAsia="Times New Roman" w:hAnsi="Times New Roman" w:cs="Times New Roman"/>
      <w:color w:val="000000"/>
    </w:rPr>
  </w:style>
  <w:style w:type="paragraph" w:customStyle="1" w:styleId="training-bg">
    <w:name w:val="training-bg"/>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btn-training">
    <w:name w:val="btn-training"/>
    <w:basedOn w:val="a"/>
    <w:rsid w:val="00ED215B"/>
    <w:pPr>
      <w:pBdr>
        <w:top w:val="single" w:sz="6" w:space="8" w:color="D1171E"/>
        <w:left w:val="single" w:sz="6" w:space="8" w:color="D1171E"/>
        <w:bottom w:val="single" w:sz="6" w:space="8" w:color="AD1419"/>
        <w:right w:val="single" w:sz="6" w:space="8" w:color="D1171E"/>
      </w:pBdr>
      <w:shd w:val="clear" w:color="auto" w:fill="FF3019"/>
      <w:spacing w:before="150" w:after="100" w:afterAutospacing="1" w:line="240" w:lineRule="auto"/>
      <w:ind w:left="150" w:right="150"/>
      <w:jc w:val="center"/>
    </w:pPr>
    <w:rPr>
      <w:rFonts w:ascii="Arial" w:eastAsia="Times New Roman" w:hAnsi="Arial" w:cs="Arial"/>
      <w:b/>
      <w:bCs/>
      <w:color w:val="FFFFFF"/>
      <w:sz w:val="24"/>
      <w:szCs w:val="24"/>
    </w:rPr>
  </w:style>
  <w:style w:type="paragraph" w:customStyle="1" w:styleId="well">
    <w:name w:val="well"/>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customStyle="1" w:styleId="well1">
    <w:name w:val="well1"/>
    <w:basedOn w:val="a"/>
    <w:rsid w:val="00ED215B"/>
    <w:pPr>
      <w:shd w:val="clear" w:color="auto" w:fill="F5F5F5"/>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paragraph" w:styleId="z-">
    <w:name w:val="HTML Top of Form"/>
    <w:basedOn w:val="a"/>
    <w:next w:val="a"/>
    <w:link w:val="z-Char"/>
    <w:hidden/>
    <w:uiPriority w:val="99"/>
    <w:semiHidden/>
    <w:unhideWhenUsed/>
    <w:rsid w:val="00ED215B"/>
    <w:pPr>
      <w:pBdr>
        <w:bottom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Char">
    <w:name w:val="z-窗体顶端 Char"/>
    <w:basedOn w:val="a0"/>
    <w:link w:val="z-"/>
    <w:uiPriority w:val="99"/>
    <w:semiHidden/>
    <w:rsid w:val="00ED215B"/>
    <w:rPr>
      <w:rFonts w:ascii="Arial" w:eastAsia="Times New Roman" w:hAnsi="Arial" w:cs="Arial"/>
      <w:vanish/>
      <w:color w:val="000000"/>
      <w:sz w:val="16"/>
      <w:szCs w:val="16"/>
    </w:rPr>
  </w:style>
  <w:style w:type="paragraph" w:styleId="z-0">
    <w:name w:val="HTML Bottom of Form"/>
    <w:basedOn w:val="a"/>
    <w:next w:val="a"/>
    <w:link w:val="z-Char0"/>
    <w:hidden/>
    <w:uiPriority w:val="99"/>
    <w:unhideWhenUsed/>
    <w:rsid w:val="00ED215B"/>
    <w:pPr>
      <w:pBdr>
        <w:top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Char0">
    <w:name w:val="z-窗体底端 Char"/>
    <w:basedOn w:val="a0"/>
    <w:link w:val="z-0"/>
    <w:uiPriority w:val="99"/>
    <w:rsid w:val="00ED215B"/>
    <w:rPr>
      <w:rFonts w:ascii="Arial" w:eastAsia="Times New Roman" w:hAnsi="Arial" w:cs="Arial"/>
      <w:vanish/>
      <w:color w:val="000000"/>
      <w:sz w:val="16"/>
      <w:szCs w:val="16"/>
    </w:rPr>
  </w:style>
  <w:style w:type="character" w:customStyle="1" w:styleId="firstname">
    <w:name w:val="firstname"/>
    <w:basedOn w:val="a0"/>
    <w:rsid w:val="00ED215B"/>
  </w:style>
  <w:style w:type="character" w:customStyle="1" w:styleId="surname">
    <w:name w:val="surname"/>
    <w:basedOn w:val="a0"/>
    <w:rsid w:val="00ED215B"/>
  </w:style>
  <w:style w:type="paragraph" w:customStyle="1" w:styleId="title">
    <w:name w:val="title"/>
    <w:basedOn w:val="a"/>
    <w:rsid w:val="00ED215B"/>
    <w:pPr>
      <w:spacing w:before="100" w:beforeAutospacing="1" w:after="100" w:afterAutospacing="1" w:line="240" w:lineRule="auto"/>
      <w:ind w:left="150" w:right="150"/>
    </w:pPr>
    <w:rPr>
      <w:rFonts w:ascii="Times New Roman" w:eastAsia="Times New Roman" w:hAnsi="Times New Roman" w:cs="Times New Roman"/>
      <w:color w:val="000000"/>
      <w:sz w:val="24"/>
      <w:szCs w:val="24"/>
    </w:rPr>
  </w:style>
  <w:style w:type="character" w:customStyle="1" w:styleId="section">
    <w:name w:val="section"/>
    <w:basedOn w:val="a0"/>
    <w:rsid w:val="00ED215B"/>
  </w:style>
  <w:style w:type="character" w:styleId="a8">
    <w:name w:val="Emphasis"/>
    <w:basedOn w:val="a0"/>
    <w:uiPriority w:val="20"/>
    <w:qFormat/>
    <w:rsid w:val="00ED215B"/>
    <w:rPr>
      <w:i/>
      <w:iCs/>
    </w:rPr>
  </w:style>
  <w:style w:type="character" w:styleId="HTML">
    <w:name w:val="HTML Code"/>
    <w:basedOn w:val="a0"/>
    <w:uiPriority w:val="99"/>
    <w:semiHidden/>
    <w:unhideWhenUsed/>
    <w:rsid w:val="00ED215B"/>
    <w:rPr>
      <w:rFonts w:ascii="Courier New" w:eastAsia="Times New Roman" w:hAnsi="Courier New" w:cs="Courier New"/>
      <w:sz w:val="20"/>
      <w:szCs w:val="20"/>
    </w:rPr>
  </w:style>
  <w:style w:type="character" w:customStyle="1" w:styleId="guilabel1">
    <w:name w:val="guilabel1"/>
    <w:basedOn w:val="a0"/>
    <w:rsid w:val="00ED215B"/>
    <w:rPr>
      <w:i/>
      <w:iCs/>
    </w:rPr>
  </w:style>
  <w:style w:type="character" w:customStyle="1" w:styleId="guimenu1">
    <w:name w:val="guimenu1"/>
    <w:basedOn w:val="a0"/>
    <w:rsid w:val="00ED215B"/>
    <w:rPr>
      <w:i/>
      <w:iCs/>
    </w:rPr>
  </w:style>
  <w:style w:type="character" w:customStyle="1" w:styleId="guisubmenu1">
    <w:name w:val="guisubmenu1"/>
    <w:basedOn w:val="a0"/>
    <w:rsid w:val="00ED215B"/>
    <w:rPr>
      <w:i/>
      <w:iCs/>
    </w:rPr>
  </w:style>
  <w:style w:type="paragraph" w:styleId="HTML0">
    <w:name w:val="HTML Preformatted"/>
    <w:basedOn w:val="a"/>
    <w:link w:val="HTMLChar"/>
    <w:uiPriority w:val="99"/>
    <w:semiHidden/>
    <w:unhideWhenUsed/>
    <w:rsid w:val="00ED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Char">
    <w:name w:val="HTML 预设格式 Char"/>
    <w:basedOn w:val="a0"/>
    <w:link w:val="HTML0"/>
    <w:uiPriority w:val="99"/>
    <w:semiHidden/>
    <w:rsid w:val="00ED215B"/>
    <w:rPr>
      <w:rFonts w:ascii="Courier New" w:eastAsia="Times New Roman" w:hAnsi="Courier New" w:cs="Courier New"/>
      <w:color w:val="000000"/>
      <w:sz w:val="20"/>
      <w:szCs w:val="20"/>
    </w:rPr>
  </w:style>
  <w:style w:type="character" w:customStyle="1" w:styleId="keycap">
    <w:name w:val="keycap"/>
    <w:basedOn w:val="a0"/>
    <w:rsid w:val="00ED215B"/>
  </w:style>
  <w:style w:type="character" w:styleId="a9">
    <w:name w:val="Strong"/>
    <w:basedOn w:val="a0"/>
    <w:uiPriority w:val="22"/>
    <w:qFormat/>
    <w:rsid w:val="00ED215B"/>
    <w:rPr>
      <w:b/>
      <w:bCs/>
    </w:rPr>
  </w:style>
  <w:style w:type="character" w:customStyle="1" w:styleId="hl-string">
    <w:name w:val="hl-string"/>
    <w:basedOn w:val="a0"/>
    <w:rsid w:val="00ED215B"/>
  </w:style>
  <w:style w:type="character" w:customStyle="1" w:styleId="guibutton1">
    <w:name w:val="guibutton1"/>
    <w:basedOn w:val="a0"/>
    <w:rsid w:val="00ED215B"/>
    <w:rPr>
      <w:i/>
      <w:iCs/>
    </w:rPr>
  </w:style>
  <w:style w:type="character" w:customStyle="1" w:styleId="hl-keyword1">
    <w:name w:val="hl-keyword1"/>
    <w:basedOn w:val="a0"/>
    <w:rsid w:val="00ED215B"/>
    <w:rPr>
      <w:b/>
      <w:bCs/>
      <w:color w:val="7F0055"/>
    </w:rPr>
  </w:style>
  <w:style w:type="character" w:customStyle="1" w:styleId="property1">
    <w:name w:val="property1"/>
    <w:basedOn w:val="a0"/>
    <w:rsid w:val="00ED215B"/>
    <w:rPr>
      <w:i/>
      <w:iCs/>
    </w:rPr>
  </w:style>
  <w:style w:type="character" w:customStyle="1" w:styleId="hl-annotation">
    <w:name w:val="hl-annotation"/>
    <w:basedOn w:val="a0"/>
    <w:rsid w:val="00ED215B"/>
  </w:style>
  <w:style w:type="character" w:customStyle="1" w:styleId="emphasis1">
    <w:name w:val="emphasis1"/>
    <w:basedOn w:val="a0"/>
    <w:rsid w:val="00ED215B"/>
    <w:rPr>
      <w:b/>
      <w:bCs/>
    </w:rPr>
  </w:style>
  <w:style w:type="character" w:customStyle="1" w:styleId="hl-number">
    <w:name w:val="hl-number"/>
    <w:basedOn w:val="a0"/>
    <w:rsid w:val="00ED215B"/>
  </w:style>
  <w:style w:type="paragraph" w:styleId="aa">
    <w:name w:val="Balloon Text"/>
    <w:basedOn w:val="a"/>
    <w:link w:val="Char1"/>
    <w:uiPriority w:val="99"/>
    <w:semiHidden/>
    <w:unhideWhenUsed/>
    <w:rsid w:val="00ED215B"/>
    <w:pPr>
      <w:spacing w:after="0" w:line="240" w:lineRule="auto"/>
    </w:pPr>
    <w:rPr>
      <w:rFonts w:ascii="Microsoft YaHei" w:eastAsia="Microsoft YaHei"/>
      <w:sz w:val="18"/>
      <w:szCs w:val="18"/>
    </w:rPr>
  </w:style>
  <w:style w:type="character" w:customStyle="1" w:styleId="Char1">
    <w:name w:val="批注框文本 Char"/>
    <w:basedOn w:val="a0"/>
    <w:link w:val="aa"/>
    <w:uiPriority w:val="99"/>
    <w:semiHidden/>
    <w:rsid w:val="00ED215B"/>
    <w:rPr>
      <w:rFonts w:ascii="Microsoft YaHei" w:eastAsia="Microsoft YaHei"/>
      <w:sz w:val="18"/>
      <w:szCs w:val="18"/>
    </w:rPr>
  </w:style>
</w:styles>
</file>

<file path=word/webSettings.xml><?xml version="1.0" encoding="utf-8"?>
<w:webSettings xmlns:r="http://schemas.openxmlformats.org/officeDocument/2006/relationships" xmlns:w="http://schemas.openxmlformats.org/wordprocessingml/2006/main">
  <w:divs>
    <w:div w:id="1215578214">
      <w:bodyDiv w:val="1"/>
      <w:marLeft w:val="0"/>
      <w:marRight w:val="0"/>
      <w:marTop w:val="0"/>
      <w:marBottom w:val="0"/>
      <w:divBdr>
        <w:top w:val="none" w:sz="0" w:space="0" w:color="auto"/>
        <w:left w:val="none" w:sz="0" w:space="0" w:color="auto"/>
        <w:bottom w:val="none" w:sz="0" w:space="0" w:color="auto"/>
        <w:right w:val="none" w:sz="0" w:space="0" w:color="auto"/>
      </w:divBdr>
      <w:divsChild>
        <w:div w:id="178661808">
          <w:marLeft w:val="0"/>
          <w:marRight w:val="0"/>
          <w:marTop w:val="0"/>
          <w:marBottom w:val="0"/>
          <w:divBdr>
            <w:top w:val="none" w:sz="0" w:space="0" w:color="auto"/>
            <w:left w:val="none" w:sz="0" w:space="0" w:color="auto"/>
            <w:bottom w:val="none" w:sz="0" w:space="0" w:color="auto"/>
            <w:right w:val="none" w:sz="0" w:space="0" w:color="auto"/>
          </w:divBdr>
          <w:divsChild>
            <w:div w:id="1067806837">
              <w:marLeft w:val="0"/>
              <w:marRight w:val="0"/>
              <w:marTop w:val="0"/>
              <w:marBottom w:val="0"/>
              <w:divBdr>
                <w:top w:val="none" w:sz="0" w:space="0" w:color="auto"/>
                <w:left w:val="none" w:sz="0" w:space="0" w:color="auto"/>
                <w:bottom w:val="none" w:sz="0" w:space="0" w:color="auto"/>
                <w:right w:val="none" w:sz="0" w:space="0" w:color="auto"/>
              </w:divBdr>
            </w:div>
            <w:div w:id="1630168572">
              <w:marLeft w:val="0"/>
              <w:marRight w:val="0"/>
              <w:marTop w:val="0"/>
              <w:marBottom w:val="0"/>
              <w:divBdr>
                <w:top w:val="none" w:sz="0" w:space="0" w:color="auto"/>
                <w:left w:val="none" w:sz="0" w:space="0" w:color="auto"/>
                <w:bottom w:val="none" w:sz="0" w:space="0" w:color="auto"/>
                <w:right w:val="none" w:sz="0" w:space="0" w:color="auto"/>
              </w:divBdr>
            </w:div>
          </w:divsChild>
        </w:div>
        <w:div w:id="1142387629">
          <w:marLeft w:val="0"/>
          <w:marRight w:val="0"/>
          <w:marTop w:val="0"/>
          <w:marBottom w:val="0"/>
          <w:divBdr>
            <w:top w:val="none" w:sz="0" w:space="0" w:color="auto"/>
            <w:left w:val="none" w:sz="0" w:space="0" w:color="auto"/>
            <w:bottom w:val="none" w:sz="0" w:space="0" w:color="auto"/>
            <w:right w:val="none" w:sz="0" w:space="0" w:color="auto"/>
          </w:divBdr>
          <w:divsChild>
            <w:div w:id="1616866830">
              <w:marLeft w:val="0"/>
              <w:marRight w:val="0"/>
              <w:marTop w:val="0"/>
              <w:marBottom w:val="0"/>
              <w:divBdr>
                <w:top w:val="none" w:sz="0" w:space="0" w:color="auto"/>
                <w:left w:val="none" w:sz="0" w:space="0" w:color="auto"/>
                <w:bottom w:val="none" w:sz="0" w:space="0" w:color="auto"/>
                <w:right w:val="none" w:sz="0" w:space="0" w:color="auto"/>
              </w:divBdr>
              <w:divsChild>
                <w:div w:id="1622683389">
                  <w:marLeft w:val="0"/>
                  <w:marRight w:val="0"/>
                  <w:marTop w:val="0"/>
                  <w:marBottom w:val="0"/>
                  <w:divBdr>
                    <w:top w:val="none" w:sz="0" w:space="0" w:color="auto"/>
                    <w:left w:val="none" w:sz="0" w:space="0" w:color="auto"/>
                    <w:bottom w:val="none" w:sz="0" w:space="0" w:color="auto"/>
                    <w:right w:val="none" w:sz="0" w:space="0" w:color="auto"/>
                  </w:divBdr>
                </w:div>
                <w:div w:id="11422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546">
          <w:marLeft w:val="0"/>
          <w:marRight w:val="0"/>
          <w:marTop w:val="0"/>
          <w:marBottom w:val="0"/>
          <w:divBdr>
            <w:top w:val="none" w:sz="0" w:space="0" w:color="auto"/>
            <w:left w:val="none" w:sz="0" w:space="0" w:color="auto"/>
            <w:bottom w:val="none" w:sz="0" w:space="0" w:color="auto"/>
            <w:right w:val="none" w:sz="0" w:space="0" w:color="auto"/>
          </w:divBdr>
          <w:divsChild>
            <w:div w:id="229848057">
              <w:marLeft w:val="0"/>
              <w:marRight w:val="0"/>
              <w:marTop w:val="0"/>
              <w:marBottom w:val="0"/>
              <w:divBdr>
                <w:top w:val="none" w:sz="0" w:space="0" w:color="auto"/>
                <w:left w:val="none" w:sz="0" w:space="0" w:color="auto"/>
                <w:bottom w:val="none" w:sz="0" w:space="0" w:color="auto"/>
                <w:right w:val="none" w:sz="0" w:space="0" w:color="auto"/>
              </w:divBdr>
              <w:divsChild>
                <w:div w:id="1300452843">
                  <w:marLeft w:val="0"/>
                  <w:marRight w:val="150"/>
                  <w:marTop w:val="0"/>
                  <w:marBottom w:val="0"/>
                  <w:divBdr>
                    <w:top w:val="none" w:sz="0" w:space="0" w:color="auto"/>
                    <w:left w:val="none" w:sz="0" w:space="0" w:color="auto"/>
                    <w:bottom w:val="none" w:sz="0" w:space="0" w:color="auto"/>
                    <w:right w:val="none" w:sz="0" w:space="0" w:color="auto"/>
                  </w:divBdr>
                </w:div>
                <w:div w:id="1193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3601">
          <w:marLeft w:val="0"/>
          <w:marRight w:val="0"/>
          <w:marTop w:val="0"/>
          <w:marBottom w:val="0"/>
          <w:divBdr>
            <w:top w:val="none" w:sz="0" w:space="0" w:color="auto"/>
            <w:left w:val="none" w:sz="0" w:space="0" w:color="auto"/>
            <w:bottom w:val="none" w:sz="0" w:space="0" w:color="auto"/>
            <w:right w:val="none" w:sz="0" w:space="0" w:color="auto"/>
          </w:divBdr>
          <w:divsChild>
            <w:div w:id="1769277520">
              <w:marLeft w:val="0"/>
              <w:marRight w:val="0"/>
              <w:marTop w:val="0"/>
              <w:marBottom w:val="0"/>
              <w:divBdr>
                <w:top w:val="none" w:sz="0" w:space="0" w:color="auto"/>
                <w:left w:val="none" w:sz="0" w:space="0" w:color="auto"/>
                <w:bottom w:val="none" w:sz="0" w:space="0" w:color="auto"/>
                <w:right w:val="none" w:sz="0" w:space="0" w:color="auto"/>
              </w:divBdr>
              <w:divsChild>
                <w:div w:id="311179564">
                  <w:marLeft w:val="0"/>
                  <w:marRight w:val="0"/>
                  <w:marTop w:val="0"/>
                  <w:marBottom w:val="0"/>
                  <w:divBdr>
                    <w:top w:val="none" w:sz="0" w:space="0" w:color="auto"/>
                    <w:left w:val="none" w:sz="0" w:space="0" w:color="auto"/>
                    <w:bottom w:val="none" w:sz="0" w:space="0" w:color="auto"/>
                    <w:right w:val="none" w:sz="0" w:space="0" w:color="auto"/>
                  </w:divBdr>
                  <w:divsChild>
                    <w:div w:id="1659266314">
                      <w:marLeft w:val="0"/>
                      <w:marRight w:val="0"/>
                      <w:marTop w:val="0"/>
                      <w:marBottom w:val="0"/>
                      <w:divBdr>
                        <w:top w:val="none" w:sz="0" w:space="0" w:color="auto"/>
                        <w:left w:val="none" w:sz="0" w:space="0" w:color="auto"/>
                        <w:bottom w:val="none" w:sz="0" w:space="0" w:color="auto"/>
                        <w:right w:val="none" w:sz="0" w:space="0" w:color="auto"/>
                      </w:divBdr>
                    </w:div>
                    <w:div w:id="1523515739">
                      <w:marLeft w:val="0"/>
                      <w:marRight w:val="0"/>
                      <w:marTop w:val="0"/>
                      <w:marBottom w:val="0"/>
                      <w:divBdr>
                        <w:top w:val="none" w:sz="0" w:space="0" w:color="auto"/>
                        <w:left w:val="none" w:sz="0" w:space="0" w:color="auto"/>
                        <w:bottom w:val="none" w:sz="0" w:space="0" w:color="auto"/>
                        <w:right w:val="none" w:sz="0" w:space="0" w:color="auto"/>
                      </w:divBdr>
                    </w:div>
                    <w:div w:id="989868083">
                      <w:marLeft w:val="0"/>
                      <w:marRight w:val="0"/>
                      <w:marTop w:val="0"/>
                      <w:marBottom w:val="0"/>
                      <w:divBdr>
                        <w:top w:val="none" w:sz="0" w:space="0" w:color="auto"/>
                        <w:left w:val="none" w:sz="0" w:space="0" w:color="auto"/>
                        <w:bottom w:val="none" w:sz="0" w:space="0" w:color="auto"/>
                        <w:right w:val="none" w:sz="0" w:space="0" w:color="auto"/>
                      </w:divBdr>
                      <w:divsChild>
                        <w:div w:id="335575086">
                          <w:marLeft w:val="0"/>
                          <w:marRight w:val="0"/>
                          <w:marTop w:val="0"/>
                          <w:marBottom w:val="0"/>
                          <w:divBdr>
                            <w:top w:val="none" w:sz="0" w:space="0" w:color="auto"/>
                            <w:left w:val="none" w:sz="0" w:space="0" w:color="auto"/>
                            <w:bottom w:val="none" w:sz="0" w:space="0" w:color="auto"/>
                            <w:right w:val="none" w:sz="0" w:space="0" w:color="auto"/>
                          </w:divBdr>
                        </w:div>
                      </w:divsChild>
                    </w:div>
                    <w:div w:id="721254111">
                      <w:marLeft w:val="0"/>
                      <w:marRight w:val="0"/>
                      <w:marTop w:val="0"/>
                      <w:marBottom w:val="0"/>
                      <w:divBdr>
                        <w:top w:val="none" w:sz="0" w:space="0" w:color="auto"/>
                        <w:left w:val="none" w:sz="0" w:space="0" w:color="auto"/>
                        <w:bottom w:val="none" w:sz="0" w:space="0" w:color="auto"/>
                        <w:right w:val="none" w:sz="0" w:space="0" w:color="auto"/>
                      </w:divBdr>
                    </w:div>
                    <w:div w:id="2082096145">
                      <w:marLeft w:val="0"/>
                      <w:marRight w:val="0"/>
                      <w:marTop w:val="0"/>
                      <w:marBottom w:val="0"/>
                      <w:divBdr>
                        <w:top w:val="none" w:sz="0" w:space="0" w:color="auto"/>
                        <w:left w:val="none" w:sz="0" w:space="0" w:color="auto"/>
                        <w:bottom w:val="none" w:sz="0" w:space="0" w:color="auto"/>
                        <w:right w:val="none" w:sz="0" w:space="0" w:color="auto"/>
                      </w:divBdr>
                    </w:div>
                    <w:div w:id="1667245154">
                      <w:marLeft w:val="0"/>
                      <w:marRight w:val="0"/>
                      <w:marTop w:val="0"/>
                      <w:marBottom w:val="0"/>
                      <w:divBdr>
                        <w:top w:val="none" w:sz="0" w:space="0" w:color="auto"/>
                        <w:left w:val="none" w:sz="0" w:space="0" w:color="auto"/>
                        <w:bottom w:val="none" w:sz="0" w:space="0" w:color="auto"/>
                        <w:right w:val="none" w:sz="0" w:space="0" w:color="auto"/>
                      </w:divBdr>
                    </w:div>
                    <w:div w:id="2096783396">
                      <w:marLeft w:val="0"/>
                      <w:marRight w:val="0"/>
                      <w:marTop w:val="0"/>
                      <w:marBottom w:val="0"/>
                      <w:divBdr>
                        <w:top w:val="none" w:sz="0" w:space="0" w:color="auto"/>
                        <w:left w:val="none" w:sz="0" w:space="0" w:color="auto"/>
                        <w:bottom w:val="none" w:sz="0" w:space="0" w:color="auto"/>
                        <w:right w:val="none" w:sz="0" w:space="0" w:color="auto"/>
                      </w:divBdr>
                      <w:divsChild>
                        <w:div w:id="1299341048">
                          <w:marLeft w:val="0"/>
                          <w:marRight w:val="0"/>
                          <w:marTop w:val="0"/>
                          <w:marBottom w:val="0"/>
                          <w:divBdr>
                            <w:top w:val="none" w:sz="0" w:space="0" w:color="auto"/>
                            <w:left w:val="none" w:sz="0" w:space="0" w:color="auto"/>
                            <w:bottom w:val="none" w:sz="0" w:space="0" w:color="auto"/>
                            <w:right w:val="none" w:sz="0" w:space="0" w:color="auto"/>
                          </w:divBdr>
                        </w:div>
                      </w:divsChild>
                    </w:div>
                    <w:div w:id="1867056766">
                      <w:marLeft w:val="0"/>
                      <w:marRight w:val="0"/>
                      <w:marTop w:val="0"/>
                      <w:marBottom w:val="0"/>
                      <w:divBdr>
                        <w:top w:val="none" w:sz="0" w:space="0" w:color="auto"/>
                        <w:left w:val="none" w:sz="0" w:space="0" w:color="auto"/>
                        <w:bottom w:val="none" w:sz="0" w:space="0" w:color="auto"/>
                        <w:right w:val="none" w:sz="0" w:space="0" w:color="auto"/>
                      </w:divBdr>
                      <w:divsChild>
                        <w:div w:id="19105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7664">
              <w:marLeft w:val="0"/>
              <w:marRight w:val="0"/>
              <w:marTop w:val="0"/>
              <w:marBottom w:val="0"/>
              <w:divBdr>
                <w:top w:val="single" w:sz="6" w:space="15" w:color="E1E1E1"/>
                <w:left w:val="single" w:sz="6" w:space="15" w:color="E1E1E1"/>
                <w:bottom w:val="single" w:sz="6" w:space="15" w:color="E1E1E1"/>
                <w:right w:val="single" w:sz="6" w:space="15" w:color="E1E1E1"/>
              </w:divBdr>
            </w:div>
            <w:div w:id="1036076311">
              <w:marLeft w:val="0"/>
              <w:marRight w:val="0"/>
              <w:marTop w:val="0"/>
              <w:marBottom w:val="0"/>
              <w:divBdr>
                <w:top w:val="none" w:sz="0" w:space="0" w:color="auto"/>
                <w:left w:val="none" w:sz="0" w:space="0" w:color="auto"/>
                <w:bottom w:val="none" w:sz="0" w:space="0" w:color="auto"/>
                <w:right w:val="none" w:sz="0" w:space="0" w:color="auto"/>
              </w:divBdr>
              <w:divsChild>
                <w:div w:id="1501846811">
                  <w:marLeft w:val="0"/>
                  <w:marRight w:val="0"/>
                  <w:marTop w:val="0"/>
                  <w:marBottom w:val="0"/>
                  <w:divBdr>
                    <w:top w:val="none" w:sz="0" w:space="0" w:color="auto"/>
                    <w:left w:val="none" w:sz="0" w:space="0" w:color="auto"/>
                    <w:bottom w:val="none" w:sz="0" w:space="0" w:color="auto"/>
                    <w:right w:val="none" w:sz="0" w:space="0" w:color="auto"/>
                  </w:divBdr>
                  <w:divsChild>
                    <w:div w:id="1618219779">
                      <w:marLeft w:val="0"/>
                      <w:marRight w:val="0"/>
                      <w:marTop w:val="0"/>
                      <w:marBottom w:val="0"/>
                      <w:divBdr>
                        <w:top w:val="none" w:sz="0" w:space="0" w:color="auto"/>
                        <w:left w:val="none" w:sz="0" w:space="0" w:color="auto"/>
                        <w:bottom w:val="none" w:sz="0" w:space="0" w:color="auto"/>
                        <w:right w:val="none" w:sz="0" w:space="0" w:color="auto"/>
                      </w:divBdr>
                      <w:divsChild>
                        <w:div w:id="8825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5832">
                  <w:marLeft w:val="0"/>
                  <w:marRight w:val="0"/>
                  <w:marTop w:val="0"/>
                  <w:marBottom w:val="0"/>
                  <w:divBdr>
                    <w:top w:val="none" w:sz="0" w:space="0" w:color="auto"/>
                    <w:left w:val="none" w:sz="0" w:space="0" w:color="auto"/>
                    <w:bottom w:val="none" w:sz="0" w:space="0" w:color="auto"/>
                    <w:right w:val="none" w:sz="0" w:space="0" w:color="auto"/>
                  </w:divBdr>
                  <w:divsChild>
                    <w:div w:id="1859151812">
                      <w:marLeft w:val="0"/>
                      <w:marRight w:val="0"/>
                      <w:marTop w:val="0"/>
                      <w:marBottom w:val="0"/>
                      <w:divBdr>
                        <w:top w:val="none" w:sz="0" w:space="0" w:color="auto"/>
                        <w:left w:val="none" w:sz="0" w:space="0" w:color="auto"/>
                        <w:bottom w:val="none" w:sz="0" w:space="0" w:color="auto"/>
                        <w:right w:val="none" w:sz="0" w:space="0" w:color="auto"/>
                      </w:divBdr>
                      <w:divsChild>
                        <w:div w:id="1352953079">
                          <w:marLeft w:val="0"/>
                          <w:marRight w:val="0"/>
                          <w:marTop w:val="0"/>
                          <w:marBottom w:val="0"/>
                          <w:divBdr>
                            <w:top w:val="none" w:sz="0" w:space="0" w:color="auto"/>
                            <w:left w:val="none" w:sz="0" w:space="0" w:color="auto"/>
                            <w:bottom w:val="none" w:sz="0" w:space="0" w:color="auto"/>
                            <w:right w:val="none" w:sz="0" w:space="0" w:color="auto"/>
                          </w:divBdr>
                          <w:divsChild>
                            <w:div w:id="19940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001">
                      <w:marLeft w:val="0"/>
                      <w:marRight w:val="0"/>
                      <w:marTop w:val="0"/>
                      <w:marBottom w:val="0"/>
                      <w:divBdr>
                        <w:top w:val="none" w:sz="0" w:space="0" w:color="auto"/>
                        <w:left w:val="none" w:sz="0" w:space="0" w:color="auto"/>
                        <w:bottom w:val="none" w:sz="0" w:space="0" w:color="auto"/>
                        <w:right w:val="none" w:sz="0" w:space="0" w:color="auto"/>
                      </w:divBdr>
                    </w:div>
                  </w:divsChild>
                </w:div>
                <w:div w:id="2030791640">
                  <w:marLeft w:val="0"/>
                  <w:marRight w:val="0"/>
                  <w:marTop w:val="0"/>
                  <w:marBottom w:val="0"/>
                  <w:divBdr>
                    <w:top w:val="none" w:sz="0" w:space="0" w:color="auto"/>
                    <w:left w:val="none" w:sz="0" w:space="0" w:color="auto"/>
                    <w:bottom w:val="none" w:sz="0" w:space="0" w:color="auto"/>
                    <w:right w:val="none" w:sz="0" w:space="0" w:color="auto"/>
                  </w:divBdr>
                  <w:divsChild>
                    <w:div w:id="1287350910">
                      <w:marLeft w:val="0"/>
                      <w:marRight w:val="0"/>
                      <w:marTop w:val="0"/>
                      <w:marBottom w:val="0"/>
                      <w:divBdr>
                        <w:top w:val="none" w:sz="0" w:space="0" w:color="auto"/>
                        <w:left w:val="none" w:sz="0" w:space="0" w:color="auto"/>
                        <w:bottom w:val="none" w:sz="0" w:space="0" w:color="auto"/>
                        <w:right w:val="none" w:sz="0" w:space="0" w:color="auto"/>
                      </w:divBdr>
                      <w:divsChild>
                        <w:div w:id="2035567707">
                          <w:marLeft w:val="0"/>
                          <w:marRight w:val="0"/>
                          <w:marTop w:val="0"/>
                          <w:marBottom w:val="0"/>
                          <w:divBdr>
                            <w:top w:val="none" w:sz="0" w:space="0" w:color="auto"/>
                            <w:left w:val="none" w:sz="0" w:space="0" w:color="auto"/>
                            <w:bottom w:val="none" w:sz="0" w:space="0" w:color="auto"/>
                            <w:right w:val="none" w:sz="0" w:space="0" w:color="auto"/>
                          </w:divBdr>
                          <w:divsChild>
                            <w:div w:id="1348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9374">
                  <w:marLeft w:val="0"/>
                  <w:marRight w:val="0"/>
                  <w:marTop w:val="0"/>
                  <w:marBottom w:val="0"/>
                  <w:divBdr>
                    <w:top w:val="none" w:sz="0" w:space="0" w:color="auto"/>
                    <w:left w:val="none" w:sz="0" w:space="0" w:color="auto"/>
                    <w:bottom w:val="none" w:sz="0" w:space="0" w:color="auto"/>
                    <w:right w:val="none" w:sz="0" w:space="0" w:color="auto"/>
                  </w:divBdr>
                  <w:divsChild>
                    <w:div w:id="600793956">
                      <w:marLeft w:val="0"/>
                      <w:marRight w:val="0"/>
                      <w:marTop w:val="0"/>
                      <w:marBottom w:val="0"/>
                      <w:divBdr>
                        <w:top w:val="none" w:sz="0" w:space="0" w:color="auto"/>
                        <w:left w:val="none" w:sz="0" w:space="0" w:color="auto"/>
                        <w:bottom w:val="none" w:sz="0" w:space="0" w:color="auto"/>
                        <w:right w:val="none" w:sz="0" w:space="0" w:color="auto"/>
                      </w:divBdr>
                      <w:divsChild>
                        <w:div w:id="146288397">
                          <w:marLeft w:val="0"/>
                          <w:marRight w:val="0"/>
                          <w:marTop w:val="0"/>
                          <w:marBottom w:val="0"/>
                          <w:divBdr>
                            <w:top w:val="none" w:sz="0" w:space="0" w:color="auto"/>
                            <w:left w:val="none" w:sz="0" w:space="0" w:color="auto"/>
                            <w:bottom w:val="none" w:sz="0" w:space="0" w:color="auto"/>
                            <w:right w:val="none" w:sz="0" w:space="0" w:color="auto"/>
                          </w:divBdr>
                          <w:divsChild>
                            <w:div w:id="15916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4835">
                  <w:marLeft w:val="0"/>
                  <w:marRight w:val="0"/>
                  <w:marTop w:val="0"/>
                  <w:marBottom w:val="0"/>
                  <w:divBdr>
                    <w:top w:val="none" w:sz="0" w:space="0" w:color="auto"/>
                    <w:left w:val="none" w:sz="0" w:space="0" w:color="auto"/>
                    <w:bottom w:val="none" w:sz="0" w:space="0" w:color="auto"/>
                    <w:right w:val="none" w:sz="0" w:space="0" w:color="auto"/>
                  </w:divBdr>
                  <w:divsChild>
                    <w:div w:id="620501897">
                      <w:marLeft w:val="0"/>
                      <w:marRight w:val="0"/>
                      <w:marTop w:val="0"/>
                      <w:marBottom w:val="0"/>
                      <w:divBdr>
                        <w:top w:val="none" w:sz="0" w:space="0" w:color="auto"/>
                        <w:left w:val="none" w:sz="0" w:space="0" w:color="auto"/>
                        <w:bottom w:val="none" w:sz="0" w:space="0" w:color="auto"/>
                        <w:right w:val="none" w:sz="0" w:space="0" w:color="auto"/>
                      </w:divBdr>
                      <w:divsChild>
                        <w:div w:id="180779187">
                          <w:marLeft w:val="0"/>
                          <w:marRight w:val="0"/>
                          <w:marTop w:val="0"/>
                          <w:marBottom w:val="0"/>
                          <w:divBdr>
                            <w:top w:val="none" w:sz="0" w:space="0" w:color="auto"/>
                            <w:left w:val="none" w:sz="0" w:space="0" w:color="auto"/>
                            <w:bottom w:val="none" w:sz="0" w:space="0" w:color="auto"/>
                            <w:right w:val="none" w:sz="0" w:space="0" w:color="auto"/>
                          </w:divBdr>
                          <w:divsChild>
                            <w:div w:id="10533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604983">
              <w:marLeft w:val="0"/>
              <w:marRight w:val="0"/>
              <w:marTop w:val="0"/>
              <w:marBottom w:val="0"/>
              <w:divBdr>
                <w:top w:val="none" w:sz="0" w:space="0" w:color="auto"/>
                <w:left w:val="none" w:sz="0" w:space="0" w:color="auto"/>
                <w:bottom w:val="none" w:sz="0" w:space="0" w:color="auto"/>
                <w:right w:val="none" w:sz="0" w:space="0" w:color="auto"/>
              </w:divBdr>
              <w:divsChild>
                <w:div w:id="573783812">
                  <w:marLeft w:val="0"/>
                  <w:marRight w:val="0"/>
                  <w:marTop w:val="0"/>
                  <w:marBottom w:val="0"/>
                  <w:divBdr>
                    <w:top w:val="none" w:sz="0" w:space="0" w:color="auto"/>
                    <w:left w:val="none" w:sz="0" w:space="0" w:color="auto"/>
                    <w:bottom w:val="none" w:sz="0" w:space="0" w:color="auto"/>
                    <w:right w:val="none" w:sz="0" w:space="0" w:color="auto"/>
                  </w:divBdr>
                  <w:divsChild>
                    <w:div w:id="928926813">
                      <w:marLeft w:val="0"/>
                      <w:marRight w:val="0"/>
                      <w:marTop w:val="0"/>
                      <w:marBottom w:val="0"/>
                      <w:divBdr>
                        <w:top w:val="none" w:sz="0" w:space="0" w:color="auto"/>
                        <w:left w:val="none" w:sz="0" w:space="0" w:color="auto"/>
                        <w:bottom w:val="none" w:sz="0" w:space="0" w:color="auto"/>
                        <w:right w:val="none" w:sz="0" w:space="0" w:color="auto"/>
                      </w:divBdr>
                      <w:divsChild>
                        <w:div w:id="8519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8207">
                  <w:marLeft w:val="0"/>
                  <w:marRight w:val="0"/>
                  <w:marTop w:val="0"/>
                  <w:marBottom w:val="0"/>
                  <w:divBdr>
                    <w:top w:val="none" w:sz="0" w:space="0" w:color="auto"/>
                    <w:left w:val="none" w:sz="0" w:space="0" w:color="auto"/>
                    <w:bottom w:val="none" w:sz="0" w:space="0" w:color="auto"/>
                    <w:right w:val="none" w:sz="0" w:space="0" w:color="auto"/>
                  </w:divBdr>
                  <w:divsChild>
                    <w:div w:id="1505825547">
                      <w:marLeft w:val="0"/>
                      <w:marRight w:val="0"/>
                      <w:marTop w:val="0"/>
                      <w:marBottom w:val="0"/>
                      <w:divBdr>
                        <w:top w:val="none" w:sz="0" w:space="0" w:color="auto"/>
                        <w:left w:val="none" w:sz="0" w:space="0" w:color="auto"/>
                        <w:bottom w:val="none" w:sz="0" w:space="0" w:color="auto"/>
                        <w:right w:val="none" w:sz="0" w:space="0" w:color="auto"/>
                      </w:divBdr>
                      <w:divsChild>
                        <w:div w:id="485897826">
                          <w:marLeft w:val="0"/>
                          <w:marRight w:val="0"/>
                          <w:marTop w:val="0"/>
                          <w:marBottom w:val="0"/>
                          <w:divBdr>
                            <w:top w:val="none" w:sz="0" w:space="0" w:color="auto"/>
                            <w:left w:val="none" w:sz="0" w:space="0" w:color="auto"/>
                            <w:bottom w:val="none" w:sz="0" w:space="0" w:color="auto"/>
                            <w:right w:val="none" w:sz="0" w:space="0" w:color="auto"/>
                          </w:divBdr>
                          <w:divsChild>
                            <w:div w:id="5937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2338">
                      <w:marLeft w:val="0"/>
                      <w:marRight w:val="0"/>
                      <w:marTop w:val="0"/>
                      <w:marBottom w:val="0"/>
                      <w:divBdr>
                        <w:top w:val="none" w:sz="0" w:space="0" w:color="auto"/>
                        <w:left w:val="none" w:sz="0" w:space="0" w:color="auto"/>
                        <w:bottom w:val="none" w:sz="0" w:space="0" w:color="auto"/>
                        <w:right w:val="none" w:sz="0" w:space="0" w:color="auto"/>
                      </w:divBdr>
                    </w:div>
                    <w:div w:id="689141403">
                      <w:marLeft w:val="0"/>
                      <w:marRight w:val="0"/>
                      <w:marTop w:val="0"/>
                      <w:marBottom w:val="0"/>
                      <w:divBdr>
                        <w:top w:val="none" w:sz="0" w:space="0" w:color="auto"/>
                        <w:left w:val="none" w:sz="0" w:space="0" w:color="auto"/>
                        <w:bottom w:val="none" w:sz="0" w:space="0" w:color="auto"/>
                        <w:right w:val="none" w:sz="0" w:space="0" w:color="auto"/>
                      </w:divBdr>
                    </w:div>
                  </w:divsChild>
                </w:div>
                <w:div w:id="1720476831">
                  <w:marLeft w:val="0"/>
                  <w:marRight w:val="0"/>
                  <w:marTop w:val="0"/>
                  <w:marBottom w:val="0"/>
                  <w:divBdr>
                    <w:top w:val="none" w:sz="0" w:space="0" w:color="auto"/>
                    <w:left w:val="none" w:sz="0" w:space="0" w:color="auto"/>
                    <w:bottom w:val="none" w:sz="0" w:space="0" w:color="auto"/>
                    <w:right w:val="none" w:sz="0" w:space="0" w:color="auto"/>
                  </w:divBdr>
                  <w:divsChild>
                    <w:div w:id="385958112">
                      <w:marLeft w:val="0"/>
                      <w:marRight w:val="0"/>
                      <w:marTop w:val="0"/>
                      <w:marBottom w:val="0"/>
                      <w:divBdr>
                        <w:top w:val="none" w:sz="0" w:space="0" w:color="auto"/>
                        <w:left w:val="none" w:sz="0" w:space="0" w:color="auto"/>
                        <w:bottom w:val="none" w:sz="0" w:space="0" w:color="auto"/>
                        <w:right w:val="none" w:sz="0" w:space="0" w:color="auto"/>
                      </w:divBdr>
                      <w:divsChild>
                        <w:div w:id="234826422">
                          <w:marLeft w:val="0"/>
                          <w:marRight w:val="0"/>
                          <w:marTop w:val="0"/>
                          <w:marBottom w:val="0"/>
                          <w:divBdr>
                            <w:top w:val="none" w:sz="0" w:space="0" w:color="auto"/>
                            <w:left w:val="none" w:sz="0" w:space="0" w:color="auto"/>
                            <w:bottom w:val="none" w:sz="0" w:space="0" w:color="auto"/>
                            <w:right w:val="none" w:sz="0" w:space="0" w:color="auto"/>
                          </w:divBdr>
                          <w:divsChild>
                            <w:div w:id="14294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442">
                  <w:marLeft w:val="0"/>
                  <w:marRight w:val="0"/>
                  <w:marTop w:val="0"/>
                  <w:marBottom w:val="0"/>
                  <w:divBdr>
                    <w:top w:val="none" w:sz="0" w:space="0" w:color="auto"/>
                    <w:left w:val="none" w:sz="0" w:space="0" w:color="auto"/>
                    <w:bottom w:val="none" w:sz="0" w:space="0" w:color="auto"/>
                    <w:right w:val="none" w:sz="0" w:space="0" w:color="auto"/>
                  </w:divBdr>
                  <w:divsChild>
                    <w:div w:id="1905751027">
                      <w:marLeft w:val="0"/>
                      <w:marRight w:val="0"/>
                      <w:marTop w:val="0"/>
                      <w:marBottom w:val="0"/>
                      <w:divBdr>
                        <w:top w:val="none" w:sz="0" w:space="0" w:color="auto"/>
                        <w:left w:val="none" w:sz="0" w:space="0" w:color="auto"/>
                        <w:bottom w:val="none" w:sz="0" w:space="0" w:color="auto"/>
                        <w:right w:val="none" w:sz="0" w:space="0" w:color="auto"/>
                      </w:divBdr>
                      <w:divsChild>
                        <w:div w:id="1015115336">
                          <w:marLeft w:val="0"/>
                          <w:marRight w:val="0"/>
                          <w:marTop w:val="0"/>
                          <w:marBottom w:val="0"/>
                          <w:divBdr>
                            <w:top w:val="none" w:sz="0" w:space="0" w:color="auto"/>
                            <w:left w:val="none" w:sz="0" w:space="0" w:color="auto"/>
                            <w:bottom w:val="none" w:sz="0" w:space="0" w:color="auto"/>
                            <w:right w:val="none" w:sz="0" w:space="0" w:color="auto"/>
                          </w:divBdr>
                          <w:divsChild>
                            <w:div w:id="12491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5908">
              <w:marLeft w:val="0"/>
              <w:marRight w:val="0"/>
              <w:marTop w:val="0"/>
              <w:marBottom w:val="0"/>
              <w:divBdr>
                <w:top w:val="none" w:sz="0" w:space="0" w:color="auto"/>
                <w:left w:val="none" w:sz="0" w:space="0" w:color="auto"/>
                <w:bottom w:val="none" w:sz="0" w:space="0" w:color="auto"/>
                <w:right w:val="none" w:sz="0" w:space="0" w:color="auto"/>
              </w:divBdr>
              <w:divsChild>
                <w:div w:id="1169326043">
                  <w:marLeft w:val="0"/>
                  <w:marRight w:val="0"/>
                  <w:marTop w:val="0"/>
                  <w:marBottom w:val="0"/>
                  <w:divBdr>
                    <w:top w:val="none" w:sz="0" w:space="0" w:color="auto"/>
                    <w:left w:val="none" w:sz="0" w:space="0" w:color="auto"/>
                    <w:bottom w:val="none" w:sz="0" w:space="0" w:color="auto"/>
                    <w:right w:val="none" w:sz="0" w:space="0" w:color="auto"/>
                  </w:divBdr>
                  <w:divsChild>
                    <w:div w:id="576742409">
                      <w:marLeft w:val="0"/>
                      <w:marRight w:val="0"/>
                      <w:marTop w:val="0"/>
                      <w:marBottom w:val="0"/>
                      <w:divBdr>
                        <w:top w:val="none" w:sz="0" w:space="0" w:color="auto"/>
                        <w:left w:val="none" w:sz="0" w:space="0" w:color="auto"/>
                        <w:bottom w:val="none" w:sz="0" w:space="0" w:color="auto"/>
                        <w:right w:val="none" w:sz="0" w:space="0" w:color="auto"/>
                      </w:divBdr>
                      <w:divsChild>
                        <w:div w:id="1333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62270">
                  <w:marLeft w:val="0"/>
                  <w:marRight w:val="0"/>
                  <w:marTop w:val="0"/>
                  <w:marBottom w:val="0"/>
                  <w:divBdr>
                    <w:top w:val="none" w:sz="0" w:space="0" w:color="auto"/>
                    <w:left w:val="none" w:sz="0" w:space="0" w:color="auto"/>
                    <w:bottom w:val="none" w:sz="0" w:space="0" w:color="auto"/>
                    <w:right w:val="none" w:sz="0" w:space="0" w:color="auto"/>
                  </w:divBdr>
                  <w:divsChild>
                    <w:div w:id="1699548650">
                      <w:marLeft w:val="0"/>
                      <w:marRight w:val="0"/>
                      <w:marTop w:val="0"/>
                      <w:marBottom w:val="0"/>
                      <w:divBdr>
                        <w:top w:val="none" w:sz="0" w:space="0" w:color="auto"/>
                        <w:left w:val="none" w:sz="0" w:space="0" w:color="auto"/>
                        <w:bottom w:val="none" w:sz="0" w:space="0" w:color="auto"/>
                        <w:right w:val="none" w:sz="0" w:space="0" w:color="auto"/>
                      </w:divBdr>
                      <w:divsChild>
                        <w:div w:id="288320465">
                          <w:marLeft w:val="0"/>
                          <w:marRight w:val="0"/>
                          <w:marTop w:val="0"/>
                          <w:marBottom w:val="0"/>
                          <w:divBdr>
                            <w:top w:val="none" w:sz="0" w:space="0" w:color="auto"/>
                            <w:left w:val="none" w:sz="0" w:space="0" w:color="auto"/>
                            <w:bottom w:val="none" w:sz="0" w:space="0" w:color="auto"/>
                            <w:right w:val="none" w:sz="0" w:space="0" w:color="auto"/>
                          </w:divBdr>
                          <w:divsChild>
                            <w:div w:id="7256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3049">
                  <w:marLeft w:val="0"/>
                  <w:marRight w:val="0"/>
                  <w:marTop w:val="0"/>
                  <w:marBottom w:val="0"/>
                  <w:divBdr>
                    <w:top w:val="none" w:sz="0" w:space="0" w:color="auto"/>
                    <w:left w:val="none" w:sz="0" w:space="0" w:color="auto"/>
                    <w:bottom w:val="none" w:sz="0" w:space="0" w:color="auto"/>
                    <w:right w:val="none" w:sz="0" w:space="0" w:color="auto"/>
                  </w:divBdr>
                  <w:divsChild>
                    <w:div w:id="779757840">
                      <w:marLeft w:val="0"/>
                      <w:marRight w:val="0"/>
                      <w:marTop w:val="0"/>
                      <w:marBottom w:val="0"/>
                      <w:divBdr>
                        <w:top w:val="none" w:sz="0" w:space="0" w:color="auto"/>
                        <w:left w:val="none" w:sz="0" w:space="0" w:color="auto"/>
                        <w:bottom w:val="none" w:sz="0" w:space="0" w:color="auto"/>
                        <w:right w:val="none" w:sz="0" w:space="0" w:color="auto"/>
                      </w:divBdr>
                      <w:divsChild>
                        <w:div w:id="1449813701">
                          <w:marLeft w:val="0"/>
                          <w:marRight w:val="0"/>
                          <w:marTop w:val="0"/>
                          <w:marBottom w:val="0"/>
                          <w:divBdr>
                            <w:top w:val="none" w:sz="0" w:space="0" w:color="auto"/>
                            <w:left w:val="none" w:sz="0" w:space="0" w:color="auto"/>
                            <w:bottom w:val="none" w:sz="0" w:space="0" w:color="auto"/>
                            <w:right w:val="none" w:sz="0" w:space="0" w:color="auto"/>
                          </w:divBdr>
                          <w:divsChild>
                            <w:div w:id="13626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7555">
                      <w:marLeft w:val="0"/>
                      <w:marRight w:val="0"/>
                      <w:marTop w:val="0"/>
                      <w:marBottom w:val="0"/>
                      <w:divBdr>
                        <w:top w:val="none" w:sz="0" w:space="0" w:color="auto"/>
                        <w:left w:val="none" w:sz="0" w:space="0" w:color="auto"/>
                        <w:bottom w:val="none" w:sz="0" w:space="0" w:color="auto"/>
                        <w:right w:val="none" w:sz="0" w:space="0" w:color="auto"/>
                      </w:divBdr>
                    </w:div>
                  </w:divsChild>
                </w:div>
                <w:div w:id="2076007984">
                  <w:marLeft w:val="0"/>
                  <w:marRight w:val="0"/>
                  <w:marTop w:val="0"/>
                  <w:marBottom w:val="0"/>
                  <w:divBdr>
                    <w:top w:val="none" w:sz="0" w:space="0" w:color="auto"/>
                    <w:left w:val="none" w:sz="0" w:space="0" w:color="auto"/>
                    <w:bottom w:val="none" w:sz="0" w:space="0" w:color="auto"/>
                    <w:right w:val="none" w:sz="0" w:space="0" w:color="auto"/>
                  </w:divBdr>
                  <w:divsChild>
                    <w:div w:id="79839039">
                      <w:marLeft w:val="0"/>
                      <w:marRight w:val="0"/>
                      <w:marTop w:val="0"/>
                      <w:marBottom w:val="0"/>
                      <w:divBdr>
                        <w:top w:val="none" w:sz="0" w:space="0" w:color="auto"/>
                        <w:left w:val="none" w:sz="0" w:space="0" w:color="auto"/>
                        <w:bottom w:val="none" w:sz="0" w:space="0" w:color="auto"/>
                        <w:right w:val="none" w:sz="0" w:space="0" w:color="auto"/>
                      </w:divBdr>
                      <w:divsChild>
                        <w:div w:id="1177501350">
                          <w:marLeft w:val="0"/>
                          <w:marRight w:val="0"/>
                          <w:marTop w:val="0"/>
                          <w:marBottom w:val="0"/>
                          <w:divBdr>
                            <w:top w:val="none" w:sz="0" w:space="0" w:color="auto"/>
                            <w:left w:val="none" w:sz="0" w:space="0" w:color="auto"/>
                            <w:bottom w:val="none" w:sz="0" w:space="0" w:color="auto"/>
                            <w:right w:val="none" w:sz="0" w:space="0" w:color="auto"/>
                          </w:divBdr>
                          <w:divsChild>
                            <w:div w:id="8498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877">
              <w:marLeft w:val="0"/>
              <w:marRight w:val="0"/>
              <w:marTop w:val="0"/>
              <w:marBottom w:val="0"/>
              <w:divBdr>
                <w:top w:val="none" w:sz="0" w:space="0" w:color="auto"/>
                <w:left w:val="none" w:sz="0" w:space="0" w:color="auto"/>
                <w:bottom w:val="none" w:sz="0" w:space="0" w:color="auto"/>
                <w:right w:val="none" w:sz="0" w:space="0" w:color="auto"/>
              </w:divBdr>
              <w:divsChild>
                <w:div w:id="30958668">
                  <w:marLeft w:val="0"/>
                  <w:marRight w:val="0"/>
                  <w:marTop w:val="0"/>
                  <w:marBottom w:val="0"/>
                  <w:divBdr>
                    <w:top w:val="none" w:sz="0" w:space="0" w:color="auto"/>
                    <w:left w:val="none" w:sz="0" w:space="0" w:color="auto"/>
                    <w:bottom w:val="none" w:sz="0" w:space="0" w:color="auto"/>
                    <w:right w:val="none" w:sz="0" w:space="0" w:color="auto"/>
                  </w:divBdr>
                  <w:divsChild>
                    <w:div w:id="456220895">
                      <w:marLeft w:val="0"/>
                      <w:marRight w:val="0"/>
                      <w:marTop w:val="0"/>
                      <w:marBottom w:val="0"/>
                      <w:divBdr>
                        <w:top w:val="none" w:sz="0" w:space="0" w:color="auto"/>
                        <w:left w:val="none" w:sz="0" w:space="0" w:color="auto"/>
                        <w:bottom w:val="none" w:sz="0" w:space="0" w:color="auto"/>
                        <w:right w:val="none" w:sz="0" w:space="0" w:color="auto"/>
                      </w:divBdr>
                      <w:divsChild>
                        <w:div w:id="863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7652">
                  <w:marLeft w:val="0"/>
                  <w:marRight w:val="0"/>
                  <w:marTop w:val="0"/>
                  <w:marBottom w:val="0"/>
                  <w:divBdr>
                    <w:top w:val="none" w:sz="0" w:space="0" w:color="auto"/>
                    <w:left w:val="none" w:sz="0" w:space="0" w:color="auto"/>
                    <w:bottom w:val="none" w:sz="0" w:space="0" w:color="auto"/>
                    <w:right w:val="none" w:sz="0" w:space="0" w:color="auto"/>
                  </w:divBdr>
                  <w:divsChild>
                    <w:div w:id="842673027">
                      <w:marLeft w:val="0"/>
                      <w:marRight w:val="0"/>
                      <w:marTop w:val="0"/>
                      <w:marBottom w:val="0"/>
                      <w:divBdr>
                        <w:top w:val="none" w:sz="0" w:space="0" w:color="auto"/>
                        <w:left w:val="none" w:sz="0" w:space="0" w:color="auto"/>
                        <w:bottom w:val="none" w:sz="0" w:space="0" w:color="auto"/>
                        <w:right w:val="none" w:sz="0" w:space="0" w:color="auto"/>
                      </w:divBdr>
                      <w:divsChild>
                        <w:div w:id="2110806490">
                          <w:marLeft w:val="0"/>
                          <w:marRight w:val="0"/>
                          <w:marTop w:val="0"/>
                          <w:marBottom w:val="0"/>
                          <w:divBdr>
                            <w:top w:val="none" w:sz="0" w:space="0" w:color="auto"/>
                            <w:left w:val="none" w:sz="0" w:space="0" w:color="auto"/>
                            <w:bottom w:val="none" w:sz="0" w:space="0" w:color="auto"/>
                            <w:right w:val="none" w:sz="0" w:space="0" w:color="auto"/>
                          </w:divBdr>
                          <w:divsChild>
                            <w:div w:id="13638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681">
                  <w:marLeft w:val="0"/>
                  <w:marRight w:val="0"/>
                  <w:marTop w:val="0"/>
                  <w:marBottom w:val="0"/>
                  <w:divBdr>
                    <w:top w:val="none" w:sz="0" w:space="0" w:color="auto"/>
                    <w:left w:val="none" w:sz="0" w:space="0" w:color="auto"/>
                    <w:bottom w:val="none" w:sz="0" w:space="0" w:color="auto"/>
                    <w:right w:val="none" w:sz="0" w:space="0" w:color="auto"/>
                  </w:divBdr>
                  <w:divsChild>
                    <w:div w:id="1566910431">
                      <w:marLeft w:val="0"/>
                      <w:marRight w:val="0"/>
                      <w:marTop w:val="0"/>
                      <w:marBottom w:val="0"/>
                      <w:divBdr>
                        <w:top w:val="none" w:sz="0" w:space="0" w:color="auto"/>
                        <w:left w:val="none" w:sz="0" w:space="0" w:color="auto"/>
                        <w:bottom w:val="none" w:sz="0" w:space="0" w:color="auto"/>
                        <w:right w:val="none" w:sz="0" w:space="0" w:color="auto"/>
                      </w:divBdr>
                      <w:divsChild>
                        <w:div w:id="278220224">
                          <w:marLeft w:val="0"/>
                          <w:marRight w:val="0"/>
                          <w:marTop w:val="0"/>
                          <w:marBottom w:val="0"/>
                          <w:divBdr>
                            <w:top w:val="none" w:sz="0" w:space="0" w:color="auto"/>
                            <w:left w:val="none" w:sz="0" w:space="0" w:color="auto"/>
                            <w:bottom w:val="none" w:sz="0" w:space="0" w:color="auto"/>
                            <w:right w:val="none" w:sz="0" w:space="0" w:color="auto"/>
                          </w:divBdr>
                          <w:divsChild>
                            <w:div w:id="7386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7945">
                      <w:marLeft w:val="0"/>
                      <w:marRight w:val="0"/>
                      <w:marTop w:val="0"/>
                      <w:marBottom w:val="0"/>
                      <w:divBdr>
                        <w:top w:val="none" w:sz="0" w:space="0" w:color="auto"/>
                        <w:left w:val="none" w:sz="0" w:space="0" w:color="auto"/>
                        <w:bottom w:val="none" w:sz="0" w:space="0" w:color="auto"/>
                        <w:right w:val="none" w:sz="0" w:space="0" w:color="auto"/>
                      </w:divBdr>
                    </w:div>
                    <w:div w:id="186258351">
                      <w:marLeft w:val="0"/>
                      <w:marRight w:val="0"/>
                      <w:marTop w:val="0"/>
                      <w:marBottom w:val="0"/>
                      <w:divBdr>
                        <w:top w:val="none" w:sz="0" w:space="0" w:color="auto"/>
                        <w:left w:val="none" w:sz="0" w:space="0" w:color="auto"/>
                        <w:bottom w:val="none" w:sz="0" w:space="0" w:color="auto"/>
                        <w:right w:val="none" w:sz="0" w:space="0" w:color="auto"/>
                      </w:divBdr>
                    </w:div>
                    <w:div w:id="525408065">
                      <w:marLeft w:val="0"/>
                      <w:marRight w:val="0"/>
                      <w:marTop w:val="0"/>
                      <w:marBottom w:val="0"/>
                      <w:divBdr>
                        <w:top w:val="none" w:sz="0" w:space="0" w:color="auto"/>
                        <w:left w:val="none" w:sz="0" w:space="0" w:color="auto"/>
                        <w:bottom w:val="none" w:sz="0" w:space="0" w:color="auto"/>
                        <w:right w:val="none" w:sz="0" w:space="0" w:color="auto"/>
                      </w:divBdr>
                    </w:div>
                  </w:divsChild>
                </w:div>
                <w:div w:id="2069376558">
                  <w:marLeft w:val="0"/>
                  <w:marRight w:val="0"/>
                  <w:marTop w:val="0"/>
                  <w:marBottom w:val="0"/>
                  <w:divBdr>
                    <w:top w:val="none" w:sz="0" w:space="0" w:color="auto"/>
                    <w:left w:val="none" w:sz="0" w:space="0" w:color="auto"/>
                    <w:bottom w:val="none" w:sz="0" w:space="0" w:color="auto"/>
                    <w:right w:val="none" w:sz="0" w:space="0" w:color="auto"/>
                  </w:divBdr>
                  <w:divsChild>
                    <w:div w:id="1695840488">
                      <w:marLeft w:val="0"/>
                      <w:marRight w:val="0"/>
                      <w:marTop w:val="0"/>
                      <w:marBottom w:val="0"/>
                      <w:divBdr>
                        <w:top w:val="none" w:sz="0" w:space="0" w:color="auto"/>
                        <w:left w:val="none" w:sz="0" w:space="0" w:color="auto"/>
                        <w:bottom w:val="none" w:sz="0" w:space="0" w:color="auto"/>
                        <w:right w:val="none" w:sz="0" w:space="0" w:color="auto"/>
                      </w:divBdr>
                      <w:divsChild>
                        <w:div w:id="1339963779">
                          <w:marLeft w:val="0"/>
                          <w:marRight w:val="0"/>
                          <w:marTop w:val="0"/>
                          <w:marBottom w:val="0"/>
                          <w:divBdr>
                            <w:top w:val="none" w:sz="0" w:space="0" w:color="auto"/>
                            <w:left w:val="none" w:sz="0" w:space="0" w:color="auto"/>
                            <w:bottom w:val="none" w:sz="0" w:space="0" w:color="auto"/>
                            <w:right w:val="none" w:sz="0" w:space="0" w:color="auto"/>
                          </w:divBdr>
                          <w:divsChild>
                            <w:div w:id="4490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6831">
                      <w:marLeft w:val="0"/>
                      <w:marRight w:val="0"/>
                      <w:marTop w:val="0"/>
                      <w:marBottom w:val="0"/>
                      <w:divBdr>
                        <w:top w:val="none" w:sz="0" w:space="0" w:color="auto"/>
                        <w:left w:val="none" w:sz="0" w:space="0" w:color="auto"/>
                        <w:bottom w:val="none" w:sz="0" w:space="0" w:color="auto"/>
                        <w:right w:val="none" w:sz="0" w:space="0" w:color="auto"/>
                      </w:divBdr>
                    </w:div>
                    <w:div w:id="2141993663">
                      <w:marLeft w:val="0"/>
                      <w:marRight w:val="0"/>
                      <w:marTop w:val="0"/>
                      <w:marBottom w:val="0"/>
                      <w:divBdr>
                        <w:top w:val="none" w:sz="0" w:space="0" w:color="auto"/>
                        <w:left w:val="none" w:sz="0" w:space="0" w:color="auto"/>
                        <w:bottom w:val="none" w:sz="0" w:space="0" w:color="auto"/>
                        <w:right w:val="none" w:sz="0" w:space="0" w:color="auto"/>
                      </w:divBdr>
                    </w:div>
                    <w:div w:id="10806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787">
              <w:marLeft w:val="0"/>
              <w:marRight w:val="0"/>
              <w:marTop w:val="0"/>
              <w:marBottom w:val="0"/>
              <w:divBdr>
                <w:top w:val="none" w:sz="0" w:space="0" w:color="auto"/>
                <w:left w:val="none" w:sz="0" w:space="0" w:color="auto"/>
                <w:bottom w:val="none" w:sz="0" w:space="0" w:color="auto"/>
                <w:right w:val="none" w:sz="0" w:space="0" w:color="auto"/>
              </w:divBdr>
              <w:divsChild>
                <w:div w:id="1550147101">
                  <w:marLeft w:val="0"/>
                  <w:marRight w:val="0"/>
                  <w:marTop w:val="0"/>
                  <w:marBottom w:val="0"/>
                  <w:divBdr>
                    <w:top w:val="none" w:sz="0" w:space="0" w:color="auto"/>
                    <w:left w:val="none" w:sz="0" w:space="0" w:color="auto"/>
                    <w:bottom w:val="none" w:sz="0" w:space="0" w:color="auto"/>
                    <w:right w:val="none" w:sz="0" w:space="0" w:color="auto"/>
                  </w:divBdr>
                  <w:divsChild>
                    <w:div w:id="1504396625">
                      <w:marLeft w:val="0"/>
                      <w:marRight w:val="0"/>
                      <w:marTop w:val="0"/>
                      <w:marBottom w:val="0"/>
                      <w:divBdr>
                        <w:top w:val="none" w:sz="0" w:space="0" w:color="auto"/>
                        <w:left w:val="none" w:sz="0" w:space="0" w:color="auto"/>
                        <w:bottom w:val="none" w:sz="0" w:space="0" w:color="auto"/>
                        <w:right w:val="none" w:sz="0" w:space="0" w:color="auto"/>
                      </w:divBdr>
                      <w:divsChild>
                        <w:div w:id="14991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9462">
                  <w:marLeft w:val="0"/>
                  <w:marRight w:val="0"/>
                  <w:marTop w:val="0"/>
                  <w:marBottom w:val="0"/>
                  <w:divBdr>
                    <w:top w:val="none" w:sz="0" w:space="0" w:color="auto"/>
                    <w:left w:val="none" w:sz="0" w:space="0" w:color="auto"/>
                    <w:bottom w:val="none" w:sz="0" w:space="0" w:color="auto"/>
                    <w:right w:val="none" w:sz="0" w:space="0" w:color="auto"/>
                  </w:divBdr>
                  <w:divsChild>
                    <w:div w:id="1472793398">
                      <w:marLeft w:val="0"/>
                      <w:marRight w:val="0"/>
                      <w:marTop w:val="0"/>
                      <w:marBottom w:val="0"/>
                      <w:divBdr>
                        <w:top w:val="none" w:sz="0" w:space="0" w:color="auto"/>
                        <w:left w:val="none" w:sz="0" w:space="0" w:color="auto"/>
                        <w:bottom w:val="none" w:sz="0" w:space="0" w:color="auto"/>
                        <w:right w:val="none" w:sz="0" w:space="0" w:color="auto"/>
                      </w:divBdr>
                      <w:divsChild>
                        <w:div w:id="1153838752">
                          <w:marLeft w:val="0"/>
                          <w:marRight w:val="0"/>
                          <w:marTop w:val="0"/>
                          <w:marBottom w:val="0"/>
                          <w:divBdr>
                            <w:top w:val="none" w:sz="0" w:space="0" w:color="auto"/>
                            <w:left w:val="none" w:sz="0" w:space="0" w:color="auto"/>
                            <w:bottom w:val="none" w:sz="0" w:space="0" w:color="auto"/>
                            <w:right w:val="none" w:sz="0" w:space="0" w:color="auto"/>
                          </w:divBdr>
                          <w:divsChild>
                            <w:div w:id="7607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8468">
                      <w:marLeft w:val="0"/>
                      <w:marRight w:val="0"/>
                      <w:marTop w:val="0"/>
                      <w:marBottom w:val="0"/>
                      <w:divBdr>
                        <w:top w:val="none" w:sz="0" w:space="0" w:color="auto"/>
                        <w:left w:val="none" w:sz="0" w:space="0" w:color="auto"/>
                        <w:bottom w:val="none" w:sz="0" w:space="0" w:color="auto"/>
                        <w:right w:val="none" w:sz="0" w:space="0" w:color="auto"/>
                      </w:divBdr>
                    </w:div>
                  </w:divsChild>
                </w:div>
                <w:div w:id="183977149">
                  <w:marLeft w:val="0"/>
                  <w:marRight w:val="0"/>
                  <w:marTop w:val="0"/>
                  <w:marBottom w:val="0"/>
                  <w:divBdr>
                    <w:top w:val="none" w:sz="0" w:space="0" w:color="auto"/>
                    <w:left w:val="none" w:sz="0" w:space="0" w:color="auto"/>
                    <w:bottom w:val="none" w:sz="0" w:space="0" w:color="auto"/>
                    <w:right w:val="none" w:sz="0" w:space="0" w:color="auto"/>
                  </w:divBdr>
                  <w:divsChild>
                    <w:div w:id="1539775297">
                      <w:marLeft w:val="0"/>
                      <w:marRight w:val="0"/>
                      <w:marTop w:val="0"/>
                      <w:marBottom w:val="0"/>
                      <w:divBdr>
                        <w:top w:val="none" w:sz="0" w:space="0" w:color="auto"/>
                        <w:left w:val="none" w:sz="0" w:space="0" w:color="auto"/>
                        <w:bottom w:val="none" w:sz="0" w:space="0" w:color="auto"/>
                        <w:right w:val="none" w:sz="0" w:space="0" w:color="auto"/>
                      </w:divBdr>
                      <w:divsChild>
                        <w:div w:id="906761637">
                          <w:marLeft w:val="0"/>
                          <w:marRight w:val="0"/>
                          <w:marTop w:val="0"/>
                          <w:marBottom w:val="0"/>
                          <w:divBdr>
                            <w:top w:val="none" w:sz="0" w:space="0" w:color="auto"/>
                            <w:left w:val="none" w:sz="0" w:space="0" w:color="auto"/>
                            <w:bottom w:val="none" w:sz="0" w:space="0" w:color="auto"/>
                            <w:right w:val="none" w:sz="0" w:space="0" w:color="auto"/>
                          </w:divBdr>
                          <w:divsChild>
                            <w:div w:id="3490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23951">
                  <w:marLeft w:val="0"/>
                  <w:marRight w:val="0"/>
                  <w:marTop w:val="0"/>
                  <w:marBottom w:val="0"/>
                  <w:divBdr>
                    <w:top w:val="none" w:sz="0" w:space="0" w:color="auto"/>
                    <w:left w:val="none" w:sz="0" w:space="0" w:color="auto"/>
                    <w:bottom w:val="none" w:sz="0" w:space="0" w:color="auto"/>
                    <w:right w:val="none" w:sz="0" w:space="0" w:color="auto"/>
                  </w:divBdr>
                  <w:divsChild>
                    <w:div w:id="1497460099">
                      <w:marLeft w:val="0"/>
                      <w:marRight w:val="0"/>
                      <w:marTop w:val="0"/>
                      <w:marBottom w:val="0"/>
                      <w:divBdr>
                        <w:top w:val="none" w:sz="0" w:space="0" w:color="auto"/>
                        <w:left w:val="none" w:sz="0" w:space="0" w:color="auto"/>
                        <w:bottom w:val="none" w:sz="0" w:space="0" w:color="auto"/>
                        <w:right w:val="none" w:sz="0" w:space="0" w:color="auto"/>
                      </w:divBdr>
                      <w:divsChild>
                        <w:div w:id="294453934">
                          <w:marLeft w:val="0"/>
                          <w:marRight w:val="0"/>
                          <w:marTop w:val="0"/>
                          <w:marBottom w:val="0"/>
                          <w:divBdr>
                            <w:top w:val="none" w:sz="0" w:space="0" w:color="auto"/>
                            <w:left w:val="none" w:sz="0" w:space="0" w:color="auto"/>
                            <w:bottom w:val="none" w:sz="0" w:space="0" w:color="auto"/>
                            <w:right w:val="none" w:sz="0" w:space="0" w:color="auto"/>
                          </w:divBdr>
                          <w:divsChild>
                            <w:div w:id="5316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15900">
                  <w:marLeft w:val="0"/>
                  <w:marRight w:val="0"/>
                  <w:marTop w:val="0"/>
                  <w:marBottom w:val="0"/>
                  <w:divBdr>
                    <w:top w:val="none" w:sz="0" w:space="0" w:color="auto"/>
                    <w:left w:val="none" w:sz="0" w:space="0" w:color="auto"/>
                    <w:bottom w:val="none" w:sz="0" w:space="0" w:color="auto"/>
                    <w:right w:val="none" w:sz="0" w:space="0" w:color="auto"/>
                  </w:divBdr>
                  <w:divsChild>
                    <w:div w:id="1870753065">
                      <w:marLeft w:val="0"/>
                      <w:marRight w:val="0"/>
                      <w:marTop w:val="0"/>
                      <w:marBottom w:val="0"/>
                      <w:divBdr>
                        <w:top w:val="none" w:sz="0" w:space="0" w:color="auto"/>
                        <w:left w:val="none" w:sz="0" w:space="0" w:color="auto"/>
                        <w:bottom w:val="none" w:sz="0" w:space="0" w:color="auto"/>
                        <w:right w:val="none" w:sz="0" w:space="0" w:color="auto"/>
                      </w:divBdr>
                      <w:divsChild>
                        <w:div w:id="1371686800">
                          <w:marLeft w:val="0"/>
                          <w:marRight w:val="0"/>
                          <w:marTop w:val="0"/>
                          <w:marBottom w:val="0"/>
                          <w:divBdr>
                            <w:top w:val="none" w:sz="0" w:space="0" w:color="auto"/>
                            <w:left w:val="none" w:sz="0" w:space="0" w:color="auto"/>
                            <w:bottom w:val="none" w:sz="0" w:space="0" w:color="auto"/>
                            <w:right w:val="none" w:sz="0" w:space="0" w:color="auto"/>
                          </w:divBdr>
                          <w:divsChild>
                            <w:div w:id="4510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8397">
                      <w:marLeft w:val="0"/>
                      <w:marRight w:val="0"/>
                      <w:marTop w:val="0"/>
                      <w:marBottom w:val="0"/>
                      <w:divBdr>
                        <w:top w:val="none" w:sz="0" w:space="0" w:color="auto"/>
                        <w:left w:val="none" w:sz="0" w:space="0" w:color="auto"/>
                        <w:bottom w:val="none" w:sz="0" w:space="0" w:color="auto"/>
                        <w:right w:val="none" w:sz="0" w:space="0" w:color="auto"/>
                      </w:divBdr>
                      <w:divsChild>
                        <w:div w:id="18809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50334">
                  <w:marLeft w:val="0"/>
                  <w:marRight w:val="0"/>
                  <w:marTop w:val="0"/>
                  <w:marBottom w:val="0"/>
                  <w:divBdr>
                    <w:top w:val="none" w:sz="0" w:space="0" w:color="auto"/>
                    <w:left w:val="none" w:sz="0" w:space="0" w:color="auto"/>
                    <w:bottom w:val="none" w:sz="0" w:space="0" w:color="auto"/>
                    <w:right w:val="none" w:sz="0" w:space="0" w:color="auto"/>
                  </w:divBdr>
                  <w:divsChild>
                    <w:div w:id="1010379131">
                      <w:marLeft w:val="0"/>
                      <w:marRight w:val="0"/>
                      <w:marTop w:val="0"/>
                      <w:marBottom w:val="0"/>
                      <w:divBdr>
                        <w:top w:val="none" w:sz="0" w:space="0" w:color="auto"/>
                        <w:left w:val="none" w:sz="0" w:space="0" w:color="auto"/>
                        <w:bottom w:val="none" w:sz="0" w:space="0" w:color="auto"/>
                        <w:right w:val="none" w:sz="0" w:space="0" w:color="auto"/>
                      </w:divBdr>
                      <w:divsChild>
                        <w:div w:id="1254391668">
                          <w:marLeft w:val="0"/>
                          <w:marRight w:val="0"/>
                          <w:marTop w:val="0"/>
                          <w:marBottom w:val="0"/>
                          <w:divBdr>
                            <w:top w:val="none" w:sz="0" w:space="0" w:color="auto"/>
                            <w:left w:val="none" w:sz="0" w:space="0" w:color="auto"/>
                            <w:bottom w:val="none" w:sz="0" w:space="0" w:color="auto"/>
                            <w:right w:val="none" w:sz="0" w:space="0" w:color="auto"/>
                          </w:divBdr>
                          <w:divsChild>
                            <w:div w:id="8284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2153">
                      <w:marLeft w:val="0"/>
                      <w:marRight w:val="0"/>
                      <w:marTop w:val="0"/>
                      <w:marBottom w:val="0"/>
                      <w:divBdr>
                        <w:top w:val="none" w:sz="0" w:space="0" w:color="auto"/>
                        <w:left w:val="none" w:sz="0" w:space="0" w:color="auto"/>
                        <w:bottom w:val="none" w:sz="0" w:space="0" w:color="auto"/>
                        <w:right w:val="none" w:sz="0" w:space="0" w:color="auto"/>
                      </w:divBdr>
                    </w:div>
                    <w:div w:id="2134320472">
                      <w:marLeft w:val="0"/>
                      <w:marRight w:val="0"/>
                      <w:marTop w:val="0"/>
                      <w:marBottom w:val="0"/>
                      <w:divBdr>
                        <w:top w:val="none" w:sz="0" w:space="0" w:color="auto"/>
                        <w:left w:val="none" w:sz="0" w:space="0" w:color="auto"/>
                        <w:bottom w:val="none" w:sz="0" w:space="0" w:color="auto"/>
                        <w:right w:val="none" w:sz="0" w:space="0" w:color="auto"/>
                      </w:divBdr>
                    </w:div>
                  </w:divsChild>
                </w:div>
                <w:div w:id="486558519">
                  <w:marLeft w:val="0"/>
                  <w:marRight w:val="0"/>
                  <w:marTop w:val="0"/>
                  <w:marBottom w:val="0"/>
                  <w:divBdr>
                    <w:top w:val="none" w:sz="0" w:space="0" w:color="auto"/>
                    <w:left w:val="none" w:sz="0" w:space="0" w:color="auto"/>
                    <w:bottom w:val="none" w:sz="0" w:space="0" w:color="auto"/>
                    <w:right w:val="none" w:sz="0" w:space="0" w:color="auto"/>
                  </w:divBdr>
                  <w:divsChild>
                    <w:div w:id="2123765561">
                      <w:marLeft w:val="0"/>
                      <w:marRight w:val="0"/>
                      <w:marTop w:val="0"/>
                      <w:marBottom w:val="0"/>
                      <w:divBdr>
                        <w:top w:val="none" w:sz="0" w:space="0" w:color="auto"/>
                        <w:left w:val="none" w:sz="0" w:space="0" w:color="auto"/>
                        <w:bottom w:val="none" w:sz="0" w:space="0" w:color="auto"/>
                        <w:right w:val="none" w:sz="0" w:space="0" w:color="auto"/>
                      </w:divBdr>
                      <w:divsChild>
                        <w:div w:id="679814470">
                          <w:marLeft w:val="0"/>
                          <w:marRight w:val="0"/>
                          <w:marTop w:val="0"/>
                          <w:marBottom w:val="0"/>
                          <w:divBdr>
                            <w:top w:val="none" w:sz="0" w:space="0" w:color="auto"/>
                            <w:left w:val="none" w:sz="0" w:space="0" w:color="auto"/>
                            <w:bottom w:val="none" w:sz="0" w:space="0" w:color="auto"/>
                            <w:right w:val="none" w:sz="0" w:space="0" w:color="auto"/>
                          </w:divBdr>
                          <w:divsChild>
                            <w:div w:id="10513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6065">
                      <w:marLeft w:val="0"/>
                      <w:marRight w:val="0"/>
                      <w:marTop w:val="0"/>
                      <w:marBottom w:val="0"/>
                      <w:divBdr>
                        <w:top w:val="none" w:sz="0" w:space="0" w:color="auto"/>
                        <w:left w:val="none" w:sz="0" w:space="0" w:color="auto"/>
                        <w:bottom w:val="none" w:sz="0" w:space="0" w:color="auto"/>
                        <w:right w:val="none" w:sz="0" w:space="0" w:color="auto"/>
                      </w:divBdr>
                    </w:div>
                  </w:divsChild>
                </w:div>
                <w:div w:id="84619395">
                  <w:marLeft w:val="0"/>
                  <w:marRight w:val="0"/>
                  <w:marTop w:val="0"/>
                  <w:marBottom w:val="0"/>
                  <w:divBdr>
                    <w:top w:val="none" w:sz="0" w:space="0" w:color="auto"/>
                    <w:left w:val="none" w:sz="0" w:space="0" w:color="auto"/>
                    <w:bottom w:val="none" w:sz="0" w:space="0" w:color="auto"/>
                    <w:right w:val="none" w:sz="0" w:space="0" w:color="auto"/>
                  </w:divBdr>
                  <w:divsChild>
                    <w:div w:id="2039818783">
                      <w:marLeft w:val="0"/>
                      <w:marRight w:val="0"/>
                      <w:marTop w:val="0"/>
                      <w:marBottom w:val="0"/>
                      <w:divBdr>
                        <w:top w:val="none" w:sz="0" w:space="0" w:color="auto"/>
                        <w:left w:val="none" w:sz="0" w:space="0" w:color="auto"/>
                        <w:bottom w:val="none" w:sz="0" w:space="0" w:color="auto"/>
                        <w:right w:val="none" w:sz="0" w:space="0" w:color="auto"/>
                      </w:divBdr>
                      <w:divsChild>
                        <w:div w:id="782309814">
                          <w:marLeft w:val="0"/>
                          <w:marRight w:val="0"/>
                          <w:marTop w:val="0"/>
                          <w:marBottom w:val="0"/>
                          <w:divBdr>
                            <w:top w:val="none" w:sz="0" w:space="0" w:color="auto"/>
                            <w:left w:val="none" w:sz="0" w:space="0" w:color="auto"/>
                            <w:bottom w:val="none" w:sz="0" w:space="0" w:color="auto"/>
                            <w:right w:val="none" w:sz="0" w:space="0" w:color="auto"/>
                          </w:divBdr>
                          <w:divsChild>
                            <w:div w:id="148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267593">
                  <w:marLeft w:val="0"/>
                  <w:marRight w:val="0"/>
                  <w:marTop w:val="0"/>
                  <w:marBottom w:val="0"/>
                  <w:divBdr>
                    <w:top w:val="none" w:sz="0" w:space="0" w:color="auto"/>
                    <w:left w:val="none" w:sz="0" w:space="0" w:color="auto"/>
                    <w:bottom w:val="none" w:sz="0" w:space="0" w:color="auto"/>
                    <w:right w:val="none" w:sz="0" w:space="0" w:color="auto"/>
                  </w:divBdr>
                  <w:divsChild>
                    <w:div w:id="1866211287">
                      <w:marLeft w:val="0"/>
                      <w:marRight w:val="0"/>
                      <w:marTop w:val="0"/>
                      <w:marBottom w:val="0"/>
                      <w:divBdr>
                        <w:top w:val="none" w:sz="0" w:space="0" w:color="auto"/>
                        <w:left w:val="none" w:sz="0" w:space="0" w:color="auto"/>
                        <w:bottom w:val="none" w:sz="0" w:space="0" w:color="auto"/>
                        <w:right w:val="none" w:sz="0" w:space="0" w:color="auto"/>
                      </w:divBdr>
                      <w:divsChild>
                        <w:div w:id="581527455">
                          <w:marLeft w:val="0"/>
                          <w:marRight w:val="0"/>
                          <w:marTop w:val="0"/>
                          <w:marBottom w:val="0"/>
                          <w:divBdr>
                            <w:top w:val="none" w:sz="0" w:space="0" w:color="auto"/>
                            <w:left w:val="none" w:sz="0" w:space="0" w:color="auto"/>
                            <w:bottom w:val="none" w:sz="0" w:space="0" w:color="auto"/>
                            <w:right w:val="none" w:sz="0" w:space="0" w:color="auto"/>
                          </w:divBdr>
                          <w:divsChild>
                            <w:div w:id="4409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761079">
                  <w:marLeft w:val="0"/>
                  <w:marRight w:val="0"/>
                  <w:marTop w:val="0"/>
                  <w:marBottom w:val="0"/>
                  <w:divBdr>
                    <w:top w:val="none" w:sz="0" w:space="0" w:color="auto"/>
                    <w:left w:val="none" w:sz="0" w:space="0" w:color="auto"/>
                    <w:bottom w:val="none" w:sz="0" w:space="0" w:color="auto"/>
                    <w:right w:val="none" w:sz="0" w:space="0" w:color="auto"/>
                  </w:divBdr>
                  <w:divsChild>
                    <w:div w:id="387001209">
                      <w:marLeft w:val="0"/>
                      <w:marRight w:val="0"/>
                      <w:marTop w:val="0"/>
                      <w:marBottom w:val="0"/>
                      <w:divBdr>
                        <w:top w:val="none" w:sz="0" w:space="0" w:color="auto"/>
                        <w:left w:val="none" w:sz="0" w:space="0" w:color="auto"/>
                        <w:bottom w:val="none" w:sz="0" w:space="0" w:color="auto"/>
                        <w:right w:val="none" w:sz="0" w:space="0" w:color="auto"/>
                      </w:divBdr>
                      <w:divsChild>
                        <w:div w:id="1091127922">
                          <w:marLeft w:val="0"/>
                          <w:marRight w:val="0"/>
                          <w:marTop w:val="0"/>
                          <w:marBottom w:val="0"/>
                          <w:divBdr>
                            <w:top w:val="none" w:sz="0" w:space="0" w:color="auto"/>
                            <w:left w:val="none" w:sz="0" w:space="0" w:color="auto"/>
                            <w:bottom w:val="none" w:sz="0" w:space="0" w:color="auto"/>
                            <w:right w:val="none" w:sz="0" w:space="0" w:color="auto"/>
                          </w:divBdr>
                          <w:divsChild>
                            <w:div w:id="21328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09785">
              <w:marLeft w:val="0"/>
              <w:marRight w:val="0"/>
              <w:marTop w:val="0"/>
              <w:marBottom w:val="0"/>
              <w:divBdr>
                <w:top w:val="none" w:sz="0" w:space="0" w:color="auto"/>
                <w:left w:val="none" w:sz="0" w:space="0" w:color="auto"/>
                <w:bottom w:val="none" w:sz="0" w:space="0" w:color="auto"/>
                <w:right w:val="none" w:sz="0" w:space="0" w:color="auto"/>
              </w:divBdr>
              <w:divsChild>
                <w:div w:id="2124155568">
                  <w:marLeft w:val="0"/>
                  <w:marRight w:val="0"/>
                  <w:marTop w:val="0"/>
                  <w:marBottom w:val="0"/>
                  <w:divBdr>
                    <w:top w:val="none" w:sz="0" w:space="0" w:color="auto"/>
                    <w:left w:val="none" w:sz="0" w:space="0" w:color="auto"/>
                    <w:bottom w:val="none" w:sz="0" w:space="0" w:color="auto"/>
                    <w:right w:val="none" w:sz="0" w:space="0" w:color="auto"/>
                  </w:divBdr>
                  <w:divsChild>
                    <w:div w:id="304430851">
                      <w:marLeft w:val="0"/>
                      <w:marRight w:val="0"/>
                      <w:marTop w:val="0"/>
                      <w:marBottom w:val="0"/>
                      <w:divBdr>
                        <w:top w:val="none" w:sz="0" w:space="0" w:color="auto"/>
                        <w:left w:val="none" w:sz="0" w:space="0" w:color="auto"/>
                        <w:bottom w:val="none" w:sz="0" w:space="0" w:color="auto"/>
                        <w:right w:val="none" w:sz="0" w:space="0" w:color="auto"/>
                      </w:divBdr>
                      <w:divsChild>
                        <w:div w:id="1162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535">
                  <w:marLeft w:val="0"/>
                  <w:marRight w:val="0"/>
                  <w:marTop w:val="0"/>
                  <w:marBottom w:val="0"/>
                  <w:divBdr>
                    <w:top w:val="none" w:sz="0" w:space="0" w:color="auto"/>
                    <w:left w:val="none" w:sz="0" w:space="0" w:color="auto"/>
                    <w:bottom w:val="none" w:sz="0" w:space="0" w:color="auto"/>
                    <w:right w:val="none" w:sz="0" w:space="0" w:color="auto"/>
                  </w:divBdr>
                  <w:divsChild>
                    <w:div w:id="2138453094">
                      <w:marLeft w:val="0"/>
                      <w:marRight w:val="0"/>
                      <w:marTop w:val="0"/>
                      <w:marBottom w:val="0"/>
                      <w:divBdr>
                        <w:top w:val="none" w:sz="0" w:space="0" w:color="auto"/>
                        <w:left w:val="none" w:sz="0" w:space="0" w:color="auto"/>
                        <w:bottom w:val="none" w:sz="0" w:space="0" w:color="auto"/>
                        <w:right w:val="none" w:sz="0" w:space="0" w:color="auto"/>
                      </w:divBdr>
                      <w:divsChild>
                        <w:div w:id="1526406866">
                          <w:marLeft w:val="0"/>
                          <w:marRight w:val="0"/>
                          <w:marTop w:val="0"/>
                          <w:marBottom w:val="0"/>
                          <w:divBdr>
                            <w:top w:val="none" w:sz="0" w:space="0" w:color="auto"/>
                            <w:left w:val="none" w:sz="0" w:space="0" w:color="auto"/>
                            <w:bottom w:val="none" w:sz="0" w:space="0" w:color="auto"/>
                            <w:right w:val="none" w:sz="0" w:space="0" w:color="auto"/>
                          </w:divBdr>
                          <w:divsChild>
                            <w:div w:id="4290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34703">
                      <w:marLeft w:val="0"/>
                      <w:marRight w:val="0"/>
                      <w:marTop w:val="0"/>
                      <w:marBottom w:val="0"/>
                      <w:divBdr>
                        <w:top w:val="none" w:sz="0" w:space="0" w:color="auto"/>
                        <w:left w:val="none" w:sz="0" w:space="0" w:color="auto"/>
                        <w:bottom w:val="none" w:sz="0" w:space="0" w:color="auto"/>
                        <w:right w:val="none" w:sz="0" w:space="0" w:color="auto"/>
                      </w:divBdr>
                    </w:div>
                    <w:div w:id="1534616673">
                      <w:marLeft w:val="0"/>
                      <w:marRight w:val="0"/>
                      <w:marTop w:val="0"/>
                      <w:marBottom w:val="0"/>
                      <w:divBdr>
                        <w:top w:val="none" w:sz="0" w:space="0" w:color="auto"/>
                        <w:left w:val="none" w:sz="0" w:space="0" w:color="auto"/>
                        <w:bottom w:val="none" w:sz="0" w:space="0" w:color="auto"/>
                        <w:right w:val="none" w:sz="0" w:space="0" w:color="auto"/>
                      </w:divBdr>
                    </w:div>
                  </w:divsChild>
                </w:div>
                <w:div w:id="742871361">
                  <w:marLeft w:val="0"/>
                  <w:marRight w:val="0"/>
                  <w:marTop w:val="0"/>
                  <w:marBottom w:val="0"/>
                  <w:divBdr>
                    <w:top w:val="none" w:sz="0" w:space="0" w:color="auto"/>
                    <w:left w:val="none" w:sz="0" w:space="0" w:color="auto"/>
                    <w:bottom w:val="none" w:sz="0" w:space="0" w:color="auto"/>
                    <w:right w:val="none" w:sz="0" w:space="0" w:color="auto"/>
                  </w:divBdr>
                  <w:divsChild>
                    <w:div w:id="73169349">
                      <w:marLeft w:val="0"/>
                      <w:marRight w:val="0"/>
                      <w:marTop w:val="0"/>
                      <w:marBottom w:val="0"/>
                      <w:divBdr>
                        <w:top w:val="none" w:sz="0" w:space="0" w:color="auto"/>
                        <w:left w:val="none" w:sz="0" w:space="0" w:color="auto"/>
                        <w:bottom w:val="none" w:sz="0" w:space="0" w:color="auto"/>
                        <w:right w:val="none" w:sz="0" w:space="0" w:color="auto"/>
                      </w:divBdr>
                      <w:divsChild>
                        <w:div w:id="31417835">
                          <w:marLeft w:val="0"/>
                          <w:marRight w:val="0"/>
                          <w:marTop w:val="0"/>
                          <w:marBottom w:val="0"/>
                          <w:divBdr>
                            <w:top w:val="none" w:sz="0" w:space="0" w:color="auto"/>
                            <w:left w:val="none" w:sz="0" w:space="0" w:color="auto"/>
                            <w:bottom w:val="none" w:sz="0" w:space="0" w:color="auto"/>
                            <w:right w:val="none" w:sz="0" w:space="0" w:color="auto"/>
                          </w:divBdr>
                          <w:divsChild>
                            <w:div w:id="2991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370429">
              <w:marLeft w:val="0"/>
              <w:marRight w:val="0"/>
              <w:marTop w:val="0"/>
              <w:marBottom w:val="0"/>
              <w:divBdr>
                <w:top w:val="none" w:sz="0" w:space="0" w:color="auto"/>
                <w:left w:val="none" w:sz="0" w:space="0" w:color="auto"/>
                <w:bottom w:val="none" w:sz="0" w:space="0" w:color="auto"/>
                <w:right w:val="none" w:sz="0" w:space="0" w:color="auto"/>
              </w:divBdr>
              <w:divsChild>
                <w:div w:id="2076774574">
                  <w:marLeft w:val="0"/>
                  <w:marRight w:val="0"/>
                  <w:marTop w:val="0"/>
                  <w:marBottom w:val="0"/>
                  <w:divBdr>
                    <w:top w:val="none" w:sz="0" w:space="0" w:color="auto"/>
                    <w:left w:val="none" w:sz="0" w:space="0" w:color="auto"/>
                    <w:bottom w:val="none" w:sz="0" w:space="0" w:color="auto"/>
                    <w:right w:val="none" w:sz="0" w:space="0" w:color="auto"/>
                  </w:divBdr>
                  <w:divsChild>
                    <w:div w:id="798572485">
                      <w:marLeft w:val="0"/>
                      <w:marRight w:val="0"/>
                      <w:marTop w:val="0"/>
                      <w:marBottom w:val="0"/>
                      <w:divBdr>
                        <w:top w:val="none" w:sz="0" w:space="0" w:color="auto"/>
                        <w:left w:val="none" w:sz="0" w:space="0" w:color="auto"/>
                        <w:bottom w:val="none" w:sz="0" w:space="0" w:color="auto"/>
                        <w:right w:val="none" w:sz="0" w:space="0" w:color="auto"/>
                      </w:divBdr>
                      <w:divsChild>
                        <w:div w:id="861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8740">
                  <w:marLeft w:val="0"/>
                  <w:marRight w:val="0"/>
                  <w:marTop w:val="0"/>
                  <w:marBottom w:val="0"/>
                  <w:divBdr>
                    <w:top w:val="none" w:sz="0" w:space="0" w:color="auto"/>
                    <w:left w:val="none" w:sz="0" w:space="0" w:color="auto"/>
                    <w:bottom w:val="none" w:sz="0" w:space="0" w:color="auto"/>
                    <w:right w:val="none" w:sz="0" w:space="0" w:color="auto"/>
                  </w:divBdr>
                  <w:divsChild>
                    <w:div w:id="16848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2404">
              <w:marLeft w:val="0"/>
              <w:marRight w:val="0"/>
              <w:marTop w:val="0"/>
              <w:marBottom w:val="0"/>
              <w:divBdr>
                <w:top w:val="none" w:sz="0" w:space="0" w:color="auto"/>
                <w:left w:val="none" w:sz="0" w:space="0" w:color="auto"/>
                <w:bottom w:val="none" w:sz="0" w:space="0" w:color="auto"/>
                <w:right w:val="none" w:sz="0" w:space="0" w:color="auto"/>
              </w:divBdr>
              <w:divsChild>
                <w:div w:id="1748963697">
                  <w:marLeft w:val="0"/>
                  <w:marRight w:val="0"/>
                  <w:marTop w:val="0"/>
                  <w:marBottom w:val="0"/>
                  <w:divBdr>
                    <w:top w:val="none" w:sz="0" w:space="0" w:color="auto"/>
                    <w:left w:val="none" w:sz="0" w:space="0" w:color="auto"/>
                    <w:bottom w:val="none" w:sz="0" w:space="0" w:color="auto"/>
                    <w:right w:val="none" w:sz="0" w:space="0" w:color="auto"/>
                  </w:divBdr>
                  <w:divsChild>
                    <w:div w:id="1331132133">
                      <w:marLeft w:val="0"/>
                      <w:marRight w:val="0"/>
                      <w:marTop w:val="0"/>
                      <w:marBottom w:val="0"/>
                      <w:divBdr>
                        <w:top w:val="none" w:sz="0" w:space="0" w:color="auto"/>
                        <w:left w:val="none" w:sz="0" w:space="0" w:color="auto"/>
                        <w:bottom w:val="none" w:sz="0" w:space="0" w:color="auto"/>
                        <w:right w:val="none" w:sz="0" w:space="0" w:color="auto"/>
                      </w:divBdr>
                      <w:divsChild>
                        <w:div w:id="16776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471">
                  <w:marLeft w:val="0"/>
                  <w:marRight w:val="0"/>
                  <w:marTop w:val="0"/>
                  <w:marBottom w:val="0"/>
                  <w:divBdr>
                    <w:top w:val="none" w:sz="0" w:space="0" w:color="auto"/>
                    <w:left w:val="none" w:sz="0" w:space="0" w:color="auto"/>
                    <w:bottom w:val="none" w:sz="0" w:space="0" w:color="auto"/>
                    <w:right w:val="none" w:sz="0" w:space="0" w:color="auto"/>
                  </w:divBdr>
                  <w:divsChild>
                    <w:div w:id="1773697077">
                      <w:marLeft w:val="0"/>
                      <w:marRight w:val="0"/>
                      <w:marTop w:val="0"/>
                      <w:marBottom w:val="0"/>
                      <w:divBdr>
                        <w:top w:val="none" w:sz="0" w:space="0" w:color="auto"/>
                        <w:left w:val="none" w:sz="0" w:space="0" w:color="auto"/>
                        <w:bottom w:val="none" w:sz="0" w:space="0" w:color="auto"/>
                        <w:right w:val="none" w:sz="0" w:space="0" w:color="auto"/>
                      </w:divBdr>
                      <w:divsChild>
                        <w:div w:id="282689498">
                          <w:marLeft w:val="0"/>
                          <w:marRight w:val="0"/>
                          <w:marTop w:val="0"/>
                          <w:marBottom w:val="0"/>
                          <w:divBdr>
                            <w:top w:val="none" w:sz="0" w:space="0" w:color="auto"/>
                            <w:left w:val="none" w:sz="0" w:space="0" w:color="auto"/>
                            <w:bottom w:val="none" w:sz="0" w:space="0" w:color="auto"/>
                            <w:right w:val="none" w:sz="0" w:space="0" w:color="auto"/>
                          </w:divBdr>
                          <w:divsChild>
                            <w:div w:id="7481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065">
                  <w:marLeft w:val="0"/>
                  <w:marRight w:val="0"/>
                  <w:marTop w:val="0"/>
                  <w:marBottom w:val="0"/>
                  <w:divBdr>
                    <w:top w:val="none" w:sz="0" w:space="0" w:color="auto"/>
                    <w:left w:val="none" w:sz="0" w:space="0" w:color="auto"/>
                    <w:bottom w:val="none" w:sz="0" w:space="0" w:color="auto"/>
                    <w:right w:val="none" w:sz="0" w:space="0" w:color="auto"/>
                  </w:divBdr>
                  <w:divsChild>
                    <w:div w:id="1156415295">
                      <w:marLeft w:val="0"/>
                      <w:marRight w:val="0"/>
                      <w:marTop w:val="0"/>
                      <w:marBottom w:val="0"/>
                      <w:divBdr>
                        <w:top w:val="none" w:sz="0" w:space="0" w:color="auto"/>
                        <w:left w:val="none" w:sz="0" w:space="0" w:color="auto"/>
                        <w:bottom w:val="none" w:sz="0" w:space="0" w:color="auto"/>
                        <w:right w:val="none" w:sz="0" w:space="0" w:color="auto"/>
                      </w:divBdr>
                      <w:divsChild>
                        <w:div w:id="1787963577">
                          <w:marLeft w:val="0"/>
                          <w:marRight w:val="0"/>
                          <w:marTop w:val="0"/>
                          <w:marBottom w:val="0"/>
                          <w:divBdr>
                            <w:top w:val="none" w:sz="0" w:space="0" w:color="auto"/>
                            <w:left w:val="none" w:sz="0" w:space="0" w:color="auto"/>
                            <w:bottom w:val="none" w:sz="0" w:space="0" w:color="auto"/>
                            <w:right w:val="none" w:sz="0" w:space="0" w:color="auto"/>
                          </w:divBdr>
                          <w:divsChild>
                            <w:div w:id="10313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12543">
                      <w:marLeft w:val="0"/>
                      <w:marRight w:val="0"/>
                      <w:marTop w:val="0"/>
                      <w:marBottom w:val="0"/>
                      <w:divBdr>
                        <w:top w:val="none" w:sz="0" w:space="0" w:color="auto"/>
                        <w:left w:val="none" w:sz="0" w:space="0" w:color="auto"/>
                        <w:bottom w:val="none" w:sz="0" w:space="0" w:color="auto"/>
                        <w:right w:val="none" w:sz="0" w:space="0" w:color="auto"/>
                      </w:divBdr>
                      <w:divsChild>
                        <w:div w:id="11889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7336">
              <w:marLeft w:val="0"/>
              <w:marRight w:val="0"/>
              <w:marTop w:val="0"/>
              <w:marBottom w:val="0"/>
              <w:divBdr>
                <w:top w:val="none" w:sz="0" w:space="0" w:color="auto"/>
                <w:left w:val="none" w:sz="0" w:space="0" w:color="auto"/>
                <w:bottom w:val="none" w:sz="0" w:space="0" w:color="auto"/>
                <w:right w:val="none" w:sz="0" w:space="0" w:color="auto"/>
              </w:divBdr>
              <w:divsChild>
                <w:div w:id="775948276">
                  <w:marLeft w:val="0"/>
                  <w:marRight w:val="0"/>
                  <w:marTop w:val="0"/>
                  <w:marBottom w:val="0"/>
                  <w:divBdr>
                    <w:top w:val="none" w:sz="0" w:space="0" w:color="auto"/>
                    <w:left w:val="none" w:sz="0" w:space="0" w:color="auto"/>
                    <w:bottom w:val="none" w:sz="0" w:space="0" w:color="auto"/>
                    <w:right w:val="none" w:sz="0" w:space="0" w:color="auto"/>
                  </w:divBdr>
                  <w:divsChild>
                    <w:div w:id="1071201265">
                      <w:marLeft w:val="0"/>
                      <w:marRight w:val="0"/>
                      <w:marTop w:val="0"/>
                      <w:marBottom w:val="0"/>
                      <w:divBdr>
                        <w:top w:val="none" w:sz="0" w:space="0" w:color="auto"/>
                        <w:left w:val="none" w:sz="0" w:space="0" w:color="auto"/>
                        <w:bottom w:val="none" w:sz="0" w:space="0" w:color="auto"/>
                        <w:right w:val="none" w:sz="0" w:space="0" w:color="auto"/>
                      </w:divBdr>
                      <w:divsChild>
                        <w:div w:id="4604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995">
                  <w:marLeft w:val="0"/>
                  <w:marRight w:val="0"/>
                  <w:marTop w:val="0"/>
                  <w:marBottom w:val="0"/>
                  <w:divBdr>
                    <w:top w:val="none" w:sz="0" w:space="0" w:color="auto"/>
                    <w:left w:val="none" w:sz="0" w:space="0" w:color="auto"/>
                    <w:bottom w:val="none" w:sz="0" w:space="0" w:color="auto"/>
                    <w:right w:val="none" w:sz="0" w:space="0" w:color="auto"/>
                  </w:divBdr>
                  <w:divsChild>
                    <w:div w:id="174274936">
                      <w:marLeft w:val="0"/>
                      <w:marRight w:val="0"/>
                      <w:marTop w:val="0"/>
                      <w:marBottom w:val="0"/>
                      <w:divBdr>
                        <w:top w:val="none" w:sz="0" w:space="0" w:color="auto"/>
                        <w:left w:val="none" w:sz="0" w:space="0" w:color="auto"/>
                        <w:bottom w:val="none" w:sz="0" w:space="0" w:color="auto"/>
                        <w:right w:val="none" w:sz="0" w:space="0" w:color="auto"/>
                      </w:divBdr>
                      <w:divsChild>
                        <w:div w:id="930743176">
                          <w:marLeft w:val="0"/>
                          <w:marRight w:val="0"/>
                          <w:marTop w:val="0"/>
                          <w:marBottom w:val="0"/>
                          <w:divBdr>
                            <w:top w:val="none" w:sz="0" w:space="0" w:color="auto"/>
                            <w:left w:val="none" w:sz="0" w:space="0" w:color="auto"/>
                            <w:bottom w:val="none" w:sz="0" w:space="0" w:color="auto"/>
                            <w:right w:val="none" w:sz="0" w:space="0" w:color="auto"/>
                          </w:divBdr>
                          <w:divsChild>
                            <w:div w:id="785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6108">
                      <w:marLeft w:val="0"/>
                      <w:marRight w:val="0"/>
                      <w:marTop w:val="0"/>
                      <w:marBottom w:val="0"/>
                      <w:divBdr>
                        <w:top w:val="none" w:sz="0" w:space="0" w:color="auto"/>
                        <w:left w:val="none" w:sz="0" w:space="0" w:color="auto"/>
                        <w:bottom w:val="none" w:sz="0" w:space="0" w:color="auto"/>
                        <w:right w:val="none" w:sz="0" w:space="0" w:color="auto"/>
                      </w:divBdr>
                    </w:div>
                    <w:div w:id="135219540">
                      <w:marLeft w:val="0"/>
                      <w:marRight w:val="0"/>
                      <w:marTop w:val="0"/>
                      <w:marBottom w:val="0"/>
                      <w:divBdr>
                        <w:top w:val="none" w:sz="0" w:space="0" w:color="auto"/>
                        <w:left w:val="none" w:sz="0" w:space="0" w:color="auto"/>
                        <w:bottom w:val="none" w:sz="0" w:space="0" w:color="auto"/>
                        <w:right w:val="none" w:sz="0" w:space="0" w:color="auto"/>
                      </w:divBdr>
                    </w:div>
                    <w:div w:id="691879428">
                      <w:marLeft w:val="0"/>
                      <w:marRight w:val="0"/>
                      <w:marTop w:val="0"/>
                      <w:marBottom w:val="0"/>
                      <w:divBdr>
                        <w:top w:val="none" w:sz="0" w:space="0" w:color="auto"/>
                        <w:left w:val="none" w:sz="0" w:space="0" w:color="auto"/>
                        <w:bottom w:val="none" w:sz="0" w:space="0" w:color="auto"/>
                        <w:right w:val="none" w:sz="0" w:space="0" w:color="auto"/>
                      </w:divBdr>
                    </w:div>
                  </w:divsChild>
                </w:div>
                <w:div w:id="1530795113">
                  <w:marLeft w:val="0"/>
                  <w:marRight w:val="0"/>
                  <w:marTop w:val="0"/>
                  <w:marBottom w:val="0"/>
                  <w:divBdr>
                    <w:top w:val="none" w:sz="0" w:space="0" w:color="auto"/>
                    <w:left w:val="none" w:sz="0" w:space="0" w:color="auto"/>
                    <w:bottom w:val="none" w:sz="0" w:space="0" w:color="auto"/>
                    <w:right w:val="none" w:sz="0" w:space="0" w:color="auto"/>
                  </w:divBdr>
                  <w:divsChild>
                    <w:div w:id="1342050214">
                      <w:marLeft w:val="0"/>
                      <w:marRight w:val="0"/>
                      <w:marTop w:val="0"/>
                      <w:marBottom w:val="0"/>
                      <w:divBdr>
                        <w:top w:val="none" w:sz="0" w:space="0" w:color="auto"/>
                        <w:left w:val="none" w:sz="0" w:space="0" w:color="auto"/>
                        <w:bottom w:val="none" w:sz="0" w:space="0" w:color="auto"/>
                        <w:right w:val="none" w:sz="0" w:space="0" w:color="auto"/>
                      </w:divBdr>
                      <w:divsChild>
                        <w:div w:id="210728453">
                          <w:marLeft w:val="0"/>
                          <w:marRight w:val="0"/>
                          <w:marTop w:val="0"/>
                          <w:marBottom w:val="0"/>
                          <w:divBdr>
                            <w:top w:val="none" w:sz="0" w:space="0" w:color="auto"/>
                            <w:left w:val="none" w:sz="0" w:space="0" w:color="auto"/>
                            <w:bottom w:val="none" w:sz="0" w:space="0" w:color="auto"/>
                            <w:right w:val="none" w:sz="0" w:space="0" w:color="auto"/>
                          </w:divBdr>
                          <w:divsChild>
                            <w:div w:id="21258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3013">
              <w:marLeft w:val="0"/>
              <w:marRight w:val="0"/>
              <w:marTop w:val="0"/>
              <w:marBottom w:val="0"/>
              <w:divBdr>
                <w:top w:val="none" w:sz="0" w:space="0" w:color="auto"/>
                <w:left w:val="none" w:sz="0" w:space="0" w:color="auto"/>
                <w:bottom w:val="none" w:sz="0" w:space="0" w:color="auto"/>
                <w:right w:val="none" w:sz="0" w:space="0" w:color="auto"/>
              </w:divBdr>
              <w:divsChild>
                <w:div w:id="1543446687">
                  <w:marLeft w:val="0"/>
                  <w:marRight w:val="0"/>
                  <w:marTop w:val="0"/>
                  <w:marBottom w:val="0"/>
                  <w:divBdr>
                    <w:top w:val="none" w:sz="0" w:space="0" w:color="auto"/>
                    <w:left w:val="none" w:sz="0" w:space="0" w:color="auto"/>
                    <w:bottom w:val="none" w:sz="0" w:space="0" w:color="auto"/>
                    <w:right w:val="none" w:sz="0" w:space="0" w:color="auto"/>
                  </w:divBdr>
                  <w:divsChild>
                    <w:div w:id="2137066933">
                      <w:marLeft w:val="0"/>
                      <w:marRight w:val="0"/>
                      <w:marTop w:val="0"/>
                      <w:marBottom w:val="0"/>
                      <w:divBdr>
                        <w:top w:val="none" w:sz="0" w:space="0" w:color="auto"/>
                        <w:left w:val="none" w:sz="0" w:space="0" w:color="auto"/>
                        <w:bottom w:val="none" w:sz="0" w:space="0" w:color="auto"/>
                        <w:right w:val="none" w:sz="0" w:space="0" w:color="auto"/>
                      </w:divBdr>
                      <w:divsChild>
                        <w:div w:id="16593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301">
                  <w:marLeft w:val="0"/>
                  <w:marRight w:val="0"/>
                  <w:marTop w:val="0"/>
                  <w:marBottom w:val="0"/>
                  <w:divBdr>
                    <w:top w:val="none" w:sz="0" w:space="0" w:color="auto"/>
                    <w:left w:val="none" w:sz="0" w:space="0" w:color="auto"/>
                    <w:bottom w:val="none" w:sz="0" w:space="0" w:color="auto"/>
                    <w:right w:val="none" w:sz="0" w:space="0" w:color="auto"/>
                  </w:divBdr>
                </w:div>
                <w:div w:id="468327021">
                  <w:marLeft w:val="0"/>
                  <w:marRight w:val="0"/>
                  <w:marTop w:val="0"/>
                  <w:marBottom w:val="0"/>
                  <w:divBdr>
                    <w:top w:val="none" w:sz="0" w:space="0" w:color="auto"/>
                    <w:left w:val="none" w:sz="0" w:space="0" w:color="auto"/>
                    <w:bottom w:val="none" w:sz="0" w:space="0" w:color="auto"/>
                    <w:right w:val="none" w:sz="0" w:space="0" w:color="auto"/>
                  </w:divBdr>
                </w:div>
              </w:divsChild>
            </w:div>
            <w:div w:id="1433554310">
              <w:marLeft w:val="0"/>
              <w:marRight w:val="0"/>
              <w:marTop w:val="0"/>
              <w:marBottom w:val="0"/>
              <w:divBdr>
                <w:top w:val="none" w:sz="0" w:space="0" w:color="auto"/>
                <w:left w:val="none" w:sz="0" w:space="0" w:color="auto"/>
                <w:bottom w:val="none" w:sz="0" w:space="0" w:color="auto"/>
                <w:right w:val="none" w:sz="0" w:space="0" w:color="auto"/>
              </w:divBdr>
              <w:divsChild>
                <w:div w:id="173304231">
                  <w:marLeft w:val="0"/>
                  <w:marRight w:val="0"/>
                  <w:marTop w:val="0"/>
                  <w:marBottom w:val="0"/>
                  <w:divBdr>
                    <w:top w:val="none" w:sz="0" w:space="0" w:color="auto"/>
                    <w:left w:val="none" w:sz="0" w:space="0" w:color="auto"/>
                    <w:bottom w:val="none" w:sz="0" w:space="0" w:color="auto"/>
                    <w:right w:val="none" w:sz="0" w:space="0" w:color="auto"/>
                  </w:divBdr>
                  <w:divsChild>
                    <w:div w:id="545994689">
                      <w:marLeft w:val="0"/>
                      <w:marRight w:val="0"/>
                      <w:marTop w:val="0"/>
                      <w:marBottom w:val="0"/>
                      <w:divBdr>
                        <w:top w:val="none" w:sz="0" w:space="0" w:color="auto"/>
                        <w:left w:val="none" w:sz="0" w:space="0" w:color="auto"/>
                        <w:bottom w:val="none" w:sz="0" w:space="0" w:color="auto"/>
                        <w:right w:val="none" w:sz="0" w:space="0" w:color="auto"/>
                      </w:divBdr>
                      <w:divsChild>
                        <w:div w:id="13845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20103">
                  <w:marLeft w:val="0"/>
                  <w:marRight w:val="0"/>
                  <w:marTop w:val="0"/>
                  <w:marBottom w:val="0"/>
                  <w:divBdr>
                    <w:top w:val="none" w:sz="0" w:space="0" w:color="auto"/>
                    <w:left w:val="none" w:sz="0" w:space="0" w:color="auto"/>
                    <w:bottom w:val="none" w:sz="0" w:space="0" w:color="auto"/>
                    <w:right w:val="none" w:sz="0" w:space="0" w:color="auto"/>
                  </w:divBdr>
                  <w:divsChild>
                    <w:div w:id="284048953">
                      <w:marLeft w:val="0"/>
                      <w:marRight w:val="0"/>
                      <w:marTop w:val="0"/>
                      <w:marBottom w:val="0"/>
                      <w:divBdr>
                        <w:top w:val="none" w:sz="0" w:space="0" w:color="auto"/>
                        <w:left w:val="none" w:sz="0" w:space="0" w:color="auto"/>
                        <w:bottom w:val="none" w:sz="0" w:space="0" w:color="auto"/>
                        <w:right w:val="none" w:sz="0" w:space="0" w:color="auto"/>
                      </w:divBdr>
                      <w:divsChild>
                        <w:div w:id="801583348">
                          <w:marLeft w:val="0"/>
                          <w:marRight w:val="0"/>
                          <w:marTop w:val="0"/>
                          <w:marBottom w:val="0"/>
                          <w:divBdr>
                            <w:top w:val="none" w:sz="0" w:space="0" w:color="auto"/>
                            <w:left w:val="none" w:sz="0" w:space="0" w:color="auto"/>
                            <w:bottom w:val="none" w:sz="0" w:space="0" w:color="auto"/>
                            <w:right w:val="none" w:sz="0" w:space="0" w:color="auto"/>
                          </w:divBdr>
                          <w:divsChild>
                            <w:div w:id="11310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2123">
                      <w:marLeft w:val="0"/>
                      <w:marRight w:val="0"/>
                      <w:marTop w:val="0"/>
                      <w:marBottom w:val="0"/>
                      <w:divBdr>
                        <w:top w:val="none" w:sz="0" w:space="0" w:color="auto"/>
                        <w:left w:val="none" w:sz="0" w:space="0" w:color="auto"/>
                        <w:bottom w:val="none" w:sz="0" w:space="0" w:color="auto"/>
                        <w:right w:val="none" w:sz="0" w:space="0" w:color="auto"/>
                      </w:divBdr>
                    </w:div>
                    <w:div w:id="707266352">
                      <w:marLeft w:val="0"/>
                      <w:marRight w:val="0"/>
                      <w:marTop w:val="0"/>
                      <w:marBottom w:val="0"/>
                      <w:divBdr>
                        <w:top w:val="none" w:sz="0" w:space="0" w:color="auto"/>
                        <w:left w:val="none" w:sz="0" w:space="0" w:color="auto"/>
                        <w:bottom w:val="none" w:sz="0" w:space="0" w:color="auto"/>
                        <w:right w:val="none" w:sz="0" w:space="0" w:color="auto"/>
                      </w:divBdr>
                    </w:div>
                    <w:div w:id="999235986">
                      <w:marLeft w:val="0"/>
                      <w:marRight w:val="0"/>
                      <w:marTop w:val="0"/>
                      <w:marBottom w:val="0"/>
                      <w:divBdr>
                        <w:top w:val="none" w:sz="0" w:space="0" w:color="auto"/>
                        <w:left w:val="none" w:sz="0" w:space="0" w:color="auto"/>
                        <w:bottom w:val="none" w:sz="0" w:space="0" w:color="auto"/>
                        <w:right w:val="none" w:sz="0" w:space="0" w:color="auto"/>
                      </w:divBdr>
                    </w:div>
                    <w:div w:id="1860388507">
                      <w:marLeft w:val="0"/>
                      <w:marRight w:val="0"/>
                      <w:marTop w:val="0"/>
                      <w:marBottom w:val="0"/>
                      <w:divBdr>
                        <w:top w:val="none" w:sz="0" w:space="0" w:color="auto"/>
                        <w:left w:val="none" w:sz="0" w:space="0" w:color="auto"/>
                        <w:bottom w:val="none" w:sz="0" w:space="0" w:color="auto"/>
                        <w:right w:val="none" w:sz="0" w:space="0" w:color="auto"/>
                      </w:divBdr>
                    </w:div>
                    <w:div w:id="859199152">
                      <w:marLeft w:val="0"/>
                      <w:marRight w:val="0"/>
                      <w:marTop w:val="0"/>
                      <w:marBottom w:val="0"/>
                      <w:divBdr>
                        <w:top w:val="none" w:sz="0" w:space="0" w:color="auto"/>
                        <w:left w:val="none" w:sz="0" w:space="0" w:color="auto"/>
                        <w:bottom w:val="none" w:sz="0" w:space="0" w:color="auto"/>
                        <w:right w:val="none" w:sz="0" w:space="0" w:color="auto"/>
                      </w:divBdr>
                    </w:div>
                  </w:divsChild>
                </w:div>
                <w:div w:id="433601537">
                  <w:marLeft w:val="0"/>
                  <w:marRight w:val="0"/>
                  <w:marTop w:val="0"/>
                  <w:marBottom w:val="0"/>
                  <w:divBdr>
                    <w:top w:val="none" w:sz="0" w:space="0" w:color="auto"/>
                    <w:left w:val="none" w:sz="0" w:space="0" w:color="auto"/>
                    <w:bottom w:val="none" w:sz="0" w:space="0" w:color="auto"/>
                    <w:right w:val="none" w:sz="0" w:space="0" w:color="auto"/>
                  </w:divBdr>
                  <w:divsChild>
                    <w:div w:id="649092623">
                      <w:marLeft w:val="0"/>
                      <w:marRight w:val="0"/>
                      <w:marTop w:val="0"/>
                      <w:marBottom w:val="0"/>
                      <w:divBdr>
                        <w:top w:val="none" w:sz="0" w:space="0" w:color="auto"/>
                        <w:left w:val="none" w:sz="0" w:space="0" w:color="auto"/>
                        <w:bottom w:val="none" w:sz="0" w:space="0" w:color="auto"/>
                        <w:right w:val="none" w:sz="0" w:space="0" w:color="auto"/>
                      </w:divBdr>
                      <w:divsChild>
                        <w:div w:id="339939620">
                          <w:marLeft w:val="0"/>
                          <w:marRight w:val="0"/>
                          <w:marTop w:val="0"/>
                          <w:marBottom w:val="0"/>
                          <w:divBdr>
                            <w:top w:val="none" w:sz="0" w:space="0" w:color="auto"/>
                            <w:left w:val="none" w:sz="0" w:space="0" w:color="auto"/>
                            <w:bottom w:val="none" w:sz="0" w:space="0" w:color="auto"/>
                            <w:right w:val="none" w:sz="0" w:space="0" w:color="auto"/>
                          </w:divBdr>
                          <w:divsChild>
                            <w:div w:id="6707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1051">
                      <w:marLeft w:val="0"/>
                      <w:marRight w:val="0"/>
                      <w:marTop w:val="0"/>
                      <w:marBottom w:val="0"/>
                      <w:divBdr>
                        <w:top w:val="none" w:sz="0" w:space="0" w:color="auto"/>
                        <w:left w:val="none" w:sz="0" w:space="0" w:color="auto"/>
                        <w:bottom w:val="none" w:sz="0" w:space="0" w:color="auto"/>
                        <w:right w:val="none" w:sz="0" w:space="0" w:color="auto"/>
                      </w:divBdr>
                    </w:div>
                    <w:div w:id="1556044463">
                      <w:marLeft w:val="0"/>
                      <w:marRight w:val="0"/>
                      <w:marTop w:val="0"/>
                      <w:marBottom w:val="0"/>
                      <w:divBdr>
                        <w:top w:val="none" w:sz="0" w:space="0" w:color="auto"/>
                        <w:left w:val="none" w:sz="0" w:space="0" w:color="auto"/>
                        <w:bottom w:val="none" w:sz="0" w:space="0" w:color="auto"/>
                        <w:right w:val="none" w:sz="0" w:space="0" w:color="auto"/>
                      </w:divBdr>
                    </w:div>
                  </w:divsChild>
                </w:div>
                <w:div w:id="1067655554">
                  <w:marLeft w:val="0"/>
                  <w:marRight w:val="0"/>
                  <w:marTop w:val="0"/>
                  <w:marBottom w:val="0"/>
                  <w:divBdr>
                    <w:top w:val="none" w:sz="0" w:space="0" w:color="auto"/>
                    <w:left w:val="none" w:sz="0" w:space="0" w:color="auto"/>
                    <w:bottom w:val="none" w:sz="0" w:space="0" w:color="auto"/>
                    <w:right w:val="none" w:sz="0" w:space="0" w:color="auto"/>
                  </w:divBdr>
                  <w:divsChild>
                    <w:div w:id="289241289">
                      <w:marLeft w:val="0"/>
                      <w:marRight w:val="0"/>
                      <w:marTop w:val="0"/>
                      <w:marBottom w:val="0"/>
                      <w:divBdr>
                        <w:top w:val="none" w:sz="0" w:space="0" w:color="auto"/>
                        <w:left w:val="none" w:sz="0" w:space="0" w:color="auto"/>
                        <w:bottom w:val="none" w:sz="0" w:space="0" w:color="auto"/>
                        <w:right w:val="none" w:sz="0" w:space="0" w:color="auto"/>
                      </w:divBdr>
                      <w:divsChild>
                        <w:div w:id="2083915176">
                          <w:marLeft w:val="0"/>
                          <w:marRight w:val="0"/>
                          <w:marTop w:val="0"/>
                          <w:marBottom w:val="0"/>
                          <w:divBdr>
                            <w:top w:val="none" w:sz="0" w:space="0" w:color="auto"/>
                            <w:left w:val="none" w:sz="0" w:space="0" w:color="auto"/>
                            <w:bottom w:val="none" w:sz="0" w:space="0" w:color="auto"/>
                            <w:right w:val="none" w:sz="0" w:space="0" w:color="auto"/>
                          </w:divBdr>
                          <w:divsChild>
                            <w:div w:id="4949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691">
                      <w:marLeft w:val="0"/>
                      <w:marRight w:val="0"/>
                      <w:marTop w:val="0"/>
                      <w:marBottom w:val="0"/>
                      <w:divBdr>
                        <w:top w:val="none" w:sz="0" w:space="0" w:color="auto"/>
                        <w:left w:val="none" w:sz="0" w:space="0" w:color="auto"/>
                        <w:bottom w:val="none" w:sz="0" w:space="0" w:color="auto"/>
                        <w:right w:val="none" w:sz="0" w:space="0" w:color="auto"/>
                      </w:divBdr>
                    </w:div>
                    <w:div w:id="1361785898">
                      <w:marLeft w:val="0"/>
                      <w:marRight w:val="0"/>
                      <w:marTop w:val="0"/>
                      <w:marBottom w:val="0"/>
                      <w:divBdr>
                        <w:top w:val="none" w:sz="0" w:space="0" w:color="auto"/>
                        <w:left w:val="none" w:sz="0" w:space="0" w:color="auto"/>
                        <w:bottom w:val="none" w:sz="0" w:space="0" w:color="auto"/>
                        <w:right w:val="none" w:sz="0" w:space="0" w:color="auto"/>
                      </w:divBdr>
                    </w:div>
                  </w:divsChild>
                </w:div>
                <w:div w:id="1550917901">
                  <w:marLeft w:val="0"/>
                  <w:marRight w:val="0"/>
                  <w:marTop w:val="0"/>
                  <w:marBottom w:val="0"/>
                  <w:divBdr>
                    <w:top w:val="none" w:sz="0" w:space="0" w:color="auto"/>
                    <w:left w:val="none" w:sz="0" w:space="0" w:color="auto"/>
                    <w:bottom w:val="none" w:sz="0" w:space="0" w:color="auto"/>
                    <w:right w:val="none" w:sz="0" w:space="0" w:color="auto"/>
                  </w:divBdr>
                  <w:divsChild>
                    <w:div w:id="357197075">
                      <w:marLeft w:val="0"/>
                      <w:marRight w:val="0"/>
                      <w:marTop w:val="0"/>
                      <w:marBottom w:val="0"/>
                      <w:divBdr>
                        <w:top w:val="none" w:sz="0" w:space="0" w:color="auto"/>
                        <w:left w:val="none" w:sz="0" w:space="0" w:color="auto"/>
                        <w:bottom w:val="none" w:sz="0" w:space="0" w:color="auto"/>
                        <w:right w:val="none" w:sz="0" w:space="0" w:color="auto"/>
                      </w:divBdr>
                      <w:divsChild>
                        <w:div w:id="507137804">
                          <w:marLeft w:val="0"/>
                          <w:marRight w:val="0"/>
                          <w:marTop w:val="0"/>
                          <w:marBottom w:val="0"/>
                          <w:divBdr>
                            <w:top w:val="none" w:sz="0" w:space="0" w:color="auto"/>
                            <w:left w:val="none" w:sz="0" w:space="0" w:color="auto"/>
                            <w:bottom w:val="none" w:sz="0" w:space="0" w:color="auto"/>
                            <w:right w:val="none" w:sz="0" w:space="0" w:color="auto"/>
                          </w:divBdr>
                          <w:divsChild>
                            <w:div w:id="3824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0218">
                      <w:marLeft w:val="0"/>
                      <w:marRight w:val="0"/>
                      <w:marTop w:val="0"/>
                      <w:marBottom w:val="0"/>
                      <w:divBdr>
                        <w:top w:val="none" w:sz="0" w:space="0" w:color="auto"/>
                        <w:left w:val="none" w:sz="0" w:space="0" w:color="auto"/>
                        <w:bottom w:val="none" w:sz="0" w:space="0" w:color="auto"/>
                        <w:right w:val="none" w:sz="0" w:space="0" w:color="auto"/>
                      </w:divBdr>
                    </w:div>
                  </w:divsChild>
                </w:div>
                <w:div w:id="591203301">
                  <w:marLeft w:val="0"/>
                  <w:marRight w:val="0"/>
                  <w:marTop w:val="0"/>
                  <w:marBottom w:val="0"/>
                  <w:divBdr>
                    <w:top w:val="none" w:sz="0" w:space="0" w:color="auto"/>
                    <w:left w:val="none" w:sz="0" w:space="0" w:color="auto"/>
                    <w:bottom w:val="none" w:sz="0" w:space="0" w:color="auto"/>
                    <w:right w:val="none" w:sz="0" w:space="0" w:color="auto"/>
                  </w:divBdr>
                  <w:divsChild>
                    <w:div w:id="952594045">
                      <w:marLeft w:val="0"/>
                      <w:marRight w:val="0"/>
                      <w:marTop w:val="0"/>
                      <w:marBottom w:val="0"/>
                      <w:divBdr>
                        <w:top w:val="none" w:sz="0" w:space="0" w:color="auto"/>
                        <w:left w:val="none" w:sz="0" w:space="0" w:color="auto"/>
                        <w:bottom w:val="none" w:sz="0" w:space="0" w:color="auto"/>
                        <w:right w:val="none" w:sz="0" w:space="0" w:color="auto"/>
                      </w:divBdr>
                      <w:divsChild>
                        <w:div w:id="1015810170">
                          <w:marLeft w:val="0"/>
                          <w:marRight w:val="0"/>
                          <w:marTop w:val="0"/>
                          <w:marBottom w:val="0"/>
                          <w:divBdr>
                            <w:top w:val="none" w:sz="0" w:space="0" w:color="auto"/>
                            <w:left w:val="none" w:sz="0" w:space="0" w:color="auto"/>
                            <w:bottom w:val="none" w:sz="0" w:space="0" w:color="auto"/>
                            <w:right w:val="none" w:sz="0" w:space="0" w:color="auto"/>
                          </w:divBdr>
                          <w:divsChild>
                            <w:div w:id="1390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16534">
                      <w:marLeft w:val="0"/>
                      <w:marRight w:val="0"/>
                      <w:marTop w:val="0"/>
                      <w:marBottom w:val="0"/>
                      <w:divBdr>
                        <w:top w:val="none" w:sz="0" w:space="0" w:color="auto"/>
                        <w:left w:val="none" w:sz="0" w:space="0" w:color="auto"/>
                        <w:bottom w:val="none" w:sz="0" w:space="0" w:color="auto"/>
                        <w:right w:val="none" w:sz="0" w:space="0" w:color="auto"/>
                      </w:divBdr>
                    </w:div>
                    <w:div w:id="1347974543">
                      <w:marLeft w:val="0"/>
                      <w:marRight w:val="0"/>
                      <w:marTop w:val="0"/>
                      <w:marBottom w:val="0"/>
                      <w:divBdr>
                        <w:top w:val="none" w:sz="0" w:space="0" w:color="auto"/>
                        <w:left w:val="none" w:sz="0" w:space="0" w:color="auto"/>
                        <w:bottom w:val="none" w:sz="0" w:space="0" w:color="auto"/>
                        <w:right w:val="none" w:sz="0" w:space="0" w:color="auto"/>
                      </w:divBdr>
                    </w:div>
                  </w:divsChild>
                </w:div>
                <w:div w:id="353844703">
                  <w:marLeft w:val="0"/>
                  <w:marRight w:val="0"/>
                  <w:marTop w:val="0"/>
                  <w:marBottom w:val="0"/>
                  <w:divBdr>
                    <w:top w:val="none" w:sz="0" w:space="0" w:color="auto"/>
                    <w:left w:val="none" w:sz="0" w:space="0" w:color="auto"/>
                    <w:bottom w:val="none" w:sz="0" w:space="0" w:color="auto"/>
                    <w:right w:val="none" w:sz="0" w:space="0" w:color="auto"/>
                  </w:divBdr>
                  <w:divsChild>
                    <w:div w:id="358512168">
                      <w:marLeft w:val="0"/>
                      <w:marRight w:val="0"/>
                      <w:marTop w:val="0"/>
                      <w:marBottom w:val="0"/>
                      <w:divBdr>
                        <w:top w:val="none" w:sz="0" w:space="0" w:color="auto"/>
                        <w:left w:val="none" w:sz="0" w:space="0" w:color="auto"/>
                        <w:bottom w:val="none" w:sz="0" w:space="0" w:color="auto"/>
                        <w:right w:val="none" w:sz="0" w:space="0" w:color="auto"/>
                      </w:divBdr>
                      <w:divsChild>
                        <w:div w:id="159346913">
                          <w:marLeft w:val="0"/>
                          <w:marRight w:val="0"/>
                          <w:marTop w:val="0"/>
                          <w:marBottom w:val="0"/>
                          <w:divBdr>
                            <w:top w:val="none" w:sz="0" w:space="0" w:color="auto"/>
                            <w:left w:val="none" w:sz="0" w:space="0" w:color="auto"/>
                            <w:bottom w:val="none" w:sz="0" w:space="0" w:color="auto"/>
                            <w:right w:val="none" w:sz="0" w:space="0" w:color="auto"/>
                          </w:divBdr>
                          <w:divsChild>
                            <w:div w:id="12246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032">
                      <w:marLeft w:val="0"/>
                      <w:marRight w:val="0"/>
                      <w:marTop w:val="0"/>
                      <w:marBottom w:val="0"/>
                      <w:divBdr>
                        <w:top w:val="none" w:sz="0" w:space="0" w:color="auto"/>
                        <w:left w:val="none" w:sz="0" w:space="0" w:color="auto"/>
                        <w:bottom w:val="none" w:sz="0" w:space="0" w:color="auto"/>
                        <w:right w:val="none" w:sz="0" w:space="0" w:color="auto"/>
                      </w:divBdr>
                    </w:div>
                  </w:divsChild>
                </w:div>
                <w:div w:id="1418290756">
                  <w:marLeft w:val="0"/>
                  <w:marRight w:val="0"/>
                  <w:marTop w:val="0"/>
                  <w:marBottom w:val="0"/>
                  <w:divBdr>
                    <w:top w:val="none" w:sz="0" w:space="0" w:color="auto"/>
                    <w:left w:val="none" w:sz="0" w:space="0" w:color="auto"/>
                    <w:bottom w:val="none" w:sz="0" w:space="0" w:color="auto"/>
                    <w:right w:val="none" w:sz="0" w:space="0" w:color="auto"/>
                  </w:divBdr>
                  <w:divsChild>
                    <w:div w:id="1962879340">
                      <w:marLeft w:val="0"/>
                      <w:marRight w:val="0"/>
                      <w:marTop w:val="0"/>
                      <w:marBottom w:val="0"/>
                      <w:divBdr>
                        <w:top w:val="none" w:sz="0" w:space="0" w:color="auto"/>
                        <w:left w:val="none" w:sz="0" w:space="0" w:color="auto"/>
                        <w:bottom w:val="none" w:sz="0" w:space="0" w:color="auto"/>
                        <w:right w:val="none" w:sz="0" w:space="0" w:color="auto"/>
                      </w:divBdr>
                      <w:divsChild>
                        <w:div w:id="1954559313">
                          <w:marLeft w:val="0"/>
                          <w:marRight w:val="0"/>
                          <w:marTop w:val="0"/>
                          <w:marBottom w:val="0"/>
                          <w:divBdr>
                            <w:top w:val="none" w:sz="0" w:space="0" w:color="auto"/>
                            <w:left w:val="none" w:sz="0" w:space="0" w:color="auto"/>
                            <w:bottom w:val="none" w:sz="0" w:space="0" w:color="auto"/>
                            <w:right w:val="none" w:sz="0" w:space="0" w:color="auto"/>
                          </w:divBdr>
                          <w:divsChild>
                            <w:div w:id="4750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1130">
                      <w:marLeft w:val="0"/>
                      <w:marRight w:val="0"/>
                      <w:marTop w:val="0"/>
                      <w:marBottom w:val="0"/>
                      <w:divBdr>
                        <w:top w:val="none" w:sz="0" w:space="0" w:color="auto"/>
                        <w:left w:val="none" w:sz="0" w:space="0" w:color="auto"/>
                        <w:bottom w:val="none" w:sz="0" w:space="0" w:color="auto"/>
                        <w:right w:val="none" w:sz="0" w:space="0" w:color="auto"/>
                      </w:divBdr>
                    </w:div>
                    <w:div w:id="20076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5066">
              <w:marLeft w:val="0"/>
              <w:marRight w:val="0"/>
              <w:marTop w:val="0"/>
              <w:marBottom w:val="0"/>
              <w:divBdr>
                <w:top w:val="none" w:sz="0" w:space="0" w:color="auto"/>
                <w:left w:val="none" w:sz="0" w:space="0" w:color="auto"/>
                <w:bottom w:val="none" w:sz="0" w:space="0" w:color="auto"/>
                <w:right w:val="none" w:sz="0" w:space="0" w:color="auto"/>
              </w:divBdr>
              <w:divsChild>
                <w:div w:id="266740856">
                  <w:marLeft w:val="0"/>
                  <w:marRight w:val="0"/>
                  <w:marTop w:val="0"/>
                  <w:marBottom w:val="0"/>
                  <w:divBdr>
                    <w:top w:val="none" w:sz="0" w:space="0" w:color="auto"/>
                    <w:left w:val="none" w:sz="0" w:space="0" w:color="auto"/>
                    <w:bottom w:val="none" w:sz="0" w:space="0" w:color="auto"/>
                    <w:right w:val="none" w:sz="0" w:space="0" w:color="auto"/>
                  </w:divBdr>
                  <w:divsChild>
                    <w:div w:id="775171332">
                      <w:marLeft w:val="0"/>
                      <w:marRight w:val="0"/>
                      <w:marTop w:val="0"/>
                      <w:marBottom w:val="0"/>
                      <w:divBdr>
                        <w:top w:val="none" w:sz="0" w:space="0" w:color="auto"/>
                        <w:left w:val="none" w:sz="0" w:space="0" w:color="auto"/>
                        <w:bottom w:val="none" w:sz="0" w:space="0" w:color="auto"/>
                        <w:right w:val="none" w:sz="0" w:space="0" w:color="auto"/>
                      </w:divBdr>
                      <w:divsChild>
                        <w:div w:id="801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0577">
                  <w:marLeft w:val="0"/>
                  <w:marRight w:val="0"/>
                  <w:marTop w:val="0"/>
                  <w:marBottom w:val="0"/>
                  <w:divBdr>
                    <w:top w:val="none" w:sz="0" w:space="0" w:color="auto"/>
                    <w:left w:val="none" w:sz="0" w:space="0" w:color="auto"/>
                    <w:bottom w:val="none" w:sz="0" w:space="0" w:color="auto"/>
                    <w:right w:val="none" w:sz="0" w:space="0" w:color="auto"/>
                  </w:divBdr>
                  <w:divsChild>
                    <w:div w:id="1897661514">
                      <w:marLeft w:val="0"/>
                      <w:marRight w:val="0"/>
                      <w:marTop w:val="0"/>
                      <w:marBottom w:val="0"/>
                      <w:divBdr>
                        <w:top w:val="none" w:sz="0" w:space="0" w:color="auto"/>
                        <w:left w:val="none" w:sz="0" w:space="0" w:color="auto"/>
                        <w:bottom w:val="none" w:sz="0" w:space="0" w:color="auto"/>
                        <w:right w:val="none" w:sz="0" w:space="0" w:color="auto"/>
                      </w:divBdr>
                      <w:divsChild>
                        <w:div w:id="858739277">
                          <w:marLeft w:val="0"/>
                          <w:marRight w:val="0"/>
                          <w:marTop w:val="0"/>
                          <w:marBottom w:val="0"/>
                          <w:divBdr>
                            <w:top w:val="none" w:sz="0" w:space="0" w:color="auto"/>
                            <w:left w:val="none" w:sz="0" w:space="0" w:color="auto"/>
                            <w:bottom w:val="none" w:sz="0" w:space="0" w:color="auto"/>
                            <w:right w:val="none" w:sz="0" w:space="0" w:color="auto"/>
                          </w:divBdr>
                          <w:divsChild>
                            <w:div w:id="6762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240">
                      <w:marLeft w:val="0"/>
                      <w:marRight w:val="0"/>
                      <w:marTop w:val="0"/>
                      <w:marBottom w:val="0"/>
                      <w:divBdr>
                        <w:top w:val="none" w:sz="0" w:space="0" w:color="auto"/>
                        <w:left w:val="none" w:sz="0" w:space="0" w:color="auto"/>
                        <w:bottom w:val="none" w:sz="0" w:space="0" w:color="auto"/>
                        <w:right w:val="none" w:sz="0" w:space="0" w:color="auto"/>
                      </w:divBdr>
                    </w:div>
                  </w:divsChild>
                </w:div>
                <w:div w:id="892617302">
                  <w:marLeft w:val="0"/>
                  <w:marRight w:val="0"/>
                  <w:marTop w:val="0"/>
                  <w:marBottom w:val="0"/>
                  <w:divBdr>
                    <w:top w:val="none" w:sz="0" w:space="0" w:color="auto"/>
                    <w:left w:val="none" w:sz="0" w:space="0" w:color="auto"/>
                    <w:bottom w:val="none" w:sz="0" w:space="0" w:color="auto"/>
                    <w:right w:val="none" w:sz="0" w:space="0" w:color="auto"/>
                  </w:divBdr>
                  <w:divsChild>
                    <w:div w:id="1645112903">
                      <w:marLeft w:val="0"/>
                      <w:marRight w:val="0"/>
                      <w:marTop w:val="0"/>
                      <w:marBottom w:val="0"/>
                      <w:divBdr>
                        <w:top w:val="none" w:sz="0" w:space="0" w:color="auto"/>
                        <w:left w:val="none" w:sz="0" w:space="0" w:color="auto"/>
                        <w:bottom w:val="none" w:sz="0" w:space="0" w:color="auto"/>
                        <w:right w:val="none" w:sz="0" w:space="0" w:color="auto"/>
                      </w:divBdr>
                      <w:divsChild>
                        <w:div w:id="590162386">
                          <w:marLeft w:val="0"/>
                          <w:marRight w:val="0"/>
                          <w:marTop w:val="0"/>
                          <w:marBottom w:val="0"/>
                          <w:divBdr>
                            <w:top w:val="none" w:sz="0" w:space="0" w:color="auto"/>
                            <w:left w:val="none" w:sz="0" w:space="0" w:color="auto"/>
                            <w:bottom w:val="none" w:sz="0" w:space="0" w:color="auto"/>
                            <w:right w:val="none" w:sz="0" w:space="0" w:color="auto"/>
                          </w:divBdr>
                          <w:divsChild>
                            <w:div w:id="7167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4677">
                      <w:marLeft w:val="0"/>
                      <w:marRight w:val="0"/>
                      <w:marTop w:val="0"/>
                      <w:marBottom w:val="0"/>
                      <w:divBdr>
                        <w:top w:val="none" w:sz="0" w:space="0" w:color="auto"/>
                        <w:left w:val="none" w:sz="0" w:space="0" w:color="auto"/>
                        <w:bottom w:val="none" w:sz="0" w:space="0" w:color="auto"/>
                        <w:right w:val="none" w:sz="0" w:space="0" w:color="auto"/>
                      </w:divBdr>
                    </w:div>
                  </w:divsChild>
                </w:div>
                <w:div w:id="674041040">
                  <w:marLeft w:val="0"/>
                  <w:marRight w:val="0"/>
                  <w:marTop w:val="0"/>
                  <w:marBottom w:val="0"/>
                  <w:divBdr>
                    <w:top w:val="none" w:sz="0" w:space="0" w:color="auto"/>
                    <w:left w:val="none" w:sz="0" w:space="0" w:color="auto"/>
                    <w:bottom w:val="none" w:sz="0" w:space="0" w:color="auto"/>
                    <w:right w:val="none" w:sz="0" w:space="0" w:color="auto"/>
                  </w:divBdr>
                  <w:divsChild>
                    <w:div w:id="939989612">
                      <w:marLeft w:val="0"/>
                      <w:marRight w:val="0"/>
                      <w:marTop w:val="0"/>
                      <w:marBottom w:val="0"/>
                      <w:divBdr>
                        <w:top w:val="none" w:sz="0" w:space="0" w:color="auto"/>
                        <w:left w:val="none" w:sz="0" w:space="0" w:color="auto"/>
                        <w:bottom w:val="none" w:sz="0" w:space="0" w:color="auto"/>
                        <w:right w:val="none" w:sz="0" w:space="0" w:color="auto"/>
                      </w:divBdr>
                      <w:divsChild>
                        <w:div w:id="519005946">
                          <w:marLeft w:val="0"/>
                          <w:marRight w:val="0"/>
                          <w:marTop w:val="0"/>
                          <w:marBottom w:val="0"/>
                          <w:divBdr>
                            <w:top w:val="none" w:sz="0" w:space="0" w:color="auto"/>
                            <w:left w:val="none" w:sz="0" w:space="0" w:color="auto"/>
                            <w:bottom w:val="none" w:sz="0" w:space="0" w:color="auto"/>
                            <w:right w:val="none" w:sz="0" w:space="0" w:color="auto"/>
                          </w:divBdr>
                          <w:divsChild>
                            <w:div w:id="18174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51076">
                  <w:marLeft w:val="0"/>
                  <w:marRight w:val="0"/>
                  <w:marTop w:val="0"/>
                  <w:marBottom w:val="0"/>
                  <w:divBdr>
                    <w:top w:val="none" w:sz="0" w:space="0" w:color="auto"/>
                    <w:left w:val="none" w:sz="0" w:space="0" w:color="auto"/>
                    <w:bottom w:val="none" w:sz="0" w:space="0" w:color="auto"/>
                    <w:right w:val="none" w:sz="0" w:space="0" w:color="auto"/>
                  </w:divBdr>
                  <w:divsChild>
                    <w:div w:id="362824120">
                      <w:marLeft w:val="0"/>
                      <w:marRight w:val="0"/>
                      <w:marTop w:val="0"/>
                      <w:marBottom w:val="0"/>
                      <w:divBdr>
                        <w:top w:val="none" w:sz="0" w:space="0" w:color="auto"/>
                        <w:left w:val="none" w:sz="0" w:space="0" w:color="auto"/>
                        <w:bottom w:val="none" w:sz="0" w:space="0" w:color="auto"/>
                        <w:right w:val="none" w:sz="0" w:space="0" w:color="auto"/>
                      </w:divBdr>
                      <w:divsChild>
                        <w:div w:id="943685161">
                          <w:marLeft w:val="0"/>
                          <w:marRight w:val="0"/>
                          <w:marTop w:val="0"/>
                          <w:marBottom w:val="0"/>
                          <w:divBdr>
                            <w:top w:val="none" w:sz="0" w:space="0" w:color="auto"/>
                            <w:left w:val="none" w:sz="0" w:space="0" w:color="auto"/>
                            <w:bottom w:val="none" w:sz="0" w:space="0" w:color="auto"/>
                            <w:right w:val="none" w:sz="0" w:space="0" w:color="auto"/>
                          </w:divBdr>
                          <w:divsChild>
                            <w:div w:id="23227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366">
                      <w:marLeft w:val="0"/>
                      <w:marRight w:val="0"/>
                      <w:marTop w:val="0"/>
                      <w:marBottom w:val="0"/>
                      <w:divBdr>
                        <w:top w:val="none" w:sz="0" w:space="0" w:color="auto"/>
                        <w:left w:val="none" w:sz="0" w:space="0" w:color="auto"/>
                        <w:bottom w:val="none" w:sz="0" w:space="0" w:color="auto"/>
                        <w:right w:val="none" w:sz="0" w:space="0" w:color="auto"/>
                      </w:divBdr>
                    </w:div>
                    <w:div w:id="14594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311">
              <w:marLeft w:val="0"/>
              <w:marRight w:val="0"/>
              <w:marTop w:val="0"/>
              <w:marBottom w:val="0"/>
              <w:divBdr>
                <w:top w:val="none" w:sz="0" w:space="0" w:color="auto"/>
                <w:left w:val="none" w:sz="0" w:space="0" w:color="auto"/>
                <w:bottom w:val="none" w:sz="0" w:space="0" w:color="auto"/>
                <w:right w:val="none" w:sz="0" w:space="0" w:color="auto"/>
              </w:divBdr>
              <w:divsChild>
                <w:div w:id="460343832">
                  <w:marLeft w:val="0"/>
                  <w:marRight w:val="0"/>
                  <w:marTop w:val="0"/>
                  <w:marBottom w:val="0"/>
                  <w:divBdr>
                    <w:top w:val="none" w:sz="0" w:space="0" w:color="auto"/>
                    <w:left w:val="none" w:sz="0" w:space="0" w:color="auto"/>
                    <w:bottom w:val="none" w:sz="0" w:space="0" w:color="auto"/>
                    <w:right w:val="none" w:sz="0" w:space="0" w:color="auto"/>
                  </w:divBdr>
                  <w:divsChild>
                    <w:div w:id="144854492">
                      <w:marLeft w:val="0"/>
                      <w:marRight w:val="0"/>
                      <w:marTop w:val="0"/>
                      <w:marBottom w:val="0"/>
                      <w:divBdr>
                        <w:top w:val="none" w:sz="0" w:space="0" w:color="auto"/>
                        <w:left w:val="none" w:sz="0" w:space="0" w:color="auto"/>
                        <w:bottom w:val="none" w:sz="0" w:space="0" w:color="auto"/>
                        <w:right w:val="none" w:sz="0" w:space="0" w:color="auto"/>
                      </w:divBdr>
                      <w:divsChild>
                        <w:div w:id="19588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963">
                  <w:marLeft w:val="0"/>
                  <w:marRight w:val="0"/>
                  <w:marTop w:val="0"/>
                  <w:marBottom w:val="0"/>
                  <w:divBdr>
                    <w:top w:val="none" w:sz="0" w:space="0" w:color="auto"/>
                    <w:left w:val="none" w:sz="0" w:space="0" w:color="auto"/>
                    <w:bottom w:val="none" w:sz="0" w:space="0" w:color="auto"/>
                    <w:right w:val="none" w:sz="0" w:space="0" w:color="auto"/>
                  </w:divBdr>
                </w:div>
              </w:divsChild>
            </w:div>
            <w:div w:id="1993945981">
              <w:marLeft w:val="0"/>
              <w:marRight w:val="0"/>
              <w:marTop w:val="0"/>
              <w:marBottom w:val="0"/>
              <w:divBdr>
                <w:top w:val="none" w:sz="0" w:space="0" w:color="auto"/>
                <w:left w:val="none" w:sz="0" w:space="0" w:color="auto"/>
                <w:bottom w:val="none" w:sz="0" w:space="0" w:color="auto"/>
                <w:right w:val="none" w:sz="0" w:space="0" w:color="auto"/>
              </w:divBdr>
              <w:divsChild>
                <w:div w:id="1503859550">
                  <w:marLeft w:val="0"/>
                  <w:marRight w:val="0"/>
                  <w:marTop w:val="0"/>
                  <w:marBottom w:val="0"/>
                  <w:divBdr>
                    <w:top w:val="none" w:sz="0" w:space="0" w:color="auto"/>
                    <w:left w:val="none" w:sz="0" w:space="0" w:color="auto"/>
                    <w:bottom w:val="none" w:sz="0" w:space="0" w:color="auto"/>
                    <w:right w:val="none" w:sz="0" w:space="0" w:color="auto"/>
                  </w:divBdr>
                  <w:divsChild>
                    <w:div w:id="1348675846">
                      <w:marLeft w:val="0"/>
                      <w:marRight w:val="0"/>
                      <w:marTop w:val="0"/>
                      <w:marBottom w:val="0"/>
                      <w:divBdr>
                        <w:top w:val="none" w:sz="0" w:space="0" w:color="auto"/>
                        <w:left w:val="none" w:sz="0" w:space="0" w:color="auto"/>
                        <w:bottom w:val="none" w:sz="0" w:space="0" w:color="auto"/>
                        <w:right w:val="none" w:sz="0" w:space="0" w:color="auto"/>
                      </w:divBdr>
                      <w:divsChild>
                        <w:div w:id="6756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42860">
                  <w:marLeft w:val="0"/>
                  <w:marRight w:val="0"/>
                  <w:marTop w:val="0"/>
                  <w:marBottom w:val="0"/>
                  <w:divBdr>
                    <w:top w:val="none" w:sz="0" w:space="0" w:color="auto"/>
                    <w:left w:val="none" w:sz="0" w:space="0" w:color="auto"/>
                    <w:bottom w:val="none" w:sz="0" w:space="0" w:color="auto"/>
                    <w:right w:val="none" w:sz="0" w:space="0" w:color="auto"/>
                  </w:divBdr>
                  <w:divsChild>
                    <w:div w:id="1947227413">
                      <w:marLeft w:val="0"/>
                      <w:marRight w:val="0"/>
                      <w:marTop w:val="0"/>
                      <w:marBottom w:val="0"/>
                      <w:divBdr>
                        <w:top w:val="none" w:sz="0" w:space="0" w:color="auto"/>
                        <w:left w:val="none" w:sz="0" w:space="0" w:color="auto"/>
                        <w:bottom w:val="none" w:sz="0" w:space="0" w:color="auto"/>
                        <w:right w:val="none" w:sz="0" w:space="0" w:color="auto"/>
                      </w:divBdr>
                      <w:divsChild>
                        <w:div w:id="1564368622">
                          <w:marLeft w:val="0"/>
                          <w:marRight w:val="0"/>
                          <w:marTop w:val="0"/>
                          <w:marBottom w:val="0"/>
                          <w:divBdr>
                            <w:top w:val="none" w:sz="0" w:space="0" w:color="auto"/>
                            <w:left w:val="none" w:sz="0" w:space="0" w:color="auto"/>
                            <w:bottom w:val="none" w:sz="0" w:space="0" w:color="auto"/>
                            <w:right w:val="none" w:sz="0" w:space="0" w:color="auto"/>
                          </w:divBdr>
                          <w:divsChild>
                            <w:div w:id="26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9629">
                      <w:marLeft w:val="0"/>
                      <w:marRight w:val="0"/>
                      <w:marTop w:val="0"/>
                      <w:marBottom w:val="0"/>
                      <w:divBdr>
                        <w:top w:val="none" w:sz="0" w:space="0" w:color="auto"/>
                        <w:left w:val="none" w:sz="0" w:space="0" w:color="auto"/>
                        <w:bottom w:val="none" w:sz="0" w:space="0" w:color="auto"/>
                        <w:right w:val="none" w:sz="0" w:space="0" w:color="auto"/>
                      </w:divBdr>
                    </w:div>
                  </w:divsChild>
                </w:div>
                <w:div w:id="1439105675">
                  <w:marLeft w:val="0"/>
                  <w:marRight w:val="0"/>
                  <w:marTop w:val="0"/>
                  <w:marBottom w:val="0"/>
                  <w:divBdr>
                    <w:top w:val="none" w:sz="0" w:space="0" w:color="auto"/>
                    <w:left w:val="none" w:sz="0" w:space="0" w:color="auto"/>
                    <w:bottom w:val="none" w:sz="0" w:space="0" w:color="auto"/>
                    <w:right w:val="none" w:sz="0" w:space="0" w:color="auto"/>
                  </w:divBdr>
                  <w:divsChild>
                    <w:div w:id="240605709">
                      <w:marLeft w:val="0"/>
                      <w:marRight w:val="0"/>
                      <w:marTop w:val="0"/>
                      <w:marBottom w:val="0"/>
                      <w:divBdr>
                        <w:top w:val="none" w:sz="0" w:space="0" w:color="auto"/>
                        <w:left w:val="none" w:sz="0" w:space="0" w:color="auto"/>
                        <w:bottom w:val="none" w:sz="0" w:space="0" w:color="auto"/>
                        <w:right w:val="none" w:sz="0" w:space="0" w:color="auto"/>
                      </w:divBdr>
                      <w:divsChild>
                        <w:div w:id="1189955042">
                          <w:marLeft w:val="0"/>
                          <w:marRight w:val="0"/>
                          <w:marTop w:val="0"/>
                          <w:marBottom w:val="0"/>
                          <w:divBdr>
                            <w:top w:val="none" w:sz="0" w:space="0" w:color="auto"/>
                            <w:left w:val="none" w:sz="0" w:space="0" w:color="auto"/>
                            <w:bottom w:val="none" w:sz="0" w:space="0" w:color="auto"/>
                            <w:right w:val="none" w:sz="0" w:space="0" w:color="auto"/>
                          </w:divBdr>
                          <w:divsChild>
                            <w:div w:id="9613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86563">
                      <w:marLeft w:val="0"/>
                      <w:marRight w:val="0"/>
                      <w:marTop w:val="0"/>
                      <w:marBottom w:val="0"/>
                      <w:divBdr>
                        <w:top w:val="none" w:sz="0" w:space="0" w:color="auto"/>
                        <w:left w:val="none" w:sz="0" w:space="0" w:color="auto"/>
                        <w:bottom w:val="none" w:sz="0" w:space="0" w:color="auto"/>
                        <w:right w:val="none" w:sz="0" w:space="0" w:color="auto"/>
                      </w:divBdr>
                    </w:div>
                    <w:div w:id="1800687981">
                      <w:marLeft w:val="0"/>
                      <w:marRight w:val="0"/>
                      <w:marTop w:val="0"/>
                      <w:marBottom w:val="0"/>
                      <w:divBdr>
                        <w:top w:val="none" w:sz="0" w:space="0" w:color="auto"/>
                        <w:left w:val="none" w:sz="0" w:space="0" w:color="auto"/>
                        <w:bottom w:val="none" w:sz="0" w:space="0" w:color="auto"/>
                        <w:right w:val="none" w:sz="0" w:space="0" w:color="auto"/>
                      </w:divBdr>
                    </w:div>
                    <w:div w:id="1432898965">
                      <w:marLeft w:val="0"/>
                      <w:marRight w:val="0"/>
                      <w:marTop w:val="0"/>
                      <w:marBottom w:val="0"/>
                      <w:divBdr>
                        <w:top w:val="none" w:sz="0" w:space="0" w:color="auto"/>
                        <w:left w:val="none" w:sz="0" w:space="0" w:color="auto"/>
                        <w:bottom w:val="none" w:sz="0" w:space="0" w:color="auto"/>
                        <w:right w:val="none" w:sz="0" w:space="0" w:color="auto"/>
                      </w:divBdr>
                    </w:div>
                    <w:div w:id="1352294855">
                      <w:marLeft w:val="0"/>
                      <w:marRight w:val="0"/>
                      <w:marTop w:val="0"/>
                      <w:marBottom w:val="0"/>
                      <w:divBdr>
                        <w:top w:val="none" w:sz="0" w:space="0" w:color="auto"/>
                        <w:left w:val="none" w:sz="0" w:space="0" w:color="auto"/>
                        <w:bottom w:val="none" w:sz="0" w:space="0" w:color="auto"/>
                        <w:right w:val="none" w:sz="0" w:space="0" w:color="auto"/>
                      </w:divBdr>
                      <w:divsChild>
                        <w:div w:id="1924606144">
                          <w:marLeft w:val="0"/>
                          <w:marRight w:val="0"/>
                          <w:marTop w:val="0"/>
                          <w:marBottom w:val="0"/>
                          <w:divBdr>
                            <w:top w:val="none" w:sz="0" w:space="0" w:color="auto"/>
                            <w:left w:val="none" w:sz="0" w:space="0" w:color="auto"/>
                            <w:bottom w:val="none" w:sz="0" w:space="0" w:color="auto"/>
                            <w:right w:val="none" w:sz="0" w:space="0" w:color="auto"/>
                          </w:divBdr>
                        </w:div>
                      </w:divsChild>
                    </w:div>
                    <w:div w:id="1089425579">
                      <w:marLeft w:val="0"/>
                      <w:marRight w:val="0"/>
                      <w:marTop w:val="0"/>
                      <w:marBottom w:val="0"/>
                      <w:divBdr>
                        <w:top w:val="none" w:sz="0" w:space="0" w:color="auto"/>
                        <w:left w:val="none" w:sz="0" w:space="0" w:color="auto"/>
                        <w:bottom w:val="none" w:sz="0" w:space="0" w:color="auto"/>
                        <w:right w:val="none" w:sz="0" w:space="0" w:color="auto"/>
                      </w:divBdr>
                    </w:div>
                  </w:divsChild>
                </w:div>
                <w:div w:id="878905356">
                  <w:marLeft w:val="0"/>
                  <w:marRight w:val="0"/>
                  <w:marTop w:val="0"/>
                  <w:marBottom w:val="0"/>
                  <w:divBdr>
                    <w:top w:val="none" w:sz="0" w:space="0" w:color="auto"/>
                    <w:left w:val="none" w:sz="0" w:space="0" w:color="auto"/>
                    <w:bottom w:val="none" w:sz="0" w:space="0" w:color="auto"/>
                    <w:right w:val="none" w:sz="0" w:space="0" w:color="auto"/>
                  </w:divBdr>
                  <w:divsChild>
                    <w:div w:id="472258343">
                      <w:marLeft w:val="0"/>
                      <w:marRight w:val="0"/>
                      <w:marTop w:val="0"/>
                      <w:marBottom w:val="0"/>
                      <w:divBdr>
                        <w:top w:val="none" w:sz="0" w:space="0" w:color="auto"/>
                        <w:left w:val="none" w:sz="0" w:space="0" w:color="auto"/>
                        <w:bottom w:val="none" w:sz="0" w:space="0" w:color="auto"/>
                        <w:right w:val="none" w:sz="0" w:space="0" w:color="auto"/>
                      </w:divBdr>
                      <w:divsChild>
                        <w:div w:id="507870234">
                          <w:marLeft w:val="0"/>
                          <w:marRight w:val="0"/>
                          <w:marTop w:val="0"/>
                          <w:marBottom w:val="0"/>
                          <w:divBdr>
                            <w:top w:val="none" w:sz="0" w:space="0" w:color="auto"/>
                            <w:left w:val="none" w:sz="0" w:space="0" w:color="auto"/>
                            <w:bottom w:val="none" w:sz="0" w:space="0" w:color="auto"/>
                            <w:right w:val="none" w:sz="0" w:space="0" w:color="auto"/>
                          </w:divBdr>
                          <w:divsChild>
                            <w:div w:id="4956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8149">
                      <w:marLeft w:val="0"/>
                      <w:marRight w:val="0"/>
                      <w:marTop w:val="0"/>
                      <w:marBottom w:val="0"/>
                      <w:divBdr>
                        <w:top w:val="none" w:sz="0" w:space="0" w:color="auto"/>
                        <w:left w:val="none" w:sz="0" w:space="0" w:color="auto"/>
                        <w:bottom w:val="none" w:sz="0" w:space="0" w:color="auto"/>
                        <w:right w:val="none" w:sz="0" w:space="0" w:color="auto"/>
                      </w:divBdr>
                      <w:divsChild>
                        <w:div w:id="1030108513">
                          <w:marLeft w:val="0"/>
                          <w:marRight w:val="0"/>
                          <w:marTop w:val="0"/>
                          <w:marBottom w:val="0"/>
                          <w:divBdr>
                            <w:top w:val="none" w:sz="0" w:space="0" w:color="auto"/>
                            <w:left w:val="none" w:sz="0" w:space="0" w:color="auto"/>
                            <w:bottom w:val="none" w:sz="0" w:space="0" w:color="auto"/>
                            <w:right w:val="none" w:sz="0" w:space="0" w:color="auto"/>
                          </w:divBdr>
                        </w:div>
                      </w:divsChild>
                    </w:div>
                    <w:div w:id="294723007">
                      <w:marLeft w:val="0"/>
                      <w:marRight w:val="0"/>
                      <w:marTop w:val="0"/>
                      <w:marBottom w:val="0"/>
                      <w:divBdr>
                        <w:top w:val="none" w:sz="0" w:space="0" w:color="auto"/>
                        <w:left w:val="none" w:sz="0" w:space="0" w:color="auto"/>
                        <w:bottom w:val="none" w:sz="0" w:space="0" w:color="auto"/>
                        <w:right w:val="none" w:sz="0" w:space="0" w:color="auto"/>
                      </w:divBdr>
                    </w:div>
                  </w:divsChild>
                </w:div>
                <w:div w:id="407732035">
                  <w:marLeft w:val="0"/>
                  <w:marRight w:val="0"/>
                  <w:marTop w:val="0"/>
                  <w:marBottom w:val="0"/>
                  <w:divBdr>
                    <w:top w:val="none" w:sz="0" w:space="0" w:color="auto"/>
                    <w:left w:val="none" w:sz="0" w:space="0" w:color="auto"/>
                    <w:bottom w:val="none" w:sz="0" w:space="0" w:color="auto"/>
                    <w:right w:val="none" w:sz="0" w:space="0" w:color="auto"/>
                  </w:divBdr>
                  <w:divsChild>
                    <w:div w:id="1679695061">
                      <w:marLeft w:val="0"/>
                      <w:marRight w:val="0"/>
                      <w:marTop w:val="0"/>
                      <w:marBottom w:val="0"/>
                      <w:divBdr>
                        <w:top w:val="none" w:sz="0" w:space="0" w:color="auto"/>
                        <w:left w:val="none" w:sz="0" w:space="0" w:color="auto"/>
                        <w:bottom w:val="none" w:sz="0" w:space="0" w:color="auto"/>
                        <w:right w:val="none" w:sz="0" w:space="0" w:color="auto"/>
                      </w:divBdr>
                      <w:divsChild>
                        <w:div w:id="1164475146">
                          <w:marLeft w:val="0"/>
                          <w:marRight w:val="0"/>
                          <w:marTop w:val="0"/>
                          <w:marBottom w:val="0"/>
                          <w:divBdr>
                            <w:top w:val="none" w:sz="0" w:space="0" w:color="auto"/>
                            <w:left w:val="none" w:sz="0" w:space="0" w:color="auto"/>
                            <w:bottom w:val="none" w:sz="0" w:space="0" w:color="auto"/>
                            <w:right w:val="none" w:sz="0" w:space="0" w:color="auto"/>
                          </w:divBdr>
                          <w:divsChild>
                            <w:div w:id="13013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09949">
                  <w:marLeft w:val="0"/>
                  <w:marRight w:val="0"/>
                  <w:marTop w:val="0"/>
                  <w:marBottom w:val="0"/>
                  <w:divBdr>
                    <w:top w:val="none" w:sz="0" w:space="0" w:color="auto"/>
                    <w:left w:val="none" w:sz="0" w:space="0" w:color="auto"/>
                    <w:bottom w:val="none" w:sz="0" w:space="0" w:color="auto"/>
                    <w:right w:val="none" w:sz="0" w:space="0" w:color="auto"/>
                  </w:divBdr>
                  <w:divsChild>
                    <w:div w:id="2134251157">
                      <w:marLeft w:val="0"/>
                      <w:marRight w:val="0"/>
                      <w:marTop w:val="0"/>
                      <w:marBottom w:val="0"/>
                      <w:divBdr>
                        <w:top w:val="none" w:sz="0" w:space="0" w:color="auto"/>
                        <w:left w:val="none" w:sz="0" w:space="0" w:color="auto"/>
                        <w:bottom w:val="none" w:sz="0" w:space="0" w:color="auto"/>
                        <w:right w:val="none" w:sz="0" w:space="0" w:color="auto"/>
                      </w:divBdr>
                      <w:divsChild>
                        <w:div w:id="1591619357">
                          <w:marLeft w:val="0"/>
                          <w:marRight w:val="0"/>
                          <w:marTop w:val="0"/>
                          <w:marBottom w:val="0"/>
                          <w:divBdr>
                            <w:top w:val="none" w:sz="0" w:space="0" w:color="auto"/>
                            <w:left w:val="none" w:sz="0" w:space="0" w:color="auto"/>
                            <w:bottom w:val="none" w:sz="0" w:space="0" w:color="auto"/>
                            <w:right w:val="none" w:sz="0" w:space="0" w:color="auto"/>
                          </w:divBdr>
                          <w:divsChild>
                            <w:div w:id="14591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2970">
                      <w:marLeft w:val="0"/>
                      <w:marRight w:val="0"/>
                      <w:marTop w:val="0"/>
                      <w:marBottom w:val="0"/>
                      <w:divBdr>
                        <w:top w:val="none" w:sz="0" w:space="0" w:color="auto"/>
                        <w:left w:val="none" w:sz="0" w:space="0" w:color="auto"/>
                        <w:bottom w:val="none" w:sz="0" w:space="0" w:color="auto"/>
                        <w:right w:val="none" w:sz="0" w:space="0" w:color="auto"/>
                      </w:divBdr>
                    </w:div>
                    <w:div w:id="5962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5633">
              <w:marLeft w:val="0"/>
              <w:marRight w:val="0"/>
              <w:marTop w:val="0"/>
              <w:marBottom w:val="0"/>
              <w:divBdr>
                <w:top w:val="none" w:sz="0" w:space="0" w:color="auto"/>
                <w:left w:val="none" w:sz="0" w:space="0" w:color="auto"/>
                <w:bottom w:val="none" w:sz="0" w:space="0" w:color="auto"/>
                <w:right w:val="none" w:sz="0" w:space="0" w:color="auto"/>
              </w:divBdr>
              <w:divsChild>
                <w:div w:id="485323792">
                  <w:marLeft w:val="0"/>
                  <w:marRight w:val="0"/>
                  <w:marTop w:val="0"/>
                  <w:marBottom w:val="0"/>
                  <w:divBdr>
                    <w:top w:val="none" w:sz="0" w:space="0" w:color="auto"/>
                    <w:left w:val="none" w:sz="0" w:space="0" w:color="auto"/>
                    <w:bottom w:val="none" w:sz="0" w:space="0" w:color="auto"/>
                    <w:right w:val="none" w:sz="0" w:space="0" w:color="auto"/>
                  </w:divBdr>
                  <w:divsChild>
                    <w:div w:id="1180969981">
                      <w:marLeft w:val="0"/>
                      <w:marRight w:val="0"/>
                      <w:marTop w:val="0"/>
                      <w:marBottom w:val="0"/>
                      <w:divBdr>
                        <w:top w:val="none" w:sz="0" w:space="0" w:color="auto"/>
                        <w:left w:val="none" w:sz="0" w:space="0" w:color="auto"/>
                        <w:bottom w:val="none" w:sz="0" w:space="0" w:color="auto"/>
                        <w:right w:val="none" w:sz="0" w:space="0" w:color="auto"/>
                      </w:divBdr>
                      <w:divsChild>
                        <w:div w:id="14547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2086">
                  <w:marLeft w:val="0"/>
                  <w:marRight w:val="0"/>
                  <w:marTop w:val="0"/>
                  <w:marBottom w:val="0"/>
                  <w:divBdr>
                    <w:top w:val="none" w:sz="0" w:space="0" w:color="auto"/>
                    <w:left w:val="none" w:sz="0" w:space="0" w:color="auto"/>
                    <w:bottom w:val="none" w:sz="0" w:space="0" w:color="auto"/>
                    <w:right w:val="none" w:sz="0" w:space="0" w:color="auto"/>
                  </w:divBdr>
                  <w:divsChild>
                    <w:div w:id="1818375664">
                      <w:marLeft w:val="0"/>
                      <w:marRight w:val="0"/>
                      <w:marTop w:val="0"/>
                      <w:marBottom w:val="0"/>
                      <w:divBdr>
                        <w:top w:val="none" w:sz="0" w:space="0" w:color="auto"/>
                        <w:left w:val="none" w:sz="0" w:space="0" w:color="auto"/>
                        <w:bottom w:val="none" w:sz="0" w:space="0" w:color="auto"/>
                        <w:right w:val="none" w:sz="0" w:space="0" w:color="auto"/>
                      </w:divBdr>
                      <w:divsChild>
                        <w:div w:id="642974222">
                          <w:marLeft w:val="0"/>
                          <w:marRight w:val="0"/>
                          <w:marTop w:val="0"/>
                          <w:marBottom w:val="0"/>
                          <w:divBdr>
                            <w:top w:val="none" w:sz="0" w:space="0" w:color="auto"/>
                            <w:left w:val="none" w:sz="0" w:space="0" w:color="auto"/>
                            <w:bottom w:val="none" w:sz="0" w:space="0" w:color="auto"/>
                            <w:right w:val="none" w:sz="0" w:space="0" w:color="auto"/>
                          </w:divBdr>
                          <w:divsChild>
                            <w:div w:id="8048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89">
                      <w:marLeft w:val="0"/>
                      <w:marRight w:val="0"/>
                      <w:marTop w:val="0"/>
                      <w:marBottom w:val="0"/>
                      <w:divBdr>
                        <w:top w:val="none" w:sz="0" w:space="0" w:color="auto"/>
                        <w:left w:val="none" w:sz="0" w:space="0" w:color="auto"/>
                        <w:bottom w:val="none" w:sz="0" w:space="0" w:color="auto"/>
                        <w:right w:val="none" w:sz="0" w:space="0" w:color="auto"/>
                      </w:divBdr>
                    </w:div>
                  </w:divsChild>
                </w:div>
                <w:div w:id="175536721">
                  <w:marLeft w:val="0"/>
                  <w:marRight w:val="0"/>
                  <w:marTop w:val="0"/>
                  <w:marBottom w:val="0"/>
                  <w:divBdr>
                    <w:top w:val="none" w:sz="0" w:space="0" w:color="auto"/>
                    <w:left w:val="none" w:sz="0" w:space="0" w:color="auto"/>
                    <w:bottom w:val="none" w:sz="0" w:space="0" w:color="auto"/>
                    <w:right w:val="none" w:sz="0" w:space="0" w:color="auto"/>
                  </w:divBdr>
                  <w:divsChild>
                    <w:div w:id="2086293780">
                      <w:marLeft w:val="0"/>
                      <w:marRight w:val="0"/>
                      <w:marTop w:val="0"/>
                      <w:marBottom w:val="0"/>
                      <w:divBdr>
                        <w:top w:val="none" w:sz="0" w:space="0" w:color="auto"/>
                        <w:left w:val="none" w:sz="0" w:space="0" w:color="auto"/>
                        <w:bottom w:val="none" w:sz="0" w:space="0" w:color="auto"/>
                        <w:right w:val="none" w:sz="0" w:space="0" w:color="auto"/>
                      </w:divBdr>
                      <w:divsChild>
                        <w:div w:id="1622226410">
                          <w:marLeft w:val="0"/>
                          <w:marRight w:val="0"/>
                          <w:marTop w:val="0"/>
                          <w:marBottom w:val="0"/>
                          <w:divBdr>
                            <w:top w:val="none" w:sz="0" w:space="0" w:color="auto"/>
                            <w:left w:val="none" w:sz="0" w:space="0" w:color="auto"/>
                            <w:bottom w:val="none" w:sz="0" w:space="0" w:color="auto"/>
                            <w:right w:val="none" w:sz="0" w:space="0" w:color="auto"/>
                          </w:divBdr>
                          <w:divsChild>
                            <w:div w:id="13074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4160">
                      <w:marLeft w:val="0"/>
                      <w:marRight w:val="0"/>
                      <w:marTop w:val="0"/>
                      <w:marBottom w:val="0"/>
                      <w:divBdr>
                        <w:top w:val="none" w:sz="0" w:space="0" w:color="auto"/>
                        <w:left w:val="none" w:sz="0" w:space="0" w:color="auto"/>
                        <w:bottom w:val="none" w:sz="0" w:space="0" w:color="auto"/>
                        <w:right w:val="none" w:sz="0" w:space="0" w:color="auto"/>
                      </w:divBdr>
                      <w:divsChild>
                        <w:div w:id="545222003">
                          <w:marLeft w:val="0"/>
                          <w:marRight w:val="0"/>
                          <w:marTop w:val="0"/>
                          <w:marBottom w:val="0"/>
                          <w:divBdr>
                            <w:top w:val="none" w:sz="0" w:space="0" w:color="auto"/>
                            <w:left w:val="none" w:sz="0" w:space="0" w:color="auto"/>
                            <w:bottom w:val="none" w:sz="0" w:space="0" w:color="auto"/>
                            <w:right w:val="none" w:sz="0" w:space="0" w:color="auto"/>
                          </w:divBdr>
                          <w:divsChild>
                            <w:div w:id="20195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4683">
                  <w:marLeft w:val="0"/>
                  <w:marRight w:val="0"/>
                  <w:marTop w:val="0"/>
                  <w:marBottom w:val="0"/>
                  <w:divBdr>
                    <w:top w:val="none" w:sz="0" w:space="0" w:color="auto"/>
                    <w:left w:val="none" w:sz="0" w:space="0" w:color="auto"/>
                    <w:bottom w:val="none" w:sz="0" w:space="0" w:color="auto"/>
                    <w:right w:val="none" w:sz="0" w:space="0" w:color="auto"/>
                  </w:divBdr>
                  <w:divsChild>
                    <w:div w:id="1252273098">
                      <w:marLeft w:val="0"/>
                      <w:marRight w:val="0"/>
                      <w:marTop w:val="0"/>
                      <w:marBottom w:val="0"/>
                      <w:divBdr>
                        <w:top w:val="none" w:sz="0" w:space="0" w:color="auto"/>
                        <w:left w:val="none" w:sz="0" w:space="0" w:color="auto"/>
                        <w:bottom w:val="none" w:sz="0" w:space="0" w:color="auto"/>
                        <w:right w:val="none" w:sz="0" w:space="0" w:color="auto"/>
                      </w:divBdr>
                      <w:divsChild>
                        <w:div w:id="1358314936">
                          <w:marLeft w:val="0"/>
                          <w:marRight w:val="0"/>
                          <w:marTop w:val="0"/>
                          <w:marBottom w:val="0"/>
                          <w:divBdr>
                            <w:top w:val="none" w:sz="0" w:space="0" w:color="auto"/>
                            <w:left w:val="none" w:sz="0" w:space="0" w:color="auto"/>
                            <w:bottom w:val="none" w:sz="0" w:space="0" w:color="auto"/>
                            <w:right w:val="none" w:sz="0" w:space="0" w:color="auto"/>
                          </w:divBdr>
                          <w:divsChild>
                            <w:div w:id="5615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864916">
              <w:marLeft w:val="0"/>
              <w:marRight w:val="0"/>
              <w:marTop w:val="0"/>
              <w:marBottom w:val="0"/>
              <w:divBdr>
                <w:top w:val="none" w:sz="0" w:space="0" w:color="auto"/>
                <w:left w:val="none" w:sz="0" w:space="0" w:color="auto"/>
                <w:bottom w:val="none" w:sz="0" w:space="0" w:color="auto"/>
                <w:right w:val="none" w:sz="0" w:space="0" w:color="auto"/>
              </w:divBdr>
              <w:divsChild>
                <w:div w:id="1549147855">
                  <w:marLeft w:val="0"/>
                  <w:marRight w:val="0"/>
                  <w:marTop w:val="0"/>
                  <w:marBottom w:val="0"/>
                  <w:divBdr>
                    <w:top w:val="none" w:sz="0" w:space="0" w:color="auto"/>
                    <w:left w:val="none" w:sz="0" w:space="0" w:color="auto"/>
                    <w:bottom w:val="none" w:sz="0" w:space="0" w:color="auto"/>
                    <w:right w:val="none" w:sz="0" w:space="0" w:color="auto"/>
                  </w:divBdr>
                  <w:divsChild>
                    <w:div w:id="690453308">
                      <w:marLeft w:val="0"/>
                      <w:marRight w:val="0"/>
                      <w:marTop w:val="0"/>
                      <w:marBottom w:val="0"/>
                      <w:divBdr>
                        <w:top w:val="none" w:sz="0" w:space="0" w:color="auto"/>
                        <w:left w:val="none" w:sz="0" w:space="0" w:color="auto"/>
                        <w:bottom w:val="none" w:sz="0" w:space="0" w:color="auto"/>
                        <w:right w:val="none" w:sz="0" w:space="0" w:color="auto"/>
                      </w:divBdr>
                      <w:divsChild>
                        <w:div w:id="1055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4397">
                  <w:marLeft w:val="0"/>
                  <w:marRight w:val="0"/>
                  <w:marTop w:val="0"/>
                  <w:marBottom w:val="0"/>
                  <w:divBdr>
                    <w:top w:val="none" w:sz="0" w:space="0" w:color="auto"/>
                    <w:left w:val="none" w:sz="0" w:space="0" w:color="auto"/>
                    <w:bottom w:val="none" w:sz="0" w:space="0" w:color="auto"/>
                    <w:right w:val="none" w:sz="0" w:space="0" w:color="auto"/>
                  </w:divBdr>
                  <w:divsChild>
                    <w:div w:id="1710493785">
                      <w:marLeft w:val="0"/>
                      <w:marRight w:val="0"/>
                      <w:marTop w:val="0"/>
                      <w:marBottom w:val="0"/>
                      <w:divBdr>
                        <w:top w:val="none" w:sz="0" w:space="0" w:color="auto"/>
                        <w:left w:val="none" w:sz="0" w:space="0" w:color="auto"/>
                        <w:bottom w:val="none" w:sz="0" w:space="0" w:color="auto"/>
                        <w:right w:val="none" w:sz="0" w:space="0" w:color="auto"/>
                      </w:divBdr>
                      <w:divsChild>
                        <w:div w:id="1989547873">
                          <w:marLeft w:val="0"/>
                          <w:marRight w:val="0"/>
                          <w:marTop w:val="0"/>
                          <w:marBottom w:val="0"/>
                          <w:divBdr>
                            <w:top w:val="none" w:sz="0" w:space="0" w:color="auto"/>
                            <w:left w:val="none" w:sz="0" w:space="0" w:color="auto"/>
                            <w:bottom w:val="none" w:sz="0" w:space="0" w:color="auto"/>
                            <w:right w:val="none" w:sz="0" w:space="0" w:color="auto"/>
                          </w:divBdr>
                          <w:divsChild>
                            <w:div w:id="1950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4901">
                      <w:marLeft w:val="0"/>
                      <w:marRight w:val="0"/>
                      <w:marTop w:val="0"/>
                      <w:marBottom w:val="0"/>
                      <w:divBdr>
                        <w:top w:val="none" w:sz="0" w:space="0" w:color="auto"/>
                        <w:left w:val="none" w:sz="0" w:space="0" w:color="auto"/>
                        <w:bottom w:val="none" w:sz="0" w:space="0" w:color="auto"/>
                        <w:right w:val="none" w:sz="0" w:space="0" w:color="auto"/>
                      </w:divBdr>
                    </w:div>
                  </w:divsChild>
                </w:div>
                <w:div w:id="914244379">
                  <w:marLeft w:val="0"/>
                  <w:marRight w:val="0"/>
                  <w:marTop w:val="0"/>
                  <w:marBottom w:val="0"/>
                  <w:divBdr>
                    <w:top w:val="none" w:sz="0" w:space="0" w:color="auto"/>
                    <w:left w:val="none" w:sz="0" w:space="0" w:color="auto"/>
                    <w:bottom w:val="none" w:sz="0" w:space="0" w:color="auto"/>
                    <w:right w:val="none" w:sz="0" w:space="0" w:color="auto"/>
                  </w:divBdr>
                  <w:divsChild>
                    <w:div w:id="284697891">
                      <w:marLeft w:val="0"/>
                      <w:marRight w:val="0"/>
                      <w:marTop w:val="0"/>
                      <w:marBottom w:val="0"/>
                      <w:divBdr>
                        <w:top w:val="none" w:sz="0" w:space="0" w:color="auto"/>
                        <w:left w:val="none" w:sz="0" w:space="0" w:color="auto"/>
                        <w:bottom w:val="none" w:sz="0" w:space="0" w:color="auto"/>
                        <w:right w:val="none" w:sz="0" w:space="0" w:color="auto"/>
                      </w:divBdr>
                      <w:divsChild>
                        <w:div w:id="1150633025">
                          <w:marLeft w:val="0"/>
                          <w:marRight w:val="0"/>
                          <w:marTop w:val="0"/>
                          <w:marBottom w:val="0"/>
                          <w:divBdr>
                            <w:top w:val="none" w:sz="0" w:space="0" w:color="auto"/>
                            <w:left w:val="none" w:sz="0" w:space="0" w:color="auto"/>
                            <w:bottom w:val="none" w:sz="0" w:space="0" w:color="auto"/>
                            <w:right w:val="none" w:sz="0" w:space="0" w:color="auto"/>
                          </w:divBdr>
                          <w:divsChild>
                            <w:div w:id="12913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77015">
                  <w:marLeft w:val="0"/>
                  <w:marRight w:val="0"/>
                  <w:marTop w:val="0"/>
                  <w:marBottom w:val="0"/>
                  <w:divBdr>
                    <w:top w:val="none" w:sz="0" w:space="0" w:color="auto"/>
                    <w:left w:val="none" w:sz="0" w:space="0" w:color="auto"/>
                    <w:bottom w:val="none" w:sz="0" w:space="0" w:color="auto"/>
                    <w:right w:val="none" w:sz="0" w:space="0" w:color="auto"/>
                  </w:divBdr>
                  <w:divsChild>
                    <w:div w:id="189532966">
                      <w:marLeft w:val="0"/>
                      <w:marRight w:val="0"/>
                      <w:marTop w:val="0"/>
                      <w:marBottom w:val="0"/>
                      <w:divBdr>
                        <w:top w:val="none" w:sz="0" w:space="0" w:color="auto"/>
                        <w:left w:val="none" w:sz="0" w:space="0" w:color="auto"/>
                        <w:bottom w:val="none" w:sz="0" w:space="0" w:color="auto"/>
                        <w:right w:val="none" w:sz="0" w:space="0" w:color="auto"/>
                      </w:divBdr>
                      <w:divsChild>
                        <w:div w:id="1798136192">
                          <w:marLeft w:val="0"/>
                          <w:marRight w:val="0"/>
                          <w:marTop w:val="0"/>
                          <w:marBottom w:val="0"/>
                          <w:divBdr>
                            <w:top w:val="none" w:sz="0" w:space="0" w:color="auto"/>
                            <w:left w:val="none" w:sz="0" w:space="0" w:color="auto"/>
                            <w:bottom w:val="none" w:sz="0" w:space="0" w:color="auto"/>
                            <w:right w:val="none" w:sz="0" w:space="0" w:color="auto"/>
                          </w:divBdr>
                          <w:divsChild>
                            <w:div w:id="228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81339">
                      <w:marLeft w:val="0"/>
                      <w:marRight w:val="0"/>
                      <w:marTop w:val="0"/>
                      <w:marBottom w:val="0"/>
                      <w:divBdr>
                        <w:top w:val="none" w:sz="0" w:space="0" w:color="auto"/>
                        <w:left w:val="none" w:sz="0" w:space="0" w:color="auto"/>
                        <w:bottom w:val="none" w:sz="0" w:space="0" w:color="auto"/>
                        <w:right w:val="none" w:sz="0" w:space="0" w:color="auto"/>
                      </w:divBdr>
                    </w:div>
                  </w:divsChild>
                </w:div>
                <w:div w:id="1985619682">
                  <w:marLeft w:val="0"/>
                  <w:marRight w:val="0"/>
                  <w:marTop w:val="0"/>
                  <w:marBottom w:val="0"/>
                  <w:divBdr>
                    <w:top w:val="none" w:sz="0" w:space="0" w:color="auto"/>
                    <w:left w:val="none" w:sz="0" w:space="0" w:color="auto"/>
                    <w:bottom w:val="none" w:sz="0" w:space="0" w:color="auto"/>
                    <w:right w:val="none" w:sz="0" w:space="0" w:color="auto"/>
                  </w:divBdr>
                  <w:divsChild>
                    <w:div w:id="1449858152">
                      <w:marLeft w:val="0"/>
                      <w:marRight w:val="0"/>
                      <w:marTop w:val="0"/>
                      <w:marBottom w:val="0"/>
                      <w:divBdr>
                        <w:top w:val="none" w:sz="0" w:space="0" w:color="auto"/>
                        <w:left w:val="none" w:sz="0" w:space="0" w:color="auto"/>
                        <w:bottom w:val="none" w:sz="0" w:space="0" w:color="auto"/>
                        <w:right w:val="none" w:sz="0" w:space="0" w:color="auto"/>
                      </w:divBdr>
                      <w:divsChild>
                        <w:div w:id="581718908">
                          <w:marLeft w:val="0"/>
                          <w:marRight w:val="0"/>
                          <w:marTop w:val="0"/>
                          <w:marBottom w:val="0"/>
                          <w:divBdr>
                            <w:top w:val="none" w:sz="0" w:space="0" w:color="auto"/>
                            <w:left w:val="none" w:sz="0" w:space="0" w:color="auto"/>
                            <w:bottom w:val="none" w:sz="0" w:space="0" w:color="auto"/>
                            <w:right w:val="none" w:sz="0" w:space="0" w:color="auto"/>
                          </w:divBdr>
                          <w:divsChild>
                            <w:div w:id="10309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69800">
                  <w:marLeft w:val="0"/>
                  <w:marRight w:val="0"/>
                  <w:marTop w:val="0"/>
                  <w:marBottom w:val="0"/>
                  <w:divBdr>
                    <w:top w:val="none" w:sz="0" w:space="0" w:color="auto"/>
                    <w:left w:val="none" w:sz="0" w:space="0" w:color="auto"/>
                    <w:bottom w:val="none" w:sz="0" w:space="0" w:color="auto"/>
                    <w:right w:val="none" w:sz="0" w:space="0" w:color="auto"/>
                  </w:divBdr>
                  <w:divsChild>
                    <w:div w:id="1466654021">
                      <w:marLeft w:val="0"/>
                      <w:marRight w:val="0"/>
                      <w:marTop w:val="0"/>
                      <w:marBottom w:val="0"/>
                      <w:divBdr>
                        <w:top w:val="none" w:sz="0" w:space="0" w:color="auto"/>
                        <w:left w:val="none" w:sz="0" w:space="0" w:color="auto"/>
                        <w:bottom w:val="none" w:sz="0" w:space="0" w:color="auto"/>
                        <w:right w:val="none" w:sz="0" w:space="0" w:color="auto"/>
                      </w:divBdr>
                      <w:divsChild>
                        <w:div w:id="2121756562">
                          <w:marLeft w:val="0"/>
                          <w:marRight w:val="0"/>
                          <w:marTop w:val="0"/>
                          <w:marBottom w:val="0"/>
                          <w:divBdr>
                            <w:top w:val="none" w:sz="0" w:space="0" w:color="auto"/>
                            <w:left w:val="none" w:sz="0" w:space="0" w:color="auto"/>
                            <w:bottom w:val="none" w:sz="0" w:space="0" w:color="auto"/>
                            <w:right w:val="none" w:sz="0" w:space="0" w:color="auto"/>
                          </w:divBdr>
                          <w:divsChild>
                            <w:div w:id="12676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0344">
              <w:marLeft w:val="0"/>
              <w:marRight w:val="0"/>
              <w:marTop w:val="0"/>
              <w:marBottom w:val="0"/>
              <w:divBdr>
                <w:top w:val="none" w:sz="0" w:space="0" w:color="auto"/>
                <w:left w:val="none" w:sz="0" w:space="0" w:color="auto"/>
                <w:bottom w:val="none" w:sz="0" w:space="0" w:color="auto"/>
                <w:right w:val="none" w:sz="0" w:space="0" w:color="auto"/>
              </w:divBdr>
              <w:divsChild>
                <w:div w:id="1392996633">
                  <w:marLeft w:val="0"/>
                  <w:marRight w:val="0"/>
                  <w:marTop w:val="0"/>
                  <w:marBottom w:val="0"/>
                  <w:divBdr>
                    <w:top w:val="none" w:sz="0" w:space="0" w:color="auto"/>
                    <w:left w:val="none" w:sz="0" w:space="0" w:color="auto"/>
                    <w:bottom w:val="none" w:sz="0" w:space="0" w:color="auto"/>
                    <w:right w:val="none" w:sz="0" w:space="0" w:color="auto"/>
                  </w:divBdr>
                  <w:divsChild>
                    <w:div w:id="312953319">
                      <w:marLeft w:val="0"/>
                      <w:marRight w:val="0"/>
                      <w:marTop w:val="0"/>
                      <w:marBottom w:val="0"/>
                      <w:divBdr>
                        <w:top w:val="none" w:sz="0" w:space="0" w:color="auto"/>
                        <w:left w:val="none" w:sz="0" w:space="0" w:color="auto"/>
                        <w:bottom w:val="none" w:sz="0" w:space="0" w:color="auto"/>
                        <w:right w:val="none" w:sz="0" w:space="0" w:color="auto"/>
                      </w:divBdr>
                      <w:divsChild>
                        <w:div w:id="1774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3855">
                  <w:marLeft w:val="0"/>
                  <w:marRight w:val="0"/>
                  <w:marTop w:val="0"/>
                  <w:marBottom w:val="0"/>
                  <w:divBdr>
                    <w:top w:val="none" w:sz="0" w:space="0" w:color="auto"/>
                    <w:left w:val="none" w:sz="0" w:space="0" w:color="auto"/>
                    <w:bottom w:val="none" w:sz="0" w:space="0" w:color="auto"/>
                    <w:right w:val="none" w:sz="0" w:space="0" w:color="auto"/>
                  </w:divBdr>
                  <w:divsChild>
                    <w:div w:id="991375969">
                      <w:marLeft w:val="0"/>
                      <w:marRight w:val="0"/>
                      <w:marTop w:val="0"/>
                      <w:marBottom w:val="0"/>
                      <w:divBdr>
                        <w:top w:val="none" w:sz="0" w:space="0" w:color="auto"/>
                        <w:left w:val="none" w:sz="0" w:space="0" w:color="auto"/>
                        <w:bottom w:val="none" w:sz="0" w:space="0" w:color="auto"/>
                        <w:right w:val="none" w:sz="0" w:space="0" w:color="auto"/>
                      </w:divBdr>
                      <w:divsChild>
                        <w:div w:id="1020011397">
                          <w:marLeft w:val="0"/>
                          <w:marRight w:val="0"/>
                          <w:marTop w:val="0"/>
                          <w:marBottom w:val="0"/>
                          <w:divBdr>
                            <w:top w:val="none" w:sz="0" w:space="0" w:color="auto"/>
                            <w:left w:val="none" w:sz="0" w:space="0" w:color="auto"/>
                            <w:bottom w:val="none" w:sz="0" w:space="0" w:color="auto"/>
                            <w:right w:val="none" w:sz="0" w:space="0" w:color="auto"/>
                          </w:divBdr>
                          <w:divsChild>
                            <w:div w:id="1264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2414">
                  <w:marLeft w:val="0"/>
                  <w:marRight w:val="0"/>
                  <w:marTop w:val="0"/>
                  <w:marBottom w:val="0"/>
                  <w:divBdr>
                    <w:top w:val="none" w:sz="0" w:space="0" w:color="auto"/>
                    <w:left w:val="none" w:sz="0" w:space="0" w:color="auto"/>
                    <w:bottom w:val="none" w:sz="0" w:space="0" w:color="auto"/>
                    <w:right w:val="none" w:sz="0" w:space="0" w:color="auto"/>
                  </w:divBdr>
                  <w:divsChild>
                    <w:div w:id="146939825">
                      <w:marLeft w:val="0"/>
                      <w:marRight w:val="0"/>
                      <w:marTop w:val="0"/>
                      <w:marBottom w:val="0"/>
                      <w:divBdr>
                        <w:top w:val="none" w:sz="0" w:space="0" w:color="auto"/>
                        <w:left w:val="none" w:sz="0" w:space="0" w:color="auto"/>
                        <w:bottom w:val="none" w:sz="0" w:space="0" w:color="auto"/>
                        <w:right w:val="none" w:sz="0" w:space="0" w:color="auto"/>
                      </w:divBdr>
                      <w:divsChild>
                        <w:div w:id="1867056372">
                          <w:marLeft w:val="0"/>
                          <w:marRight w:val="0"/>
                          <w:marTop w:val="0"/>
                          <w:marBottom w:val="0"/>
                          <w:divBdr>
                            <w:top w:val="none" w:sz="0" w:space="0" w:color="auto"/>
                            <w:left w:val="none" w:sz="0" w:space="0" w:color="auto"/>
                            <w:bottom w:val="none" w:sz="0" w:space="0" w:color="auto"/>
                            <w:right w:val="none" w:sz="0" w:space="0" w:color="auto"/>
                          </w:divBdr>
                          <w:divsChild>
                            <w:div w:id="3223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4948">
                      <w:marLeft w:val="0"/>
                      <w:marRight w:val="0"/>
                      <w:marTop w:val="0"/>
                      <w:marBottom w:val="0"/>
                      <w:divBdr>
                        <w:top w:val="none" w:sz="0" w:space="0" w:color="auto"/>
                        <w:left w:val="none" w:sz="0" w:space="0" w:color="auto"/>
                        <w:bottom w:val="none" w:sz="0" w:space="0" w:color="auto"/>
                        <w:right w:val="none" w:sz="0" w:space="0" w:color="auto"/>
                      </w:divBdr>
                      <w:divsChild>
                        <w:div w:id="1827745920">
                          <w:marLeft w:val="0"/>
                          <w:marRight w:val="0"/>
                          <w:marTop w:val="0"/>
                          <w:marBottom w:val="0"/>
                          <w:divBdr>
                            <w:top w:val="none" w:sz="0" w:space="0" w:color="auto"/>
                            <w:left w:val="none" w:sz="0" w:space="0" w:color="auto"/>
                            <w:bottom w:val="none" w:sz="0" w:space="0" w:color="auto"/>
                            <w:right w:val="none" w:sz="0" w:space="0" w:color="auto"/>
                          </w:divBdr>
                        </w:div>
                      </w:divsChild>
                    </w:div>
                    <w:div w:id="1262451114">
                      <w:marLeft w:val="0"/>
                      <w:marRight w:val="0"/>
                      <w:marTop w:val="0"/>
                      <w:marBottom w:val="0"/>
                      <w:divBdr>
                        <w:top w:val="none" w:sz="0" w:space="0" w:color="auto"/>
                        <w:left w:val="none" w:sz="0" w:space="0" w:color="auto"/>
                        <w:bottom w:val="none" w:sz="0" w:space="0" w:color="auto"/>
                        <w:right w:val="none" w:sz="0" w:space="0" w:color="auto"/>
                      </w:divBdr>
                      <w:divsChild>
                        <w:div w:id="1853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1663">
                  <w:marLeft w:val="0"/>
                  <w:marRight w:val="0"/>
                  <w:marTop w:val="0"/>
                  <w:marBottom w:val="0"/>
                  <w:divBdr>
                    <w:top w:val="none" w:sz="0" w:space="0" w:color="auto"/>
                    <w:left w:val="none" w:sz="0" w:space="0" w:color="auto"/>
                    <w:bottom w:val="none" w:sz="0" w:space="0" w:color="auto"/>
                    <w:right w:val="none" w:sz="0" w:space="0" w:color="auto"/>
                  </w:divBdr>
                  <w:divsChild>
                    <w:div w:id="1404259851">
                      <w:marLeft w:val="0"/>
                      <w:marRight w:val="0"/>
                      <w:marTop w:val="0"/>
                      <w:marBottom w:val="0"/>
                      <w:divBdr>
                        <w:top w:val="none" w:sz="0" w:space="0" w:color="auto"/>
                        <w:left w:val="none" w:sz="0" w:space="0" w:color="auto"/>
                        <w:bottom w:val="none" w:sz="0" w:space="0" w:color="auto"/>
                        <w:right w:val="none" w:sz="0" w:space="0" w:color="auto"/>
                      </w:divBdr>
                      <w:divsChild>
                        <w:div w:id="1001932146">
                          <w:marLeft w:val="0"/>
                          <w:marRight w:val="0"/>
                          <w:marTop w:val="0"/>
                          <w:marBottom w:val="0"/>
                          <w:divBdr>
                            <w:top w:val="none" w:sz="0" w:space="0" w:color="auto"/>
                            <w:left w:val="none" w:sz="0" w:space="0" w:color="auto"/>
                            <w:bottom w:val="none" w:sz="0" w:space="0" w:color="auto"/>
                            <w:right w:val="none" w:sz="0" w:space="0" w:color="auto"/>
                          </w:divBdr>
                          <w:divsChild>
                            <w:div w:id="12725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51819">
                      <w:marLeft w:val="0"/>
                      <w:marRight w:val="0"/>
                      <w:marTop w:val="0"/>
                      <w:marBottom w:val="0"/>
                      <w:divBdr>
                        <w:top w:val="none" w:sz="0" w:space="0" w:color="auto"/>
                        <w:left w:val="none" w:sz="0" w:space="0" w:color="auto"/>
                        <w:bottom w:val="none" w:sz="0" w:space="0" w:color="auto"/>
                        <w:right w:val="none" w:sz="0" w:space="0" w:color="auto"/>
                      </w:divBdr>
                      <w:divsChild>
                        <w:div w:id="3730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7859">
              <w:marLeft w:val="0"/>
              <w:marRight w:val="0"/>
              <w:marTop w:val="0"/>
              <w:marBottom w:val="0"/>
              <w:divBdr>
                <w:top w:val="none" w:sz="0" w:space="0" w:color="auto"/>
                <w:left w:val="none" w:sz="0" w:space="0" w:color="auto"/>
                <w:bottom w:val="none" w:sz="0" w:space="0" w:color="auto"/>
                <w:right w:val="none" w:sz="0" w:space="0" w:color="auto"/>
              </w:divBdr>
              <w:divsChild>
                <w:div w:id="1825967808">
                  <w:marLeft w:val="0"/>
                  <w:marRight w:val="0"/>
                  <w:marTop w:val="0"/>
                  <w:marBottom w:val="0"/>
                  <w:divBdr>
                    <w:top w:val="none" w:sz="0" w:space="0" w:color="auto"/>
                    <w:left w:val="none" w:sz="0" w:space="0" w:color="auto"/>
                    <w:bottom w:val="none" w:sz="0" w:space="0" w:color="auto"/>
                    <w:right w:val="none" w:sz="0" w:space="0" w:color="auto"/>
                  </w:divBdr>
                  <w:divsChild>
                    <w:div w:id="1398673011">
                      <w:marLeft w:val="0"/>
                      <w:marRight w:val="0"/>
                      <w:marTop w:val="0"/>
                      <w:marBottom w:val="0"/>
                      <w:divBdr>
                        <w:top w:val="none" w:sz="0" w:space="0" w:color="auto"/>
                        <w:left w:val="none" w:sz="0" w:space="0" w:color="auto"/>
                        <w:bottom w:val="none" w:sz="0" w:space="0" w:color="auto"/>
                        <w:right w:val="none" w:sz="0" w:space="0" w:color="auto"/>
                      </w:divBdr>
                      <w:divsChild>
                        <w:div w:id="3967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5539">
                  <w:marLeft w:val="0"/>
                  <w:marRight w:val="0"/>
                  <w:marTop w:val="0"/>
                  <w:marBottom w:val="0"/>
                  <w:divBdr>
                    <w:top w:val="none" w:sz="0" w:space="0" w:color="auto"/>
                    <w:left w:val="none" w:sz="0" w:space="0" w:color="auto"/>
                    <w:bottom w:val="none" w:sz="0" w:space="0" w:color="auto"/>
                    <w:right w:val="none" w:sz="0" w:space="0" w:color="auto"/>
                  </w:divBdr>
                  <w:divsChild>
                    <w:div w:id="1795251209">
                      <w:marLeft w:val="0"/>
                      <w:marRight w:val="0"/>
                      <w:marTop w:val="0"/>
                      <w:marBottom w:val="0"/>
                      <w:divBdr>
                        <w:top w:val="none" w:sz="0" w:space="0" w:color="auto"/>
                        <w:left w:val="none" w:sz="0" w:space="0" w:color="auto"/>
                        <w:bottom w:val="none" w:sz="0" w:space="0" w:color="auto"/>
                        <w:right w:val="none" w:sz="0" w:space="0" w:color="auto"/>
                      </w:divBdr>
                      <w:divsChild>
                        <w:div w:id="364015433">
                          <w:marLeft w:val="0"/>
                          <w:marRight w:val="0"/>
                          <w:marTop w:val="0"/>
                          <w:marBottom w:val="0"/>
                          <w:divBdr>
                            <w:top w:val="none" w:sz="0" w:space="0" w:color="auto"/>
                            <w:left w:val="none" w:sz="0" w:space="0" w:color="auto"/>
                            <w:bottom w:val="none" w:sz="0" w:space="0" w:color="auto"/>
                            <w:right w:val="none" w:sz="0" w:space="0" w:color="auto"/>
                          </w:divBdr>
                          <w:divsChild>
                            <w:div w:id="20433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2888">
                  <w:marLeft w:val="0"/>
                  <w:marRight w:val="0"/>
                  <w:marTop w:val="0"/>
                  <w:marBottom w:val="0"/>
                  <w:divBdr>
                    <w:top w:val="none" w:sz="0" w:space="0" w:color="auto"/>
                    <w:left w:val="none" w:sz="0" w:space="0" w:color="auto"/>
                    <w:bottom w:val="none" w:sz="0" w:space="0" w:color="auto"/>
                    <w:right w:val="none" w:sz="0" w:space="0" w:color="auto"/>
                  </w:divBdr>
                  <w:divsChild>
                    <w:div w:id="589508608">
                      <w:marLeft w:val="0"/>
                      <w:marRight w:val="0"/>
                      <w:marTop w:val="0"/>
                      <w:marBottom w:val="0"/>
                      <w:divBdr>
                        <w:top w:val="none" w:sz="0" w:space="0" w:color="auto"/>
                        <w:left w:val="none" w:sz="0" w:space="0" w:color="auto"/>
                        <w:bottom w:val="none" w:sz="0" w:space="0" w:color="auto"/>
                        <w:right w:val="none" w:sz="0" w:space="0" w:color="auto"/>
                      </w:divBdr>
                      <w:divsChild>
                        <w:div w:id="687676636">
                          <w:marLeft w:val="0"/>
                          <w:marRight w:val="0"/>
                          <w:marTop w:val="0"/>
                          <w:marBottom w:val="0"/>
                          <w:divBdr>
                            <w:top w:val="none" w:sz="0" w:space="0" w:color="auto"/>
                            <w:left w:val="none" w:sz="0" w:space="0" w:color="auto"/>
                            <w:bottom w:val="none" w:sz="0" w:space="0" w:color="auto"/>
                            <w:right w:val="none" w:sz="0" w:space="0" w:color="auto"/>
                          </w:divBdr>
                          <w:divsChild>
                            <w:div w:id="6322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4556">
              <w:marLeft w:val="0"/>
              <w:marRight w:val="0"/>
              <w:marTop w:val="0"/>
              <w:marBottom w:val="0"/>
              <w:divBdr>
                <w:top w:val="none" w:sz="0" w:space="0" w:color="auto"/>
                <w:left w:val="none" w:sz="0" w:space="0" w:color="auto"/>
                <w:bottom w:val="none" w:sz="0" w:space="0" w:color="auto"/>
                <w:right w:val="none" w:sz="0" w:space="0" w:color="auto"/>
              </w:divBdr>
              <w:divsChild>
                <w:div w:id="2137600998">
                  <w:marLeft w:val="0"/>
                  <w:marRight w:val="0"/>
                  <w:marTop w:val="0"/>
                  <w:marBottom w:val="0"/>
                  <w:divBdr>
                    <w:top w:val="none" w:sz="0" w:space="0" w:color="auto"/>
                    <w:left w:val="none" w:sz="0" w:space="0" w:color="auto"/>
                    <w:bottom w:val="none" w:sz="0" w:space="0" w:color="auto"/>
                    <w:right w:val="none" w:sz="0" w:space="0" w:color="auto"/>
                  </w:divBdr>
                  <w:divsChild>
                    <w:div w:id="1409957212">
                      <w:marLeft w:val="0"/>
                      <w:marRight w:val="0"/>
                      <w:marTop w:val="0"/>
                      <w:marBottom w:val="0"/>
                      <w:divBdr>
                        <w:top w:val="none" w:sz="0" w:space="0" w:color="auto"/>
                        <w:left w:val="none" w:sz="0" w:space="0" w:color="auto"/>
                        <w:bottom w:val="none" w:sz="0" w:space="0" w:color="auto"/>
                        <w:right w:val="none" w:sz="0" w:space="0" w:color="auto"/>
                      </w:divBdr>
                      <w:divsChild>
                        <w:div w:id="11831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293">
                  <w:marLeft w:val="0"/>
                  <w:marRight w:val="0"/>
                  <w:marTop w:val="0"/>
                  <w:marBottom w:val="0"/>
                  <w:divBdr>
                    <w:top w:val="none" w:sz="0" w:space="0" w:color="auto"/>
                    <w:left w:val="none" w:sz="0" w:space="0" w:color="auto"/>
                    <w:bottom w:val="none" w:sz="0" w:space="0" w:color="auto"/>
                    <w:right w:val="none" w:sz="0" w:space="0" w:color="auto"/>
                  </w:divBdr>
                  <w:divsChild>
                    <w:div w:id="1836800666">
                      <w:marLeft w:val="0"/>
                      <w:marRight w:val="0"/>
                      <w:marTop w:val="0"/>
                      <w:marBottom w:val="0"/>
                      <w:divBdr>
                        <w:top w:val="none" w:sz="0" w:space="0" w:color="auto"/>
                        <w:left w:val="none" w:sz="0" w:space="0" w:color="auto"/>
                        <w:bottom w:val="none" w:sz="0" w:space="0" w:color="auto"/>
                        <w:right w:val="none" w:sz="0" w:space="0" w:color="auto"/>
                      </w:divBdr>
                      <w:divsChild>
                        <w:div w:id="2011327949">
                          <w:marLeft w:val="0"/>
                          <w:marRight w:val="0"/>
                          <w:marTop w:val="0"/>
                          <w:marBottom w:val="0"/>
                          <w:divBdr>
                            <w:top w:val="none" w:sz="0" w:space="0" w:color="auto"/>
                            <w:left w:val="none" w:sz="0" w:space="0" w:color="auto"/>
                            <w:bottom w:val="none" w:sz="0" w:space="0" w:color="auto"/>
                            <w:right w:val="none" w:sz="0" w:space="0" w:color="auto"/>
                          </w:divBdr>
                          <w:divsChild>
                            <w:div w:id="2525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3333">
                  <w:marLeft w:val="0"/>
                  <w:marRight w:val="0"/>
                  <w:marTop w:val="0"/>
                  <w:marBottom w:val="0"/>
                  <w:divBdr>
                    <w:top w:val="none" w:sz="0" w:space="0" w:color="auto"/>
                    <w:left w:val="none" w:sz="0" w:space="0" w:color="auto"/>
                    <w:bottom w:val="none" w:sz="0" w:space="0" w:color="auto"/>
                    <w:right w:val="none" w:sz="0" w:space="0" w:color="auto"/>
                  </w:divBdr>
                  <w:divsChild>
                    <w:div w:id="996416113">
                      <w:marLeft w:val="0"/>
                      <w:marRight w:val="0"/>
                      <w:marTop w:val="0"/>
                      <w:marBottom w:val="0"/>
                      <w:divBdr>
                        <w:top w:val="none" w:sz="0" w:space="0" w:color="auto"/>
                        <w:left w:val="none" w:sz="0" w:space="0" w:color="auto"/>
                        <w:bottom w:val="none" w:sz="0" w:space="0" w:color="auto"/>
                        <w:right w:val="none" w:sz="0" w:space="0" w:color="auto"/>
                      </w:divBdr>
                      <w:divsChild>
                        <w:div w:id="73669775">
                          <w:marLeft w:val="0"/>
                          <w:marRight w:val="0"/>
                          <w:marTop w:val="0"/>
                          <w:marBottom w:val="0"/>
                          <w:divBdr>
                            <w:top w:val="none" w:sz="0" w:space="0" w:color="auto"/>
                            <w:left w:val="none" w:sz="0" w:space="0" w:color="auto"/>
                            <w:bottom w:val="none" w:sz="0" w:space="0" w:color="auto"/>
                            <w:right w:val="none" w:sz="0" w:space="0" w:color="auto"/>
                          </w:divBdr>
                          <w:divsChild>
                            <w:div w:id="20140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50892">
                  <w:marLeft w:val="0"/>
                  <w:marRight w:val="0"/>
                  <w:marTop w:val="0"/>
                  <w:marBottom w:val="0"/>
                  <w:divBdr>
                    <w:top w:val="none" w:sz="0" w:space="0" w:color="auto"/>
                    <w:left w:val="none" w:sz="0" w:space="0" w:color="auto"/>
                    <w:bottom w:val="none" w:sz="0" w:space="0" w:color="auto"/>
                    <w:right w:val="none" w:sz="0" w:space="0" w:color="auto"/>
                  </w:divBdr>
                  <w:divsChild>
                    <w:div w:id="864169492">
                      <w:marLeft w:val="0"/>
                      <w:marRight w:val="0"/>
                      <w:marTop w:val="0"/>
                      <w:marBottom w:val="0"/>
                      <w:divBdr>
                        <w:top w:val="none" w:sz="0" w:space="0" w:color="auto"/>
                        <w:left w:val="none" w:sz="0" w:space="0" w:color="auto"/>
                        <w:bottom w:val="none" w:sz="0" w:space="0" w:color="auto"/>
                        <w:right w:val="none" w:sz="0" w:space="0" w:color="auto"/>
                      </w:divBdr>
                      <w:divsChild>
                        <w:div w:id="1604877822">
                          <w:marLeft w:val="0"/>
                          <w:marRight w:val="0"/>
                          <w:marTop w:val="0"/>
                          <w:marBottom w:val="0"/>
                          <w:divBdr>
                            <w:top w:val="none" w:sz="0" w:space="0" w:color="auto"/>
                            <w:left w:val="none" w:sz="0" w:space="0" w:color="auto"/>
                            <w:bottom w:val="none" w:sz="0" w:space="0" w:color="auto"/>
                            <w:right w:val="none" w:sz="0" w:space="0" w:color="auto"/>
                          </w:divBdr>
                          <w:divsChild>
                            <w:div w:id="21024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035828">
                  <w:marLeft w:val="0"/>
                  <w:marRight w:val="0"/>
                  <w:marTop w:val="0"/>
                  <w:marBottom w:val="0"/>
                  <w:divBdr>
                    <w:top w:val="none" w:sz="0" w:space="0" w:color="auto"/>
                    <w:left w:val="none" w:sz="0" w:space="0" w:color="auto"/>
                    <w:bottom w:val="none" w:sz="0" w:space="0" w:color="auto"/>
                    <w:right w:val="none" w:sz="0" w:space="0" w:color="auto"/>
                  </w:divBdr>
                  <w:divsChild>
                    <w:div w:id="769545060">
                      <w:marLeft w:val="0"/>
                      <w:marRight w:val="0"/>
                      <w:marTop w:val="0"/>
                      <w:marBottom w:val="0"/>
                      <w:divBdr>
                        <w:top w:val="none" w:sz="0" w:space="0" w:color="auto"/>
                        <w:left w:val="none" w:sz="0" w:space="0" w:color="auto"/>
                        <w:bottom w:val="none" w:sz="0" w:space="0" w:color="auto"/>
                        <w:right w:val="none" w:sz="0" w:space="0" w:color="auto"/>
                      </w:divBdr>
                      <w:divsChild>
                        <w:div w:id="1322345483">
                          <w:marLeft w:val="0"/>
                          <w:marRight w:val="0"/>
                          <w:marTop w:val="0"/>
                          <w:marBottom w:val="0"/>
                          <w:divBdr>
                            <w:top w:val="none" w:sz="0" w:space="0" w:color="auto"/>
                            <w:left w:val="none" w:sz="0" w:space="0" w:color="auto"/>
                            <w:bottom w:val="none" w:sz="0" w:space="0" w:color="auto"/>
                            <w:right w:val="none" w:sz="0" w:space="0" w:color="auto"/>
                          </w:divBdr>
                          <w:divsChild>
                            <w:div w:id="15388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500525">
              <w:marLeft w:val="0"/>
              <w:marRight w:val="0"/>
              <w:marTop w:val="0"/>
              <w:marBottom w:val="0"/>
              <w:divBdr>
                <w:top w:val="none" w:sz="0" w:space="0" w:color="auto"/>
                <w:left w:val="none" w:sz="0" w:space="0" w:color="auto"/>
                <w:bottom w:val="none" w:sz="0" w:space="0" w:color="auto"/>
                <w:right w:val="none" w:sz="0" w:space="0" w:color="auto"/>
              </w:divBdr>
              <w:divsChild>
                <w:div w:id="1353067780">
                  <w:marLeft w:val="0"/>
                  <w:marRight w:val="0"/>
                  <w:marTop w:val="0"/>
                  <w:marBottom w:val="0"/>
                  <w:divBdr>
                    <w:top w:val="none" w:sz="0" w:space="0" w:color="auto"/>
                    <w:left w:val="none" w:sz="0" w:space="0" w:color="auto"/>
                    <w:bottom w:val="none" w:sz="0" w:space="0" w:color="auto"/>
                    <w:right w:val="none" w:sz="0" w:space="0" w:color="auto"/>
                  </w:divBdr>
                  <w:divsChild>
                    <w:div w:id="2110663612">
                      <w:marLeft w:val="0"/>
                      <w:marRight w:val="0"/>
                      <w:marTop w:val="0"/>
                      <w:marBottom w:val="0"/>
                      <w:divBdr>
                        <w:top w:val="none" w:sz="0" w:space="0" w:color="auto"/>
                        <w:left w:val="none" w:sz="0" w:space="0" w:color="auto"/>
                        <w:bottom w:val="none" w:sz="0" w:space="0" w:color="auto"/>
                        <w:right w:val="none" w:sz="0" w:space="0" w:color="auto"/>
                      </w:divBdr>
                      <w:divsChild>
                        <w:div w:id="7781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8887">
                  <w:marLeft w:val="0"/>
                  <w:marRight w:val="0"/>
                  <w:marTop w:val="0"/>
                  <w:marBottom w:val="0"/>
                  <w:divBdr>
                    <w:top w:val="none" w:sz="0" w:space="0" w:color="auto"/>
                    <w:left w:val="none" w:sz="0" w:space="0" w:color="auto"/>
                    <w:bottom w:val="none" w:sz="0" w:space="0" w:color="auto"/>
                    <w:right w:val="none" w:sz="0" w:space="0" w:color="auto"/>
                  </w:divBdr>
                  <w:divsChild>
                    <w:div w:id="1701005776">
                      <w:marLeft w:val="0"/>
                      <w:marRight w:val="0"/>
                      <w:marTop w:val="0"/>
                      <w:marBottom w:val="0"/>
                      <w:divBdr>
                        <w:top w:val="none" w:sz="0" w:space="0" w:color="auto"/>
                        <w:left w:val="none" w:sz="0" w:space="0" w:color="auto"/>
                        <w:bottom w:val="none" w:sz="0" w:space="0" w:color="auto"/>
                        <w:right w:val="none" w:sz="0" w:space="0" w:color="auto"/>
                      </w:divBdr>
                      <w:divsChild>
                        <w:div w:id="337002126">
                          <w:marLeft w:val="0"/>
                          <w:marRight w:val="0"/>
                          <w:marTop w:val="0"/>
                          <w:marBottom w:val="0"/>
                          <w:divBdr>
                            <w:top w:val="none" w:sz="0" w:space="0" w:color="auto"/>
                            <w:left w:val="none" w:sz="0" w:space="0" w:color="auto"/>
                            <w:bottom w:val="none" w:sz="0" w:space="0" w:color="auto"/>
                            <w:right w:val="none" w:sz="0" w:space="0" w:color="auto"/>
                          </w:divBdr>
                          <w:divsChild>
                            <w:div w:id="2053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99147">
                  <w:marLeft w:val="0"/>
                  <w:marRight w:val="0"/>
                  <w:marTop w:val="0"/>
                  <w:marBottom w:val="0"/>
                  <w:divBdr>
                    <w:top w:val="none" w:sz="0" w:space="0" w:color="auto"/>
                    <w:left w:val="none" w:sz="0" w:space="0" w:color="auto"/>
                    <w:bottom w:val="none" w:sz="0" w:space="0" w:color="auto"/>
                    <w:right w:val="none" w:sz="0" w:space="0" w:color="auto"/>
                  </w:divBdr>
                  <w:divsChild>
                    <w:div w:id="1828738910">
                      <w:marLeft w:val="0"/>
                      <w:marRight w:val="0"/>
                      <w:marTop w:val="0"/>
                      <w:marBottom w:val="0"/>
                      <w:divBdr>
                        <w:top w:val="none" w:sz="0" w:space="0" w:color="auto"/>
                        <w:left w:val="none" w:sz="0" w:space="0" w:color="auto"/>
                        <w:bottom w:val="none" w:sz="0" w:space="0" w:color="auto"/>
                        <w:right w:val="none" w:sz="0" w:space="0" w:color="auto"/>
                      </w:divBdr>
                      <w:divsChild>
                        <w:div w:id="105663860">
                          <w:marLeft w:val="0"/>
                          <w:marRight w:val="0"/>
                          <w:marTop w:val="0"/>
                          <w:marBottom w:val="0"/>
                          <w:divBdr>
                            <w:top w:val="none" w:sz="0" w:space="0" w:color="auto"/>
                            <w:left w:val="none" w:sz="0" w:space="0" w:color="auto"/>
                            <w:bottom w:val="none" w:sz="0" w:space="0" w:color="auto"/>
                            <w:right w:val="none" w:sz="0" w:space="0" w:color="auto"/>
                          </w:divBdr>
                          <w:divsChild>
                            <w:div w:id="7093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777938">
                  <w:marLeft w:val="0"/>
                  <w:marRight w:val="0"/>
                  <w:marTop w:val="0"/>
                  <w:marBottom w:val="0"/>
                  <w:divBdr>
                    <w:top w:val="none" w:sz="0" w:space="0" w:color="auto"/>
                    <w:left w:val="none" w:sz="0" w:space="0" w:color="auto"/>
                    <w:bottom w:val="none" w:sz="0" w:space="0" w:color="auto"/>
                    <w:right w:val="none" w:sz="0" w:space="0" w:color="auto"/>
                  </w:divBdr>
                  <w:divsChild>
                    <w:div w:id="722607306">
                      <w:marLeft w:val="0"/>
                      <w:marRight w:val="0"/>
                      <w:marTop w:val="0"/>
                      <w:marBottom w:val="0"/>
                      <w:divBdr>
                        <w:top w:val="none" w:sz="0" w:space="0" w:color="auto"/>
                        <w:left w:val="none" w:sz="0" w:space="0" w:color="auto"/>
                        <w:bottom w:val="none" w:sz="0" w:space="0" w:color="auto"/>
                        <w:right w:val="none" w:sz="0" w:space="0" w:color="auto"/>
                      </w:divBdr>
                      <w:divsChild>
                        <w:div w:id="131137704">
                          <w:marLeft w:val="0"/>
                          <w:marRight w:val="0"/>
                          <w:marTop w:val="0"/>
                          <w:marBottom w:val="0"/>
                          <w:divBdr>
                            <w:top w:val="none" w:sz="0" w:space="0" w:color="auto"/>
                            <w:left w:val="none" w:sz="0" w:space="0" w:color="auto"/>
                            <w:bottom w:val="none" w:sz="0" w:space="0" w:color="auto"/>
                            <w:right w:val="none" w:sz="0" w:space="0" w:color="auto"/>
                          </w:divBdr>
                          <w:divsChild>
                            <w:div w:id="9950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6578">
                  <w:marLeft w:val="0"/>
                  <w:marRight w:val="0"/>
                  <w:marTop w:val="0"/>
                  <w:marBottom w:val="0"/>
                  <w:divBdr>
                    <w:top w:val="none" w:sz="0" w:space="0" w:color="auto"/>
                    <w:left w:val="none" w:sz="0" w:space="0" w:color="auto"/>
                    <w:bottom w:val="none" w:sz="0" w:space="0" w:color="auto"/>
                    <w:right w:val="none" w:sz="0" w:space="0" w:color="auto"/>
                  </w:divBdr>
                  <w:divsChild>
                    <w:div w:id="1470784438">
                      <w:marLeft w:val="0"/>
                      <w:marRight w:val="0"/>
                      <w:marTop w:val="0"/>
                      <w:marBottom w:val="0"/>
                      <w:divBdr>
                        <w:top w:val="none" w:sz="0" w:space="0" w:color="auto"/>
                        <w:left w:val="none" w:sz="0" w:space="0" w:color="auto"/>
                        <w:bottom w:val="none" w:sz="0" w:space="0" w:color="auto"/>
                        <w:right w:val="none" w:sz="0" w:space="0" w:color="auto"/>
                      </w:divBdr>
                      <w:divsChild>
                        <w:div w:id="1120147019">
                          <w:marLeft w:val="0"/>
                          <w:marRight w:val="0"/>
                          <w:marTop w:val="0"/>
                          <w:marBottom w:val="0"/>
                          <w:divBdr>
                            <w:top w:val="none" w:sz="0" w:space="0" w:color="auto"/>
                            <w:left w:val="none" w:sz="0" w:space="0" w:color="auto"/>
                            <w:bottom w:val="none" w:sz="0" w:space="0" w:color="auto"/>
                            <w:right w:val="none" w:sz="0" w:space="0" w:color="auto"/>
                          </w:divBdr>
                          <w:divsChild>
                            <w:div w:id="12137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2235">
                      <w:marLeft w:val="0"/>
                      <w:marRight w:val="0"/>
                      <w:marTop w:val="0"/>
                      <w:marBottom w:val="0"/>
                      <w:divBdr>
                        <w:top w:val="none" w:sz="0" w:space="0" w:color="auto"/>
                        <w:left w:val="none" w:sz="0" w:space="0" w:color="auto"/>
                        <w:bottom w:val="none" w:sz="0" w:space="0" w:color="auto"/>
                        <w:right w:val="none" w:sz="0" w:space="0" w:color="auto"/>
                      </w:divBdr>
                    </w:div>
                  </w:divsChild>
                </w:div>
                <w:div w:id="1835490771">
                  <w:marLeft w:val="0"/>
                  <w:marRight w:val="0"/>
                  <w:marTop w:val="0"/>
                  <w:marBottom w:val="0"/>
                  <w:divBdr>
                    <w:top w:val="none" w:sz="0" w:space="0" w:color="auto"/>
                    <w:left w:val="none" w:sz="0" w:space="0" w:color="auto"/>
                    <w:bottom w:val="none" w:sz="0" w:space="0" w:color="auto"/>
                    <w:right w:val="none" w:sz="0" w:space="0" w:color="auto"/>
                  </w:divBdr>
                  <w:divsChild>
                    <w:div w:id="1085414990">
                      <w:marLeft w:val="0"/>
                      <w:marRight w:val="0"/>
                      <w:marTop w:val="0"/>
                      <w:marBottom w:val="0"/>
                      <w:divBdr>
                        <w:top w:val="none" w:sz="0" w:space="0" w:color="auto"/>
                        <w:left w:val="none" w:sz="0" w:space="0" w:color="auto"/>
                        <w:bottom w:val="none" w:sz="0" w:space="0" w:color="auto"/>
                        <w:right w:val="none" w:sz="0" w:space="0" w:color="auto"/>
                      </w:divBdr>
                      <w:divsChild>
                        <w:div w:id="534543003">
                          <w:marLeft w:val="0"/>
                          <w:marRight w:val="0"/>
                          <w:marTop w:val="0"/>
                          <w:marBottom w:val="0"/>
                          <w:divBdr>
                            <w:top w:val="none" w:sz="0" w:space="0" w:color="auto"/>
                            <w:left w:val="none" w:sz="0" w:space="0" w:color="auto"/>
                            <w:bottom w:val="none" w:sz="0" w:space="0" w:color="auto"/>
                            <w:right w:val="none" w:sz="0" w:space="0" w:color="auto"/>
                          </w:divBdr>
                          <w:divsChild>
                            <w:div w:id="3646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93378">
                      <w:marLeft w:val="0"/>
                      <w:marRight w:val="0"/>
                      <w:marTop w:val="0"/>
                      <w:marBottom w:val="0"/>
                      <w:divBdr>
                        <w:top w:val="none" w:sz="0" w:space="0" w:color="auto"/>
                        <w:left w:val="none" w:sz="0" w:space="0" w:color="auto"/>
                        <w:bottom w:val="none" w:sz="0" w:space="0" w:color="auto"/>
                        <w:right w:val="none" w:sz="0" w:space="0" w:color="auto"/>
                      </w:divBdr>
                    </w:div>
                    <w:div w:id="697390886">
                      <w:marLeft w:val="0"/>
                      <w:marRight w:val="0"/>
                      <w:marTop w:val="0"/>
                      <w:marBottom w:val="0"/>
                      <w:divBdr>
                        <w:top w:val="none" w:sz="0" w:space="0" w:color="auto"/>
                        <w:left w:val="none" w:sz="0" w:space="0" w:color="auto"/>
                        <w:bottom w:val="none" w:sz="0" w:space="0" w:color="auto"/>
                        <w:right w:val="none" w:sz="0" w:space="0" w:color="auto"/>
                      </w:divBdr>
                    </w:div>
                  </w:divsChild>
                </w:div>
                <w:div w:id="1185972020">
                  <w:marLeft w:val="0"/>
                  <w:marRight w:val="0"/>
                  <w:marTop w:val="0"/>
                  <w:marBottom w:val="0"/>
                  <w:divBdr>
                    <w:top w:val="none" w:sz="0" w:space="0" w:color="auto"/>
                    <w:left w:val="none" w:sz="0" w:space="0" w:color="auto"/>
                    <w:bottom w:val="none" w:sz="0" w:space="0" w:color="auto"/>
                    <w:right w:val="none" w:sz="0" w:space="0" w:color="auto"/>
                  </w:divBdr>
                  <w:divsChild>
                    <w:div w:id="1647398556">
                      <w:marLeft w:val="0"/>
                      <w:marRight w:val="0"/>
                      <w:marTop w:val="0"/>
                      <w:marBottom w:val="0"/>
                      <w:divBdr>
                        <w:top w:val="none" w:sz="0" w:space="0" w:color="auto"/>
                        <w:left w:val="none" w:sz="0" w:space="0" w:color="auto"/>
                        <w:bottom w:val="none" w:sz="0" w:space="0" w:color="auto"/>
                        <w:right w:val="none" w:sz="0" w:space="0" w:color="auto"/>
                      </w:divBdr>
                      <w:divsChild>
                        <w:div w:id="536893011">
                          <w:marLeft w:val="0"/>
                          <w:marRight w:val="0"/>
                          <w:marTop w:val="0"/>
                          <w:marBottom w:val="0"/>
                          <w:divBdr>
                            <w:top w:val="none" w:sz="0" w:space="0" w:color="auto"/>
                            <w:left w:val="none" w:sz="0" w:space="0" w:color="auto"/>
                            <w:bottom w:val="none" w:sz="0" w:space="0" w:color="auto"/>
                            <w:right w:val="none" w:sz="0" w:space="0" w:color="auto"/>
                          </w:divBdr>
                          <w:divsChild>
                            <w:div w:id="1734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936303">
                  <w:marLeft w:val="0"/>
                  <w:marRight w:val="0"/>
                  <w:marTop w:val="0"/>
                  <w:marBottom w:val="0"/>
                  <w:divBdr>
                    <w:top w:val="none" w:sz="0" w:space="0" w:color="auto"/>
                    <w:left w:val="none" w:sz="0" w:space="0" w:color="auto"/>
                    <w:bottom w:val="none" w:sz="0" w:space="0" w:color="auto"/>
                    <w:right w:val="none" w:sz="0" w:space="0" w:color="auto"/>
                  </w:divBdr>
                  <w:divsChild>
                    <w:div w:id="325087885">
                      <w:marLeft w:val="0"/>
                      <w:marRight w:val="0"/>
                      <w:marTop w:val="0"/>
                      <w:marBottom w:val="0"/>
                      <w:divBdr>
                        <w:top w:val="none" w:sz="0" w:space="0" w:color="auto"/>
                        <w:left w:val="none" w:sz="0" w:space="0" w:color="auto"/>
                        <w:bottom w:val="none" w:sz="0" w:space="0" w:color="auto"/>
                        <w:right w:val="none" w:sz="0" w:space="0" w:color="auto"/>
                      </w:divBdr>
                      <w:divsChild>
                        <w:div w:id="129372592">
                          <w:marLeft w:val="0"/>
                          <w:marRight w:val="0"/>
                          <w:marTop w:val="0"/>
                          <w:marBottom w:val="0"/>
                          <w:divBdr>
                            <w:top w:val="none" w:sz="0" w:space="0" w:color="auto"/>
                            <w:left w:val="none" w:sz="0" w:space="0" w:color="auto"/>
                            <w:bottom w:val="none" w:sz="0" w:space="0" w:color="auto"/>
                            <w:right w:val="none" w:sz="0" w:space="0" w:color="auto"/>
                          </w:divBdr>
                          <w:divsChild>
                            <w:div w:id="5040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63442">
                  <w:marLeft w:val="0"/>
                  <w:marRight w:val="0"/>
                  <w:marTop w:val="0"/>
                  <w:marBottom w:val="0"/>
                  <w:divBdr>
                    <w:top w:val="none" w:sz="0" w:space="0" w:color="auto"/>
                    <w:left w:val="none" w:sz="0" w:space="0" w:color="auto"/>
                    <w:bottom w:val="none" w:sz="0" w:space="0" w:color="auto"/>
                    <w:right w:val="none" w:sz="0" w:space="0" w:color="auto"/>
                  </w:divBdr>
                  <w:divsChild>
                    <w:div w:id="591864298">
                      <w:marLeft w:val="0"/>
                      <w:marRight w:val="0"/>
                      <w:marTop w:val="0"/>
                      <w:marBottom w:val="0"/>
                      <w:divBdr>
                        <w:top w:val="none" w:sz="0" w:space="0" w:color="auto"/>
                        <w:left w:val="none" w:sz="0" w:space="0" w:color="auto"/>
                        <w:bottom w:val="none" w:sz="0" w:space="0" w:color="auto"/>
                        <w:right w:val="none" w:sz="0" w:space="0" w:color="auto"/>
                      </w:divBdr>
                      <w:divsChild>
                        <w:div w:id="2147385197">
                          <w:marLeft w:val="0"/>
                          <w:marRight w:val="0"/>
                          <w:marTop w:val="0"/>
                          <w:marBottom w:val="0"/>
                          <w:divBdr>
                            <w:top w:val="none" w:sz="0" w:space="0" w:color="auto"/>
                            <w:left w:val="none" w:sz="0" w:space="0" w:color="auto"/>
                            <w:bottom w:val="none" w:sz="0" w:space="0" w:color="auto"/>
                            <w:right w:val="none" w:sz="0" w:space="0" w:color="auto"/>
                          </w:divBdr>
                          <w:divsChild>
                            <w:div w:id="14065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936">
                      <w:marLeft w:val="0"/>
                      <w:marRight w:val="0"/>
                      <w:marTop w:val="0"/>
                      <w:marBottom w:val="0"/>
                      <w:divBdr>
                        <w:top w:val="none" w:sz="0" w:space="0" w:color="auto"/>
                        <w:left w:val="none" w:sz="0" w:space="0" w:color="auto"/>
                        <w:bottom w:val="none" w:sz="0" w:space="0" w:color="auto"/>
                        <w:right w:val="none" w:sz="0" w:space="0" w:color="auto"/>
                      </w:divBdr>
                    </w:div>
                    <w:div w:id="1876262558">
                      <w:marLeft w:val="0"/>
                      <w:marRight w:val="0"/>
                      <w:marTop w:val="0"/>
                      <w:marBottom w:val="0"/>
                      <w:divBdr>
                        <w:top w:val="none" w:sz="0" w:space="0" w:color="auto"/>
                        <w:left w:val="none" w:sz="0" w:space="0" w:color="auto"/>
                        <w:bottom w:val="none" w:sz="0" w:space="0" w:color="auto"/>
                        <w:right w:val="none" w:sz="0" w:space="0" w:color="auto"/>
                      </w:divBdr>
                    </w:div>
                    <w:div w:id="261109992">
                      <w:marLeft w:val="0"/>
                      <w:marRight w:val="0"/>
                      <w:marTop w:val="0"/>
                      <w:marBottom w:val="0"/>
                      <w:divBdr>
                        <w:top w:val="none" w:sz="0" w:space="0" w:color="auto"/>
                        <w:left w:val="none" w:sz="0" w:space="0" w:color="auto"/>
                        <w:bottom w:val="none" w:sz="0" w:space="0" w:color="auto"/>
                        <w:right w:val="none" w:sz="0" w:space="0" w:color="auto"/>
                      </w:divBdr>
                    </w:div>
                  </w:divsChild>
                </w:div>
                <w:div w:id="337511753">
                  <w:marLeft w:val="0"/>
                  <w:marRight w:val="0"/>
                  <w:marTop w:val="0"/>
                  <w:marBottom w:val="0"/>
                  <w:divBdr>
                    <w:top w:val="none" w:sz="0" w:space="0" w:color="auto"/>
                    <w:left w:val="none" w:sz="0" w:space="0" w:color="auto"/>
                    <w:bottom w:val="none" w:sz="0" w:space="0" w:color="auto"/>
                    <w:right w:val="none" w:sz="0" w:space="0" w:color="auto"/>
                  </w:divBdr>
                  <w:divsChild>
                    <w:div w:id="304627200">
                      <w:marLeft w:val="0"/>
                      <w:marRight w:val="0"/>
                      <w:marTop w:val="0"/>
                      <w:marBottom w:val="0"/>
                      <w:divBdr>
                        <w:top w:val="none" w:sz="0" w:space="0" w:color="auto"/>
                        <w:left w:val="none" w:sz="0" w:space="0" w:color="auto"/>
                        <w:bottom w:val="none" w:sz="0" w:space="0" w:color="auto"/>
                        <w:right w:val="none" w:sz="0" w:space="0" w:color="auto"/>
                      </w:divBdr>
                      <w:divsChild>
                        <w:div w:id="1927838239">
                          <w:marLeft w:val="0"/>
                          <w:marRight w:val="0"/>
                          <w:marTop w:val="0"/>
                          <w:marBottom w:val="0"/>
                          <w:divBdr>
                            <w:top w:val="none" w:sz="0" w:space="0" w:color="auto"/>
                            <w:left w:val="none" w:sz="0" w:space="0" w:color="auto"/>
                            <w:bottom w:val="none" w:sz="0" w:space="0" w:color="auto"/>
                            <w:right w:val="none" w:sz="0" w:space="0" w:color="auto"/>
                          </w:divBdr>
                          <w:divsChild>
                            <w:div w:id="9164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681">
                      <w:marLeft w:val="0"/>
                      <w:marRight w:val="0"/>
                      <w:marTop w:val="0"/>
                      <w:marBottom w:val="0"/>
                      <w:divBdr>
                        <w:top w:val="none" w:sz="0" w:space="0" w:color="auto"/>
                        <w:left w:val="none" w:sz="0" w:space="0" w:color="auto"/>
                        <w:bottom w:val="none" w:sz="0" w:space="0" w:color="auto"/>
                        <w:right w:val="none" w:sz="0" w:space="0" w:color="auto"/>
                      </w:divBdr>
                    </w:div>
                    <w:div w:id="669059760">
                      <w:marLeft w:val="0"/>
                      <w:marRight w:val="0"/>
                      <w:marTop w:val="0"/>
                      <w:marBottom w:val="0"/>
                      <w:divBdr>
                        <w:top w:val="none" w:sz="0" w:space="0" w:color="auto"/>
                        <w:left w:val="none" w:sz="0" w:space="0" w:color="auto"/>
                        <w:bottom w:val="none" w:sz="0" w:space="0" w:color="auto"/>
                        <w:right w:val="none" w:sz="0" w:space="0" w:color="auto"/>
                      </w:divBdr>
                    </w:div>
                  </w:divsChild>
                </w:div>
                <w:div w:id="560017983">
                  <w:marLeft w:val="0"/>
                  <w:marRight w:val="0"/>
                  <w:marTop w:val="0"/>
                  <w:marBottom w:val="0"/>
                  <w:divBdr>
                    <w:top w:val="none" w:sz="0" w:space="0" w:color="auto"/>
                    <w:left w:val="none" w:sz="0" w:space="0" w:color="auto"/>
                    <w:bottom w:val="none" w:sz="0" w:space="0" w:color="auto"/>
                    <w:right w:val="none" w:sz="0" w:space="0" w:color="auto"/>
                  </w:divBdr>
                  <w:divsChild>
                    <w:div w:id="13044026">
                      <w:marLeft w:val="0"/>
                      <w:marRight w:val="0"/>
                      <w:marTop w:val="0"/>
                      <w:marBottom w:val="0"/>
                      <w:divBdr>
                        <w:top w:val="none" w:sz="0" w:space="0" w:color="auto"/>
                        <w:left w:val="none" w:sz="0" w:space="0" w:color="auto"/>
                        <w:bottom w:val="none" w:sz="0" w:space="0" w:color="auto"/>
                        <w:right w:val="none" w:sz="0" w:space="0" w:color="auto"/>
                      </w:divBdr>
                      <w:divsChild>
                        <w:div w:id="471295954">
                          <w:marLeft w:val="0"/>
                          <w:marRight w:val="0"/>
                          <w:marTop w:val="0"/>
                          <w:marBottom w:val="0"/>
                          <w:divBdr>
                            <w:top w:val="none" w:sz="0" w:space="0" w:color="auto"/>
                            <w:left w:val="none" w:sz="0" w:space="0" w:color="auto"/>
                            <w:bottom w:val="none" w:sz="0" w:space="0" w:color="auto"/>
                            <w:right w:val="none" w:sz="0" w:space="0" w:color="auto"/>
                          </w:divBdr>
                          <w:divsChild>
                            <w:div w:id="12013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0648">
                      <w:marLeft w:val="0"/>
                      <w:marRight w:val="0"/>
                      <w:marTop w:val="0"/>
                      <w:marBottom w:val="0"/>
                      <w:divBdr>
                        <w:top w:val="none" w:sz="0" w:space="0" w:color="auto"/>
                        <w:left w:val="none" w:sz="0" w:space="0" w:color="auto"/>
                        <w:bottom w:val="none" w:sz="0" w:space="0" w:color="auto"/>
                        <w:right w:val="none" w:sz="0" w:space="0" w:color="auto"/>
                      </w:divBdr>
                    </w:div>
                  </w:divsChild>
                </w:div>
                <w:div w:id="438377380">
                  <w:marLeft w:val="0"/>
                  <w:marRight w:val="0"/>
                  <w:marTop w:val="0"/>
                  <w:marBottom w:val="0"/>
                  <w:divBdr>
                    <w:top w:val="none" w:sz="0" w:space="0" w:color="auto"/>
                    <w:left w:val="none" w:sz="0" w:space="0" w:color="auto"/>
                    <w:bottom w:val="none" w:sz="0" w:space="0" w:color="auto"/>
                    <w:right w:val="none" w:sz="0" w:space="0" w:color="auto"/>
                  </w:divBdr>
                  <w:divsChild>
                    <w:div w:id="1359162754">
                      <w:marLeft w:val="0"/>
                      <w:marRight w:val="0"/>
                      <w:marTop w:val="0"/>
                      <w:marBottom w:val="0"/>
                      <w:divBdr>
                        <w:top w:val="none" w:sz="0" w:space="0" w:color="auto"/>
                        <w:left w:val="none" w:sz="0" w:space="0" w:color="auto"/>
                        <w:bottom w:val="none" w:sz="0" w:space="0" w:color="auto"/>
                        <w:right w:val="none" w:sz="0" w:space="0" w:color="auto"/>
                      </w:divBdr>
                      <w:divsChild>
                        <w:div w:id="1485664232">
                          <w:marLeft w:val="0"/>
                          <w:marRight w:val="0"/>
                          <w:marTop w:val="0"/>
                          <w:marBottom w:val="0"/>
                          <w:divBdr>
                            <w:top w:val="none" w:sz="0" w:space="0" w:color="auto"/>
                            <w:left w:val="none" w:sz="0" w:space="0" w:color="auto"/>
                            <w:bottom w:val="none" w:sz="0" w:space="0" w:color="auto"/>
                            <w:right w:val="none" w:sz="0" w:space="0" w:color="auto"/>
                          </w:divBdr>
                          <w:divsChild>
                            <w:div w:id="76311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14033">
                      <w:marLeft w:val="0"/>
                      <w:marRight w:val="0"/>
                      <w:marTop w:val="0"/>
                      <w:marBottom w:val="0"/>
                      <w:divBdr>
                        <w:top w:val="none" w:sz="0" w:space="0" w:color="auto"/>
                        <w:left w:val="none" w:sz="0" w:space="0" w:color="auto"/>
                        <w:bottom w:val="none" w:sz="0" w:space="0" w:color="auto"/>
                        <w:right w:val="none" w:sz="0" w:space="0" w:color="auto"/>
                      </w:divBdr>
                      <w:divsChild>
                        <w:div w:id="162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36221">
              <w:marLeft w:val="0"/>
              <w:marRight w:val="0"/>
              <w:marTop w:val="0"/>
              <w:marBottom w:val="0"/>
              <w:divBdr>
                <w:top w:val="none" w:sz="0" w:space="0" w:color="auto"/>
                <w:left w:val="none" w:sz="0" w:space="0" w:color="auto"/>
                <w:bottom w:val="none" w:sz="0" w:space="0" w:color="auto"/>
                <w:right w:val="none" w:sz="0" w:space="0" w:color="auto"/>
              </w:divBdr>
              <w:divsChild>
                <w:div w:id="945963612">
                  <w:marLeft w:val="0"/>
                  <w:marRight w:val="0"/>
                  <w:marTop w:val="0"/>
                  <w:marBottom w:val="0"/>
                  <w:divBdr>
                    <w:top w:val="none" w:sz="0" w:space="0" w:color="auto"/>
                    <w:left w:val="none" w:sz="0" w:space="0" w:color="auto"/>
                    <w:bottom w:val="none" w:sz="0" w:space="0" w:color="auto"/>
                    <w:right w:val="none" w:sz="0" w:space="0" w:color="auto"/>
                  </w:divBdr>
                  <w:divsChild>
                    <w:div w:id="1736735143">
                      <w:marLeft w:val="0"/>
                      <w:marRight w:val="0"/>
                      <w:marTop w:val="0"/>
                      <w:marBottom w:val="0"/>
                      <w:divBdr>
                        <w:top w:val="none" w:sz="0" w:space="0" w:color="auto"/>
                        <w:left w:val="none" w:sz="0" w:space="0" w:color="auto"/>
                        <w:bottom w:val="none" w:sz="0" w:space="0" w:color="auto"/>
                        <w:right w:val="none" w:sz="0" w:space="0" w:color="auto"/>
                      </w:divBdr>
                      <w:divsChild>
                        <w:div w:id="13243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6160">
                  <w:marLeft w:val="0"/>
                  <w:marRight w:val="0"/>
                  <w:marTop w:val="0"/>
                  <w:marBottom w:val="0"/>
                  <w:divBdr>
                    <w:top w:val="none" w:sz="0" w:space="0" w:color="auto"/>
                    <w:left w:val="none" w:sz="0" w:space="0" w:color="auto"/>
                    <w:bottom w:val="none" w:sz="0" w:space="0" w:color="auto"/>
                    <w:right w:val="none" w:sz="0" w:space="0" w:color="auto"/>
                  </w:divBdr>
                  <w:divsChild>
                    <w:div w:id="1984390724">
                      <w:marLeft w:val="0"/>
                      <w:marRight w:val="0"/>
                      <w:marTop w:val="0"/>
                      <w:marBottom w:val="0"/>
                      <w:divBdr>
                        <w:top w:val="none" w:sz="0" w:space="0" w:color="auto"/>
                        <w:left w:val="none" w:sz="0" w:space="0" w:color="auto"/>
                        <w:bottom w:val="none" w:sz="0" w:space="0" w:color="auto"/>
                        <w:right w:val="none" w:sz="0" w:space="0" w:color="auto"/>
                      </w:divBdr>
                      <w:divsChild>
                        <w:div w:id="195774322">
                          <w:marLeft w:val="0"/>
                          <w:marRight w:val="0"/>
                          <w:marTop w:val="0"/>
                          <w:marBottom w:val="0"/>
                          <w:divBdr>
                            <w:top w:val="none" w:sz="0" w:space="0" w:color="auto"/>
                            <w:left w:val="none" w:sz="0" w:space="0" w:color="auto"/>
                            <w:bottom w:val="none" w:sz="0" w:space="0" w:color="auto"/>
                            <w:right w:val="none" w:sz="0" w:space="0" w:color="auto"/>
                          </w:divBdr>
                          <w:divsChild>
                            <w:div w:id="170355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25915">
                  <w:marLeft w:val="0"/>
                  <w:marRight w:val="0"/>
                  <w:marTop w:val="0"/>
                  <w:marBottom w:val="0"/>
                  <w:divBdr>
                    <w:top w:val="none" w:sz="0" w:space="0" w:color="auto"/>
                    <w:left w:val="none" w:sz="0" w:space="0" w:color="auto"/>
                    <w:bottom w:val="none" w:sz="0" w:space="0" w:color="auto"/>
                    <w:right w:val="none" w:sz="0" w:space="0" w:color="auto"/>
                  </w:divBdr>
                  <w:divsChild>
                    <w:div w:id="252012710">
                      <w:marLeft w:val="0"/>
                      <w:marRight w:val="0"/>
                      <w:marTop w:val="0"/>
                      <w:marBottom w:val="0"/>
                      <w:divBdr>
                        <w:top w:val="none" w:sz="0" w:space="0" w:color="auto"/>
                        <w:left w:val="none" w:sz="0" w:space="0" w:color="auto"/>
                        <w:bottom w:val="none" w:sz="0" w:space="0" w:color="auto"/>
                        <w:right w:val="none" w:sz="0" w:space="0" w:color="auto"/>
                      </w:divBdr>
                      <w:divsChild>
                        <w:div w:id="1465848120">
                          <w:marLeft w:val="0"/>
                          <w:marRight w:val="0"/>
                          <w:marTop w:val="0"/>
                          <w:marBottom w:val="0"/>
                          <w:divBdr>
                            <w:top w:val="none" w:sz="0" w:space="0" w:color="auto"/>
                            <w:left w:val="none" w:sz="0" w:space="0" w:color="auto"/>
                            <w:bottom w:val="none" w:sz="0" w:space="0" w:color="auto"/>
                            <w:right w:val="none" w:sz="0" w:space="0" w:color="auto"/>
                          </w:divBdr>
                          <w:divsChild>
                            <w:div w:id="12092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80149">
                      <w:marLeft w:val="0"/>
                      <w:marRight w:val="0"/>
                      <w:marTop w:val="0"/>
                      <w:marBottom w:val="0"/>
                      <w:divBdr>
                        <w:top w:val="none" w:sz="0" w:space="0" w:color="auto"/>
                        <w:left w:val="none" w:sz="0" w:space="0" w:color="auto"/>
                        <w:bottom w:val="none" w:sz="0" w:space="0" w:color="auto"/>
                        <w:right w:val="none" w:sz="0" w:space="0" w:color="auto"/>
                      </w:divBdr>
                    </w:div>
                    <w:div w:id="1757551778">
                      <w:marLeft w:val="0"/>
                      <w:marRight w:val="0"/>
                      <w:marTop w:val="0"/>
                      <w:marBottom w:val="0"/>
                      <w:divBdr>
                        <w:top w:val="none" w:sz="0" w:space="0" w:color="auto"/>
                        <w:left w:val="none" w:sz="0" w:space="0" w:color="auto"/>
                        <w:bottom w:val="none" w:sz="0" w:space="0" w:color="auto"/>
                        <w:right w:val="none" w:sz="0" w:space="0" w:color="auto"/>
                      </w:divBdr>
                      <w:divsChild>
                        <w:div w:id="18136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7956">
                  <w:marLeft w:val="0"/>
                  <w:marRight w:val="0"/>
                  <w:marTop w:val="0"/>
                  <w:marBottom w:val="0"/>
                  <w:divBdr>
                    <w:top w:val="none" w:sz="0" w:space="0" w:color="auto"/>
                    <w:left w:val="none" w:sz="0" w:space="0" w:color="auto"/>
                    <w:bottom w:val="none" w:sz="0" w:space="0" w:color="auto"/>
                    <w:right w:val="none" w:sz="0" w:space="0" w:color="auto"/>
                  </w:divBdr>
                  <w:divsChild>
                    <w:div w:id="17243553">
                      <w:marLeft w:val="0"/>
                      <w:marRight w:val="0"/>
                      <w:marTop w:val="0"/>
                      <w:marBottom w:val="0"/>
                      <w:divBdr>
                        <w:top w:val="none" w:sz="0" w:space="0" w:color="auto"/>
                        <w:left w:val="none" w:sz="0" w:space="0" w:color="auto"/>
                        <w:bottom w:val="none" w:sz="0" w:space="0" w:color="auto"/>
                        <w:right w:val="none" w:sz="0" w:space="0" w:color="auto"/>
                      </w:divBdr>
                      <w:divsChild>
                        <w:div w:id="1859584107">
                          <w:marLeft w:val="0"/>
                          <w:marRight w:val="0"/>
                          <w:marTop w:val="0"/>
                          <w:marBottom w:val="0"/>
                          <w:divBdr>
                            <w:top w:val="none" w:sz="0" w:space="0" w:color="auto"/>
                            <w:left w:val="none" w:sz="0" w:space="0" w:color="auto"/>
                            <w:bottom w:val="none" w:sz="0" w:space="0" w:color="auto"/>
                            <w:right w:val="none" w:sz="0" w:space="0" w:color="auto"/>
                          </w:divBdr>
                          <w:divsChild>
                            <w:div w:id="18586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56">
                      <w:marLeft w:val="0"/>
                      <w:marRight w:val="0"/>
                      <w:marTop w:val="0"/>
                      <w:marBottom w:val="0"/>
                      <w:divBdr>
                        <w:top w:val="none" w:sz="0" w:space="0" w:color="auto"/>
                        <w:left w:val="none" w:sz="0" w:space="0" w:color="auto"/>
                        <w:bottom w:val="none" w:sz="0" w:space="0" w:color="auto"/>
                        <w:right w:val="none" w:sz="0" w:space="0" w:color="auto"/>
                      </w:divBdr>
                    </w:div>
                  </w:divsChild>
                </w:div>
                <w:div w:id="1023289780">
                  <w:marLeft w:val="0"/>
                  <w:marRight w:val="0"/>
                  <w:marTop w:val="0"/>
                  <w:marBottom w:val="0"/>
                  <w:divBdr>
                    <w:top w:val="none" w:sz="0" w:space="0" w:color="auto"/>
                    <w:left w:val="none" w:sz="0" w:space="0" w:color="auto"/>
                    <w:bottom w:val="none" w:sz="0" w:space="0" w:color="auto"/>
                    <w:right w:val="none" w:sz="0" w:space="0" w:color="auto"/>
                  </w:divBdr>
                  <w:divsChild>
                    <w:div w:id="1185562168">
                      <w:marLeft w:val="0"/>
                      <w:marRight w:val="0"/>
                      <w:marTop w:val="0"/>
                      <w:marBottom w:val="0"/>
                      <w:divBdr>
                        <w:top w:val="none" w:sz="0" w:space="0" w:color="auto"/>
                        <w:left w:val="none" w:sz="0" w:space="0" w:color="auto"/>
                        <w:bottom w:val="none" w:sz="0" w:space="0" w:color="auto"/>
                        <w:right w:val="none" w:sz="0" w:space="0" w:color="auto"/>
                      </w:divBdr>
                      <w:divsChild>
                        <w:div w:id="1261791771">
                          <w:marLeft w:val="0"/>
                          <w:marRight w:val="0"/>
                          <w:marTop w:val="0"/>
                          <w:marBottom w:val="0"/>
                          <w:divBdr>
                            <w:top w:val="none" w:sz="0" w:space="0" w:color="auto"/>
                            <w:left w:val="none" w:sz="0" w:space="0" w:color="auto"/>
                            <w:bottom w:val="none" w:sz="0" w:space="0" w:color="auto"/>
                            <w:right w:val="none" w:sz="0" w:space="0" w:color="auto"/>
                          </w:divBdr>
                          <w:divsChild>
                            <w:div w:id="13678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1381">
                      <w:marLeft w:val="0"/>
                      <w:marRight w:val="0"/>
                      <w:marTop w:val="0"/>
                      <w:marBottom w:val="0"/>
                      <w:divBdr>
                        <w:top w:val="none" w:sz="0" w:space="0" w:color="auto"/>
                        <w:left w:val="none" w:sz="0" w:space="0" w:color="auto"/>
                        <w:bottom w:val="none" w:sz="0" w:space="0" w:color="auto"/>
                        <w:right w:val="none" w:sz="0" w:space="0" w:color="auto"/>
                      </w:divBdr>
                      <w:divsChild>
                        <w:div w:id="71661907">
                          <w:marLeft w:val="0"/>
                          <w:marRight w:val="0"/>
                          <w:marTop w:val="0"/>
                          <w:marBottom w:val="0"/>
                          <w:divBdr>
                            <w:top w:val="none" w:sz="0" w:space="0" w:color="auto"/>
                            <w:left w:val="none" w:sz="0" w:space="0" w:color="auto"/>
                            <w:bottom w:val="none" w:sz="0" w:space="0" w:color="auto"/>
                            <w:right w:val="none" w:sz="0" w:space="0" w:color="auto"/>
                          </w:divBdr>
                        </w:div>
                      </w:divsChild>
                    </w:div>
                    <w:div w:id="1756978728">
                      <w:marLeft w:val="0"/>
                      <w:marRight w:val="0"/>
                      <w:marTop w:val="0"/>
                      <w:marBottom w:val="0"/>
                      <w:divBdr>
                        <w:top w:val="none" w:sz="0" w:space="0" w:color="auto"/>
                        <w:left w:val="none" w:sz="0" w:space="0" w:color="auto"/>
                        <w:bottom w:val="none" w:sz="0" w:space="0" w:color="auto"/>
                        <w:right w:val="none" w:sz="0" w:space="0" w:color="auto"/>
                      </w:divBdr>
                    </w:div>
                  </w:divsChild>
                </w:div>
                <w:div w:id="635768473">
                  <w:marLeft w:val="0"/>
                  <w:marRight w:val="0"/>
                  <w:marTop w:val="0"/>
                  <w:marBottom w:val="0"/>
                  <w:divBdr>
                    <w:top w:val="none" w:sz="0" w:space="0" w:color="auto"/>
                    <w:left w:val="none" w:sz="0" w:space="0" w:color="auto"/>
                    <w:bottom w:val="none" w:sz="0" w:space="0" w:color="auto"/>
                    <w:right w:val="none" w:sz="0" w:space="0" w:color="auto"/>
                  </w:divBdr>
                  <w:divsChild>
                    <w:div w:id="1135172999">
                      <w:marLeft w:val="0"/>
                      <w:marRight w:val="0"/>
                      <w:marTop w:val="0"/>
                      <w:marBottom w:val="0"/>
                      <w:divBdr>
                        <w:top w:val="none" w:sz="0" w:space="0" w:color="auto"/>
                        <w:left w:val="none" w:sz="0" w:space="0" w:color="auto"/>
                        <w:bottom w:val="none" w:sz="0" w:space="0" w:color="auto"/>
                        <w:right w:val="none" w:sz="0" w:space="0" w:color="auto"/>
                      </w:divBdr>
                      <w:divsChild>
                        <w:div w:id="1945458022">
                          <w:marLeft w:val="0"/>
                          <w:marRight w:val="0"/>
                          <w:marTop w:val="0"/>
                          <w:marBottom w:val="0"/>
                          <w:divBdr>
                            <w:top w:val="none" w:sz="0" w:space="0" w:color="auto"/>
                            <w:left w:val="none" w:sz="0" w:space="0" w:color="auto"/>
                            <w:bottom w:val="none" w:sz="0" w:space="0" w:color="auto"/>
                            <w:right w:val="none" w:sz="0" w:space="0" w:color="auto"/>
                          </w:divBdr>
                          <w:divsChild>
                            <w:div w:id="19930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7178">
                      <w:marLeft w:val="0"/>
                      <w:marRight w:val="0"/>
                      <w:marTop w:val="0"/>
                      <w:marBottom w:val="0"/>
                      <w:divBdr>
                        <w:top w:val="none" w:sz="0" w:space="0" w:color="auto"/>
                        <w:left w:val="none" w:sz="0" w:space="0" w:color="auto"/>
                        <w:bottom w:val="none" w:sz="0" w:space="0" w:color="auto"/>
                        <w:right w:val="none" w:sz="0" w:space="0" w:color="auto"/>
                      </w:divBdr>
                    </w:div>
                    <w:div w:id="128863829">
                      <w:marLeft w:val="0"/>
                      <w:marRight w:val="0"/>
                      <w:marTop w:val="0"/>
                      <w:marBottom w:val="0"/>
                      <w:divBdr>
                        <w:top w:val="none" w:sz="0" w:space="0" w:color="auto"/>
                        <w:left w:val="none" w:sz="0" w:space="0" w:color="auto"/>
                        <w:bottom w:val="none" w:sz="0" w:space="0" w:color="auto"/>
                        <w:right w:val="none" w:sz="0" w:space="0" w:color="auto"/>
                      </w:divBdr>
                    </w:div>
                    <w:div w:id="1084644606">
                      <w:marLeft w:val="0"/>
                      <w:marRight w:val="0"/>
                      <w:marTop w:val="0"/>
                      <w:marBottom w:val="0"/>
                      <w:divBdr>
                        <w:top w:val="none" w:sz="0" w:space="0" w:color="auto"/>
                        <w:left w:val="none" w:sz="0" w:space="0" w:color="auto"/>
                        <w:bottom w:val="none" w:sz="0" w:space="0" w:color="auto"/>
                        <w:right w:val="none" w:sz="0" w:space="0" w:color="auto"/>
                      </w:divBdr>
                    </w:div>
                  </w:divsChild>
                </w:div>
                <w:div w:id="39256582">
                  <w:marLeft w:val="0"/>
                  <w:marRight w:val="0"/>
                  <w:marTop w:val="0"/>
                  <w:marBottom w:val="0"/>
                  <w:divBdr>
                    <w:top w:val="none" w:sz="0" w:space="0" w:color="auto"/>
                    <w:left w:val="none" w:sz="0" w:space="0" w:color="auto"/>
                    <w:bottom w:val="none" w:sz="0" w:space="0" w:color="auto"/>
                    <w:right w:val="none" w:sz="0" w:space="0" w:color="auto"/>
                  </w:divBdr>
                  <w:divsChild>
                    <w:div w:id="1922635744">
                      <w:marLeft w:val="0"/>
                      <w:marRight w:val="0"/>
                      <w:marTop w:val="0"/>
                      <w:marBottom w:val="0"/>
                      <w:divBdr>
                        <w:top w:val="none" w:sz="0" w:space="0" w:color="auto"/>
                        <w:left w:val="none" w:sz="0" w:space="0" w:color="auto"/>
                        <w:bottom w:val="none" w:sz="0" w:space="0" w:color="auto"/>
                        <w:right w:val="none" w:sz="0" w:space="0" w:color="auto"/>
                      </w:divBdr>
                      <w:divsChild>
                        <w:div w:id="370230567">
                          <w:marLeft w:val="0"/>
                          <w:marRight w:val="0"/>
                          <w:marTop w:val="0"/>
                          <w:marBottom w:val="0"/>
                          <w:divBdr>
                            <w:top w:val="none" w:sz="0" w:space="0" w:color="auto"/>
                            <w:left w:val="none" w:sz="0" w:space="0" w:color="auto"/>
                            <w:bottom w:val="none" w:sz="0" w:space="0" w:color="auto"/>
                            <w:right w:val="none" w:sz="0" w:space="0" w:color="auto"/>
                          </w:divBdr>
                          <w:divsChild>
                            <w:div w:id="1470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638">
                      <w:marLeft w:val="0"/>
                      <w:marRight w:val="0"/>
                      <w:marTop w:val="0"/>
                      <w:marBottom w:val="0"/>
                      <w:divBdr>
                        <w:top w:val="none" w:sz="0" w:space="0" w:color="auto"/>
                        <w:left w:val="none" w:sz="0" w:space="0" w:color="auto"/>
                        <w:bottom w:val="none" w:sz="0" w:space="0" w:color="auto"/>
                        <w:right w:val="none" w:sz="0" w:space="0" w:color="auto"/>
                      </w:divBdr>
                    </w:div>
                  </w:divsChild>
                </w:div>
                <w:div w:id="980696169">
                  <w:marLeft w:val="0"/>
                  <w:marRight w:val="0"/>
                  <w:marTop w:val="0"/>
                  <w:marBottom w:val="0"/>
                  <w:divBdr>
                    <w:top w:val="none" w:sz="0" w:space="0" w:color="auto"/>
                    <w:left w:val="none" w:sz="0" w:space="0" w:color="auto"/>
                    <w:bottom w:val="none" w:sz="0" w:space="0" w:color="auto"/>
                    <w:right w:val="none" w:sz="0" w:space="0" w:color="auto"/>
                  </w:divBdr>
                  <w:divsChild>
                    <w:div w:id="161748017">
                      <w:marLeft w:val="0"/>
                      <w:marRight w:val="0"/>
                      <w:marTop w:val="0"/>
                      <w:marBottom w:val="0"/>
                      <w:divBdr>
                        <w:top w:val="none" w:sz="0" w:space="0" w:color="auto"/>
                        <w:left w:val="none" w:sz="0" w:space="0" w:color="auto"/>
                        <w:bottom w:val="none" w:sz="0" w:space="0" w:color="auto"/>
                        <w:right w:val="none" w:sz="0" w:space="0" w:color="auto"/>
                      </w:divBdr>
                      <w:divsChild>
                        <w:div w:id="2098481658">
                          <w:marLeft w:val="0"/>
                          <w:marRight w:val="0"/>
                          <w:marTop w:val="0"/>
                          <w:marBottom w:val="0"/>
                          <w:divBdr>
                            <w:top w:val="none" w:sz="0" w:space="0" w:color="auto"/>
                            <w:left w:val="none" w:sz="0" w:space="0" w:color="auto"/>
                            <w:bottom w:val="none" w:sz="0" w:space="0" w:color="auto"/>
                            <w:right w:val="none" w:sz="0" w:space="0" w:color="auto"/>
                          </w:divBdr>
                          <w:divsChild>
                            <w:div w:id="6193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8266">
                  <w:marLeft w:val="0"/>
                  <w:marRight w:val="0"/>
                  <w:marTop w:val="0"/>
                  <w:marBottom w:val="0"/>
                  <w:divBdr>
                    <w:top w:val="none" w:sz="0" w:space="0" w:color="auto"/>
                    <w:left w:val="none" w:sz="0" w:space="0" w:color="auto"/>
                    <w:bottom w:val="none" w:sz="0" w:space="0" w:color="auto"/>
                    <w:right w:val="none" w:sz="0" w:space="0" w:color="auto"/>
                  </w:divBdr>
                  <w:divsChild>
                    <w:div w:id="1220477611">
                      <w:marLeft w:val="0"/>
                      <w:marRight w:val="0"/>
                      <w:marTop w:val="0"/>
                      <w:marBottom w:val="0"/>
                      <w:divBdr>
                        <w:top w:val="none" w:sz="0" w:space="0" w:color="auto"/>
                        <w:left w:val="none" w:sz="0" w:space="0" w:color="auto"/>
                        <w:bottom w:val="none" w:sz="0" w:space="0" w:color="auto"/>
                        <w:right w:val="none" w:sz="0" w:space="0" w:color="auto"/>
                      </w:divBdr>
                      <w:divsChild>
                        <w:div w:id="192302190">
                          <w:marLeft w:val="0"/>
                          <w:marRight w:val="0"/>
                          <w:marTop w:val="0"/>
                          <w:marBottom w:val="0"/>
                          <w:divBdr>
                            <w:top w:val="none" w:sz="0" w:space="0" w:color="auto"/>
                            <w:left w:val="none" w:sz="0" w:space="0" w:color="auto"/>
                            <w:bottom w:val="none" w:sz="0" w:space="0" w:color="auto"/>
                            <w:right w:val="none" w:sz="0" w:space="0" w:color="auto"/>
                          </w:divBdr>
                          <w:divsChild>
                            <w:div w:id="5651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40901">
              <w:marLeft w:val="0"/>
              <w:marRight w:val="0"/>
              <w:marTop w:val="0"/>
              <w:marBottom w:val="0"/>
              <w:divBdr>
                <w:top w:val="none" w:sz="0" w:space="0" w:color="auto"/>
                <w:left w:val="none" w:sz="0" w:space="0" w:color="auto"/>
                <w:bottom w:val="none" w:sz="0" w:space="0" w:color="auto"/>
                <w:right w:val="none" w:sz="0" w:space="0" w:color="auto"/>
              </w:divBdr>
              <w:divsChild>
                <w:div w:id="1162044325">
                  <w:marLeft w:val="0"/>
                  <w:marRight w:val="0"/>
                  <w:marTop w:val="0"/>
                  <w:marBottom w:val="0"/>
                  <w:divBdr>
                    <w:top w:val="none" w:sz="0" w:space="0" w:color="auto"/>
                    <w:left w:val="none" w:sz="0" w:space="0" w:color="auto"/>
                    <w:bottom w:val="none" w:sz="0" w:space="0" w:color="auto"/>
                    <w:right w:val="none" w:sz="0" w:space="0" w:color="auto"/>
                  </w:divBdr>
                  <w:divsChild>
                    <w:div w:id="668564257">
                      <w:marLeft w:val="0"/>
                      <w:marRight w:val="0"/>
                      <w:marTop w:val="0"/>
                      <w:marBottom w:val="0"/>
                      <w:divBdr>
                        <w:top w:val="none" w:sz="0" w:space="0" w:color="auto"/>
                        <w:left w:val="none" w:sz="0" w:space="0" w:color="auto"/>
                        <w:bottom w:val="none" w:sz="0" w:space="0" w:color="auto"/>
                        <w:right w:val="none" w:sz="0" w:space="0" w:color="auto"/>
                      </w:divBdr>
                      <w:divsChild>
                        <w:div w:id="789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6418">
                  <w:marLeft w:val="0"/>
                  <w:marRight w:val="0"/>
                  <w:marTop w:val="0"/>
                  <w:marBottom w:val="0"/>
                  <w:divBdr>
                    <w:top w:val="none" w:sz="0" w:space="0" w:color="auto"/>
                    <w:left w:val="none" w:sz="0" w:space="0" w:color="auto"/>
                    <w:bottom w:val="none" w:sz="0" w:space="0" w:color="auto"/>
                    <w:right w:val="none" w:sz="0" w:space="0" w:color="auto"/>
                  </w:divBdr>
                  <w:divsChild>
                    <w:div w:id="1202286819">
                      <w:marLeft w:val="0"/>
                      <w:marRight w:val="0"/>
                      <w:marTop w:val="0"/>
                      <w:marBottom w:val="0"/>
                      <w:divBdr>
                        <w:top w:val="none" w:sz="0" w:space="0" w:color="auto"/>
                        <w:left w:val="none" w:sz="0" w:space="0" w:color="auto"/>
                        <w:bottom w:val="none" w:sz="0" w:space="0" w:color="auto"/>
                        <w:right w:val="none" w:sz="0" w:space="0" w:color="auto"/>
                      </w:divBdr>
                      <w:divsChild>
                        <w:div w:id="493883278">
                          <w:marLeft w:val="0"/>
                          <w:marRight w:val="0"/>
                          <w:marTop w:val="0"/>
                          <w:marBottom w:val="0"/>
                          <w:divBdr>
                            <w:top w:val="none" w:sz="0" w:space="0" w:color="auto"/>
                            <w:left w:val="none" w:sz="0" w:space="0" w:color="auto"/>
                            <w:bottom w:val="none" w:sz="0" w:space="0" w:color="auto"/>
                            <w:right w:val="none" w:sz="0" w:space="0" w:color="auto"/>
                          </w:divBdr>
                          <w:divsChild>
                            <w:div w:id="11957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3681">
                  <w:marLeft w:val="0"/>
                  <w:marRight w:val="0"/>
                  <w:marTop w:val="0"/>
                  <w:marBottom w:val="0"/>
                  <w:divBdr>
                    <w:top w:val="none" w:sz="0" w:space="0" w:color="auto"/>
                    <w:left w:val="none" w:sz="0" w:space="0" w:color="auto"/>
                    <w:bottom w:val="none" w:sz="0" w:space="0" w:color="auto"/>
                    <w:right w:val="none" w:sz="0" w:space="0" w:color="auto"/>
                  </w:divBdr>
                  <w:divsChild>
                    <w:div w:id="128593158">
                      <w:marLeft w:val="0"/>
                      <w:marRight w:val="0"/>
                      <w:marTop w:val="0"/>
                      <w:marBottom w:val="0"/>
                      <w:divBdr>
                        <w:top w:val="none" w:sz="0" w:space="0" w:color="auto"/>
                        <w:left w:val="none" w:sz="0" w:space="0" w:color="auto"/>
                        <w:bottom w:val="none" w:sz="0" w:space="0" w:color="auto"/>
                        <w:right w:val="none" w:sz="0" w:space="0" w:color="auto"/>
                      </w:divBdr>
                      <w:divsChild>
                        <w:div w:id="726760920">
                          <w:marLeft w:val="0"/>
                          <w:marRight w:val="0"/>
                          <w:marTop w:val="0"/>
                          <w:marBottom w:val="0"/>
                          <w:divBdr>
                            <w:top w:val="none" w:sz="0" w:space="0" w:color="auto"/>
                            <w:left w:val="none" w:sz="0" w:space="0" w:color="auto"/>
                            <w:bottom w:val="none" w:sz="0" w:space="0" w:color="auto"/>
                            <w:right w:val="none" w:sz="0" w:space="0" w:color="auto"/>
                          </w:divBdr>
                          <w:divsChild>
                            <w:div w:id="12876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1798">
                      <w:marLeft w:val="0"/>
                      <w:marRight w:val="0"/>
                      <w:marTop w:val="0"/>
                      <w:marBottom w:val="0"/>
                      <w:divBdr>
                        <w:top w:val="none" w:sz="0" w:space="0" w:color="auto"/>
                        <w:left w:val="none" w:sz="0" w:space="0" w:color="auto"/>
                        <w:bottom w:val="none" w:sz="0" w:space="0" w:color="auto"/>
                        <w:right w:val="none" w:sz="0" w:space="0" w:color="auto"/>
                      </w:divBdr>
                      <w:divsChild>
                        <w:div w:id="16131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09">
                  <w:marLeft w:val="0"/>
                  <w:marRight w:val="0"/>
                  <w:marTop w:val="0"/>
                  <w:marBottom w:val="0"/>
                  <w:divBdr>
                    <w:top w:val="none" w:sz="0" w:space="0" w:color="auto"/>
                    <w:left w:val="none" w:sz="0" w:space="0" w:color="auto"/>
                    <w:bottom w:val="none" w:sz="0" w:space="0" w:color="auto"/>
                    <w:right w:val="none" w:sz="0" w:space="0" w:color="auto"/>
                  </w:divBdr>
                  <w:divsChild>
                    <w:div w:id="933707308">
                      <w:marLeft w:val="0"/>
                      <w:marRight w:val="0"/>
                      <w:marTop w:val="0"/>
                      <w:marBottom w:val="0"/>
                      <w:divBdr>
                        <w:top w:val="none" w:sz="0" w:space="0" w:color="auto"/>
                        <w:left w:val="none" w:sz="0" w:space="0" w:color="auto"/>
                        <w:bottom w:val="none" w:sz="0" w:space="0" w:color="auto"/>
                        <w:right w:val="none" w:sz="0" w:space="0" w:color="auto"/>
                      </w:divBdr>
                      <w:divsChild>
                        <w:div w:id="1876580723">
                          <w:marLeft w:val="0"/>
                          <w:marRight w:val="0"/>
                          <w:marTop w:val="0"/>
                          <w:marBottom w:val="0"/>
                          <w:divBdr>
                            <w:top w:val="none" w:sz="0" w:space="0" w:color="auto"/>
                            <w:left w:val="none" w:sz="0" w:space="0" w:color="auto"/>
                            <w:bottom w:val="none" w:sz="0" w:space="0" w:color="auto"/>
                            <w:right w:val="none" w:sz="0" w:space="0" w:color="auto"/>
                          </w:divBdr>
                          <w:divsChild>
                            <w:div w:id="1385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0756">
                      <w:marLeft w:val="0"/>
                      <w:marRight w:val="0"/>
                      <w:marTop w:val="0"/>
                      <w:marBottom w:val="0"/>
                      <w:divBdr>
                        <w:top w:val="none" w:sz="0" w:space="0" w:color="auto"/>
                        <w:left w:val="none" w:sz="0" w:space="0" w:color="auto"/>
                        <w:bottom w:val="none" w:sz="0" w:space="0" w:color="auto"/>
                        <w:right w:val="none" w:sz="0" w:space="0" w:color="auto"/>
                      </w:divBdr>
                    </w:div>
                    <w:div w:id="2113043174">
                      <w:marLeft w:val="0"/>
                      <w:marRight w:val="0"/>
                      <w:marTop w:val="0"/>
                      <w:marBottom w:val="0"/>
                      <w:divBdr>
                        <w:top w:val="none" w:sz="0" w:space="0" w:color="auto"/>
                        <w:left w:val="none" w:sz="0" w:space="0" w:color="auto"/>
                        <w:bottom w:val="none" w:sz="0" w:space="0" w:color="auto"/>
                        <w:right w:val="none" w:sz="0" w:space="0" w:color="auto"/>
                      </w:divBdr>
                      <w:divsChild>
                        <w:div w:id="19929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8160">
                  <w:marLeft w:val="0"/>
                  <w:marRight w:val="0"/>
                  <w:marTop w:val="0"/>
                  <w:marBottom w:val="0"/>
                  <w:divBdr>
                    <w:top w:val="none" w:sz="0" w:space="0" w:color="auto"/>
                    <w:left w:val="none" w:sz="0" w:space="0" w:color="auto"/>
                    <w:bottom w:val="none" w:sz="0" w:space="0" w:color="auto"/>
                    <w:right w:val="none" w:sz="0" w:space="0" w:color="auto"/>
                  </w:divBdr>
                  <w:divsChild>
                    <w:div w:id="1165436258">
                      <w:marLeft w:val="0"/>
                      <w:marRight w:val="0"/>
                      <w:marTop w:val="0"/>
                      <w:marBottom w:val="0"/>
                      <w:divBdr>
                        <w:top w:val="none" w:sz="0" w:space="0" w:color="auto"/>
                        <w:left w:val="none" w:sz="0" w:space="0" w:color="auto"/>
                        <w:bottom w:val="none" w:sz="0" w:space="0" w:color="auto"/>
                        <w:right w:val="none" w:sz="0" w:space="0" w:color="auto"/>
                      </w:divBdr>
                      <w:divsChild>
                        <w:div w:id="1007900173">
                          <w:marLeft w:val="0"/>
                          <w:marRight w:val="0"/>
                          <w:marTop w:val="0"/>
                          <w:marBottom w:val="0"/>
                          <w:divBdr>
                            <w:top w:val="none" w:sz="0" w:space="0" w:color="auto"/>
                            <w:left w:val="none" w:sz="0" w:space="0" w:color="auto"/>
                            <w:bottom w:val="none" w:sz="0" w:space="0" w:color="auto"/>
                            <w:right w:val="none" w:sz="0" w:space="0" w:color="auto"/>
                          </w:divBdr>
                          <w:divsChild>
                            <w:div w:id="3974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0996">
                      <w:marLeft w:val="0"/>
                      <w:marRight w:val="0"/>
                      <w:marTop w:val="0"/>
                      <w:marBottom w:val="0"/>
                      <w:divBdr>
                        <w:top w:val="none" w:sz="0" w:space="0" w:color="auto"/>
                        <w:left w:val="none" w:sz="0" w:space="0" w:color="auto"/>
                        <w:bottom w:val="none" w:sz="0" w:space="0" w:color="auto"/>
                        <w:right w:val="none" w:sz="0" w:space="0" w:color="auto"/>
                      </w:divBdr>
                    </w:div>
                  </w:divsChild>
                </w:div>
                <w:div w:id="1926181936">
                  <w:marLeft w:val="0"/>
                  <w:marRight w:val="0"/>
                  <w:marTop w:val="0"/>
                  <w:marBottom w:val="0"/>
                  <w:divBdr>
                    <w:top w:val="none" w:sz="0" w:space="0" w:color="auto"/>
                    <w:left w:val="none" w:sz="0" w:space="0" w:color="auto"/>
                    <w:bottom w:val="none" w:sz="0" w:space="0" w:color="auto"/>
                    <w:right w:val="none" w:sz="0" w:space="0" w:color="auto"/>
                  </w:divBdr>
                  <w:divsChild>
                    <w:div w:id="766266523">
                      <w:marLeft w:val="0"/>
                      <w:marRight w:val="0"/>
                      <w:marTop w:val="0"/>
                      <w:marBottom w:val="0"/>
                      <w:divBdr>
                        <w:top w:val="none" w:sz="0" w:space="0" w:color="auto"/>
                        <w:left w:val="none" w:sz="0" w:space="0" w:color="auto"/>
                        <w:bottom w:val="none" w:sz="0" w:space="0" w:color="auto"/>
                        <w:right w:val="none" w:sz="0" w:space="0" w:color="auto"/>
                      </w:divBdr>
                      <w:divsChild>
                        <w:div w:id="428696257">
                          <w:marLeft w:val="0"/>
                          <w:marRight w:val="0"/>
                          <w:marTop w:val="0"/>
                          <w:marBottom w:val="0"/>
                          <w:divBdr>
                            <w:top w:val="none" w:sz="0" w:space="0" w:color="auto"/>
                            <w:left w:val="none" w:sz="0" w:space="0" w:color="auto"/>
                            <w:bottom w:val="none" w:sz="0" w:space="0" w:color="auto"/>
                            <w:right w:val="none" w:sz="0" w:space="0" w:color="auto"/>
                          </w:divBdr>
                          <w:divsChild>
                            <w:div w:id="16345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757995">
                  <w:marLeft w:val="0"/>
                  <w:marRight w:val="0"/>
                  <w:marTop w:val="0"/>
                  <w:marBottom w:val="0"/>
                  <w:divBdr>
                    <w:top w:val="none" w:sz="0" w:space="0" w:color="auto"/>
                    <w:left w:val="none" w:sz="0" w:space="0" w:color="auto"/>
                    <w:bottom w:val="none" w:sz="0" w:space="0" w:color="auto"/>
                    <w:right w:val="none" w:sz="0" w:space="0" w:color="auto"/>
                  </w:divBdr>
                  <w:divsChild>
                    <w:div w:id="800415252">
                      <w:marLeft w:val="0"/>
                      <w:marRight w:val="0"/>
                      <w:marTop w:val="0"/>
                      <w:marBottom w:val="0"/>
                      <w:divBdr>
                        <w:top w:val="none" w:sz="0" w:space="0" w:color="auto"/>
                        <w:left w:val="none" w:sz="0" w:space="0" w:color="auto"/>
                        <w:bottom w:val="none" w:sz="0" w:space="0" w:color="auto"/>
                        <w:right w:val="none" w:sz="0" w:space="0" w:color="auto"/>
                      </w:divBdr>
                      <w:divsChild>
                        <w:div w:id="267978293">
                          <w:marLeft w:val="0"/>
                          <w:marRight w:val="0"/>
                          <w:marTop w:val="0"/>
                          <w:marBottom w:val="0"/>
                          <w:divBdr>
                            <w:top w:val="none" w:sz="0" w:space="0" w:color="auto"/>
                            <w:left w:val="none" w:sz="0" w:space="0" w:color="auto"/>
                            <w:bottom w:val="none" w:sz="0" w:space="0" w:color="auto"/>
                            <w:right w:val="none" w:sz="0" w:space="0" w:color="auto"/>
                          </w:divBdr>
                          <w:divsChild>
                            <w:div w:id="8178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47733">
              <w:marLeft w:val="0"/>
              <w:marRight w:val="0"/>
              <w:marTop w:val="0"/>
              <w:marBottom w:val="0"/>
              <w:divBdr>
                <w:top w:val="none" w:sz="0" w:space="0" w:color="auto"/>
                <w:left w:val="none" w:sz="0" w:space="0" w:color="auto"/>
                <w:bottom w:val="none" w:sz="0" w:space="0" w:color="auto"/>
                <w:right w:val="none" w:sz="0" w:space="0" w:color="auto"/>
              </w:divBdr>
              <w:divsChild>
                <w:div w:id="1632903040">
                  <w:marLeft w:val="0"/>
                  <w:marRight w:val="0"/>
                  <w:marTop w:val="0"/>
                  <w:marBottom w:val="0"/>
                  <w:divBdr>
                    <w:top w:val="none" w:sz="0" w:space="0" w:color="auto"/>
                    <w:left w:val="none" w:sz="0" w:space="0" w:color="auto"/>
                    <w:bottom w:val="none" w:sz="0" w:space="0" w:color="auto"/>
                    <w:right w:val="none" w:sz="0" w:space="0" w:color="auto"/>
                  </w:divBdr>
                  <w:divsChild>
                    <w:div w:id="1382360292">
                      <w:marLeft w:val="0"/>
                      <w:marRight w:val="0"/>
                      <w:marTop w:val="0"/>
                      <w:marBottom w:val="0"/>
                      <w:divBdr>
                        <w:top w:val="none" w:sz="0" w:space="0" w:color="auto"/>
                        <w:left w:val="none" w:sz="0" w:space="0" w:color="auto"/>
                        <w:bottom w:val="none" w:sz="0" w:space="0" w:color="auto"/>
                        <w:right w:val="none" w:sz="0" w:space="0" w:color="auto"/>
                      </w:divBdr>
                      <w:divsChild>
                        <w:div w:id="15259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0757">
                  <w:marLeft w:val="0"/>
                  <w:marRight w:val="0"/>
                  <w:marTop w:val="0"/>
                  <w:marBottom w:val="0"/>
                  <w:divBdr>
                    <w:top w:val="none" w:sz="0" w:space="0" w:color="auto"/>
                    <w:left w:val="none" w:sz="0" w:space="0" w:color="auto"/>
                    <w:bottom w:val="none" w:sz="0" w:space="0" w:color="auto"/>
                    <w:right w:val="none" w:sz="0" w:space="0" w:color="auto"/>
                  </w:divBdr>
                  <w:divsChild>
                    <w:div w:id="380255564">
                      <w:marLeft w:val="0"/>
                      <w:marRight w:val="0"/>
                      <w:marTop w:val="0"/>
                      <w:marBottom w:val="0"/>
                      <w:divBdr>
                        <w:top w:val="none" w:sz="0" w:space="0" w:color="auto"/>
                        <w:left w:val="none" w:sz="0" w:space="0" w:color="auto"/>
                        <w:bottom w:val="none" w:sz="0" w:space="0" w:color="auto"/>
                        <w:right w:val="none" w:sz="0" w:space="0" w:color="auto"/>
                      </w:divBdr>
                      <w:divsChild>
                        <w:div w:id="1425420262">
                          <w:marLeft w:val="0"/>
                          <w:marRight w:val="0"/>
                          <w:marTop w:val="0"/>
                          <w:marBottom w:val="0"/>
                          <w:divBdr>
                            <w:top w:val="none" w:sz="0" w:space="0" w:color="auto"/>
                            <w:left w:val="none" w:sz="0" w:space="0" w:color="auto"/>
                            <w:bottom w:val="none" w:sz="0" w:space="0" w:color="auto"/>
                            <w:right w:val="none" w:sz="0" w:space="0" w:color="auto"/>
                          </w:divBdr>
                          <w:divsChild>
                            <w:div w:id="19964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83250">
                  <w:marLeft w:val="0"/>
                  <w:marRight w:val="0"/>
                  <w:marTop w:val="0"/>
                  <w:marBottom w:val="0"/>
                  <w:divBdr>
                    <w:top w:val="none" w:sz="0" w:space="0" w:color="auto"/>
                    <w:left w:val="none" w:sz="0" w:space="0" w:color="auto"/>
                    <w:bottom w:val="none" w:sz="0" w:space="0" w:color="auto"/>
                    <w:right w:val="none" w:sz="0" w:space="0" w:color="auto"/>
                  </w:divBdr>
                  <w:divsChild>
                    <w:div w:id="1384059013">
                      <w:marLeft w:val="0"/>
                      <w:marRight w:val="0"/>
                      <w:marTop w:val="0"/>
                      <w:marBottom w:val="0"/>
                      <w:divBdr>
                        <w:top w:val="none" w:sz="0" w:space="0" w:color="auto"/>
                        <w:left w:val="none" w:sz="0" w:space="0" w:color="auto"/>
                        <w:bottom w:val="none" w:sz="0" w:space="0" w:color="auto"/>
                        <w:right w:val="none" w:sz="0" w:space="0" w:color="auto"/>
                      </w:divBdr>
                      <w:divsChild>
                        <w:div w:id="1593051792">
                          <w:marLeft w:val="0"/>
                          <w:marRight w:val="0"/>
                          <w:marTop w:val="0"/>
                          <w:marBottom w:val="0"/>
                          <w:divBdr>
                            <w:top w:val="none" w:sz="0" w:space="0" w:color="auto"/>
                            <w:left w:val="none" w:sz="0" w:space="0" w:color="auto"/>
                            <w:bottom w:val="none" w:sz="0" w:space="0" w:color="auto"/>
                            <w:right w:val="none" w:sz="0" w:space="0" w:color="auto"/>
                          </w:divBdr>
                          <w:divsChild>
                            <w:div w:id="19191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172344">
              <w:marLeft w:val="0"/>
              <w:marRight w:val="0"/>
              <w:marTop w:val="0"/>
              <w:marBottom w:val="0"/>
              <w:divBdr>
                <w:top w:val="none" w:sz="0" w:space="0" w:color="auto"/>
                <w:left w:val="none" w:sz="0" w:space="0" w:color="auto"/>
                <w:bottom w:val="none" w:sz="0" w:space="0" w:color="auto"/>
                <w:right w:val="none" w:sz="0" w:space="0" w:color="auto"/>
              </w:divBdr>
              <w:divsChild>
                <w:div w:id="1612861694">
                  <w:marLeft w:val="0"/>
                  <w:marRight w:val="0"/>
                  <w:marTop w:val="0"/>
                  <w:marBottom w:val="0"/>
                  <w:divBdr>
                    <w:top w:val="none" w:sz="0" w:space="0" w:color="auto"/>
                    <w:left w:val="none" w:sz="0" w:space="0" w:color="auto"/>
                    <w:bottom w:val="none" w:sz="0" w:space="0" w:color="auto"/>
                    <w:right w:val="none" w:sz="0" w:space="0" w:color="auto"/>
                  </w:divBdr>
                  <w:divsChild>
                    <w:div w:id="1890654045">
                      <w:marLeft w:val="0"/>
                      <w:marRight w:val="0"/>
                      <w:marTop w:val="0"/>
                      <w:marBottom w:val="0"/>
                      <w:divBdr>
                        <w:top w:val="none" w:sz="0" w:space="0" w:color="auto"/>
                        <w:left w:val="none" w:sz="0" w:space="0" w:color="auto"/>
                        <w:bottom w:val="none" w:sz="0" w:space="0" w:color="auto"/>
                        <w:right w:val="none" w:sz="0" w:space="0" w:color="auto"/>
                      </w:divBdr>
                      <w:divsChild>
                        <w:div w:id="8452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24">
                  <w:marLeft w:val="0"/>
                  <w:marRight w:val="0"/>
                  <w:marTop w:val="0"/>
                  <w:marBottom w:val="0"/>
                  <w:divBdr>
                    <w:top w:val="none" w:sz="0" w:space="0" w:color="auto"/>
                    <w:left w:val="none" w:sz="0" w:space="0" w:color="auto"/>
                    <w:bottom w:val="none" w:sz="0" w:space="0" w:color="auto"/>
                    <w:right w:val="none" w:sz="0" w:space="0" w:color="auto"/>
                  </w:divBdr>
                  <w:divsChild>
                    <w:div w:id="1133913301">
                      <w:marLeft w:val="0"/>
                      <w:marRight w:val="0"/>
                      <w:marTop w:val="0"/>
                      <w:marBottom w:val="0"/>
                      <w:divBdr>
                        <w:top w:val="none" w:sz="0" w:space="0" w:color="auto"/>
                        <w:left w:val="none" w:sz="0" w:space="0" w:color="auto"/>
                        <w:bottom w:val="none" w:sz="0" w:space="0" w:color="auto"/>
                        <w:right w:val="none" w:sz="0" w:space="0" w:color="auto"/>
                      </w:divBdr>
                      <w:divsChild>
                        <w:div w:id="783421690">
                          <w:marLeft w:val="0"/>
                          <w:marRight w:val="0"/>
                          <w:marTop w:val="0"/>
                          <w:marBottom w:val="0"/>
                          <w:divBdr>
                            <w:top w:val="none" w:sz="0" w:space="0" w:color="auto"/>
                            <w:left w:val="none" w:sz="0" w:space="0" w:color="auto"/>
                            <w:bottom w:val="none" w:sz="0" w:space="0" w:color="auto"/>
                            <w:right w:val="none" w:sz="0" w:space="0" w:color="auto"/>
                          </w:divBdr>
                          <w:divsChild>
                            <w:div w:id="10242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24354">
                  <w:marLeft w:val="0"/>
                  <w:marRight w:val="0"/>
                  <w:marTop w:val="0"/>
                  <w:marBottom w:val="0"/>
                  <w:divBdr>
                    <w:top w:val="none" w:sz="0" w:space="0" w:color="auto"/>
                    <w:left w:val="none" w:sz="0" w:space="0" w:color="auto"/>
                    <w:bottom w:val="none" w:sz="0" w:space="0" w:color="auto"/>
                    <w:right w:val="none" w:sz="0" w:space="0" w:color="auto"/>
                  </w:divBdr>
                  <w:divsChild>
                    <w:div w:id="281226339">
                      <w:marLeft w:val="0"/>
                      <w:marRight w:val="0"/>
                      <w:marTop w:val="0"/>
                      <w:marBottom w:val="0"/>
                      <w:divBdr>
                        <w:top w:val="none" w:sz="0" w:space="0" w:color="auto"/>
                        <w:left w:val="none" w:sz="0" w:space="0" w:color="auto"/>
                        <w:bottom w:val="none" w:sz="0" w:space="0" w:color="auto"/>
                        <w:right w:val="none" w:sz="0" w:space="0" w:color="auto"/>
                      </w:divBdr>
                      <w:divsChild>
                        <w:div w:id="1740979565">
                          <w:marLeft w:val="0"/>
                          <w:marRight w:val="0"/>
                          <w:marTop w:val="0"/>
                          <w:marBottom w:val="0"/>
                          <w:divBdr>
                            <w:top w:val="none" w:sz="0" w:space="0" w:color="auto"/>
                            <w:left w:val="none" w:sz="0" w:space="0" w:color="auto"/>
                            <w:bottom w:val="none" w:sz="0" w:space="0" w:color="auto"/>
                            <w:right w:val="none" w:sz="0" w:space="0" w:color="auto"/>
                          </w:divBdr>
                          <w:divsChild>
                            <w:div w:id="5242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91306">
              <w:marLeft w:val="0"/>
              <w:marRight w:val="0"/>
              <w:marTop w:val="0"/>
              <w:marBottom w:val="0"/>
              <w:divBdr>
                <w:top w:val="none" w:sz="0" w:space="0" w:color="auto"/>
                <w:left w:val="none" w:sz="0" w:space="0" w:color="auto"/>
                <w:bottom w:val="none" w:sz="0" w:space="0" w:color="auto"/>
                <w:right w:val="none" w:sz="0" w:space="0" w:color="auto"/>
              </w:divBdr>
              <w:divsChild>
                <w:div w:id="1915430932">
                  <w:marLeft w:val="0"/>
                  <w:marRight w:val="0"/>
                  <w:marTop w:val="0"/>
                  <w:marBottom w:val="0"/>
                  <w:divBdr>
                    <w:top w:val="none" w:sz="0" w:space="0" w:color="auto"/>
                    <w:left w:val="none" w:sz="0" w:space="0" w:color="auto"/>
                    <w:bottom w:val="none" w:sz="0" w:space="0" w:color="auto"/>
                    <w:right w:val="none" w:sz="0" w:space="0" w:color="auto"/>
                  </w:divBdr>
                  <w:divsChild>
                    <w:div w:id="1532690865">
                      <w:marLeft w:val="0"/>
                      <w:marRight w:val="0"/>
                      <w:marTop w:val="0"/>
                      <w:marBottom w:val="0"/>
                      <w:divBdr>
                        <w:top w:val="none" w:sz="0" w:space="0" w:color="auto"/>
                        <w:left w:val="none" w:sz="0" w:space="0" w:color="auto"/>
                        <w:bottom w:val="none" w:sz="0" w:space="0" w:color="auto"/>
                        <w:right w:val="none" w:sz="0" w:space="0" w:color="auto"/>
                      </w:divBdr>
                      <w:divsChild>
                        <w:div w:id="15417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9168">
                  <w:marLeft w:val="0"/>
                  <w:marRight w:val="0"/>
                  <w:marTop w:val="0"/>
                  <w:marBottom w:val="0"/>
                  <w:divBdr>
                    <w:top w:val="none" w:sz="0" w:space="0" w:color="auto"/>
                    <w:left w:val="none" w:sz="0" w:space="0" w:color="auto"/>
                    <w:bottom w:val="none" w:sz="0" w:space="0" w:color="auto"/>
                    <w:right w:val="none" w:sz="0" w:space="0" w:color="auto"/>
                  </w:divBdr>
                  <w:divsChild>
                    <w:div w:id="1572695901">
                      <w:marLeft w:val="0"/>
                      <w:marRight w:val="0"/>
                      <w:marTop w:val="0"/>
                      <w:marBottom w:val="0"/>
                      <w:divBdr>
                        <w:top w:val="none" w:sz="0" w:space="0" w:color="auto"/>
                        <w:left w:val="none" w:sz="0" w:space="0" w:color="auto"/>
                        <w:bottom w:val="none" w:sz="0" w:space="0" w:color="auto"/>
                        <w:right w:val="none" w:sz="0" w:space="0" w:color="auto"/>
                      </w:divBdr>
                      <w:divsChild>
                        <w:div w:id="1856730132">
                          <w:marLeft w:val="0"/>
                          <w:marRight w:val="0"/>
                          <w:marTop w:val="0"/>
                          <w:marBottom w:val="0"/>
                          <w:divBdr>
                            <w:top w:val="none" w:sz="0" w:space="0" w:color="auto"/>
                            <w:left w:val="none" w:sz="0" w:space="0" w:color="auto"/>
                            <w:bottom w:val="none" w:sz="0" w:space="0" w:color="auto"/>
                            <w:right w:val="none" w:sz="0" w:space="0" w:color="auto"/>
                          </w:divBdr>
                          <w:divsChild>
                            <w:div w:id="6686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94887">
                  <w:marLeft w:val="0"/>
                  <w:marRight w:val="0"/>
                  <w:marTop w:val="0"/>
                  <w:marBottom w:val="0"/>
                  <w:divBdr>
                    <w:top w:val="none" w:sz="0" w:space="0" w:color="auto"/>
                    <w:left w:val="none" w:sz="0" w:space="0" w:color="auto"/>
                    <w:bottom w:val="none" w:sz="0" w:space="0" w:color="auto"/>
                    <w:right w:val="none" w:sz="0" w:space="0" w:color="auto"/>
                  </w:divBdr>
                  <w:divsChild>
                    <w:div w:id="1551576262">
                      <w:marLeft w:val="0"/>
                      <w:marRight w:val="0"/>
                      <w:marTop w:val="0"/>
                      <w:marBottom w:val="0"/>
                      <w:divBdr>
                        <w:top w:val="none" w:sz="0" w:space="0" w:color="auto"/>
                        <w:left w:val="none" w:sz="0" w:space="0" w:color="auto"/>
                        <w:bottom w:val="none" w:sz="0" w:space="0" w:color="auto"/>
                        <w:right w:val="none" w:sz="0" w:space="0" w:color="auto"/>
                      </w:divBdr>
                      <w:divsChild>
                        <w:div w:id="171652626">
                          <w:marLeft w:val="0"/>
                          <w:marRight w:val="0"/>
                          <w:marTop w:val="0"/>
                          <w:marBottom w:val="0"/>
                          <w:divBdr>
                            <w:top w:val="none" w:sz="0" w:space="0" w:color="auto"/>
                            <w:left w:val="none" w:sz="0" w:space="0" w:color="auto"/>
                            <w:bottom w:val="none" w:sz="0" w:space="0" w:color="auto"/>
                            <w:right w:val="none" w:sz="0" w:space="0" w:color="auto"/>
                          </w:divBdr>
                          <w:divsChild>
                            <w:div w:id="17268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69099">
                      <w:marLeft w:val="0"/>
                      <w:marRight w:val="0"/>
                      <w:marTop w:val="0"/>
                      <w:marBottom w:val="0"/>
                      <w:divBdr>
                        <w:top w:val="none" w:sz="0" w:space="0" w:color="auto"/>
                        <w:left w:val="none" w:sz="0" w:space="0" w:color="auto"/>
                        <w:bottom w:val="none" w:sz="0" w:space="0" w:color="auto"/>
                        <w:right w:val="none" w:sz="0" w:space="0" w:color="auto"/>
                      </w:divBdr>
                    </w:div>
                  </w:divsChild>
                </w:div>
                <w:div w:id="1343431086">
                  <w:marLeft w:val="0"/>
                  <w:marRight w:val="0"/>
                  <w:marTop w:val="0"/>
                  <w:marBottom w:val="0"/>
                  <w:divBdr>
                    <w:top w:val="none" w:sz="0" w:space="0" w:color="auto"/>
                    <w:left w:val="none" w:sz="0" w:space="0" w:color="auto"/>
                    <w:bottom w:val="none" w:sz="0" w:space="0" w:color="auto"/>
                    <w:right w:val="none" w:sz="0" w:space="0" w:color="auto"/>
                  </w:divBdr>
                  <w:divsChild>
                    <w:div w:id="1611736319">
                      <w:marLeft w:val="0"/>
                      <w:marRight w:val="0"/>
                      <w:marTop w:val="0"/>
                      <w:marBottom w:val="0"/>
                      <w:divBdr>
                        <w:top w:val="none" w:sz="0" w:space="0" w:color="auto"/>
                        <w:left w:val="none" w:sz="0" w:space="0" w:color="auto"/>
                        <w:bottom w:val="none" w:sz="0" w:space="0" w:color="auto"/>
                        <w:right w:val="none" w:sz="0" w:space="0" w:color="auto"/>
                      </w:divBdr>
                      <w:divsChild>
                        <w:div w:id="807746236">
                          <w:marLeft w:val="0"/>
                          <w:marRight w:val="0"/>
                          <w:marTop w:val="0"/>
                          <w:marBottom w:val="0"/>
                          <w:divBdr>
                            <w:top w:val="none" w:sz="0" w:space="0" w:color="auto"/>
                            <w:left w:val="none" w:sz="0" w:space="0" w:color="auto"/>
                            <w:bottom w:val="none" w:sz="0" w:space="0" w:color="auto"/>
                            <w:right w:val="none" w:sz="0" w:space="0" w:color="auto"/>
                          </w:divBdr>
                          <w:divsChild>
                            <w:div w:id="4035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1751">
                  <w:marLeft w:val="0"/>
                  <w:marRight w:val="0"/>
                  <w:marTop w:val="0"/>
                  <w:marBottom w:val="0"/>
                  <w:divBdr>
                    <w:top w:val="none" w:sz="0" w:space="0" w:color="auto"/>
                    <w:left w:val="none" w:sz="0" w:space="0" w:color="auto"/>
                    <w:bottom w:val="none" w:sz="0" w:space="0" w:color="auto"/>
                    <w:right w:val="none" w:sz="0" w:space="0" w:color="auto"/>
                  </w:divBdr>
                  <w:divsChild>
                    <w:div w:id="2049601291">
                      <w:marLeft w:val="0"/>
                      <w:marRight w:val="0"/>
                      <w:marTop w:val="0"/>
                      <w:marBottom w:val="0"/>
                      <w:divBdr>
                        <w:top w:val="none" w:sz="0" w:space="0" w:color="auto"/>
                        <w:left w:val="none" w:sz="0" w:space="0" w:color="auto"/>
                        <w:bottom w:val="none" w:sz="0" w:space="0" w:color="auto"/>
                        <w:right w:val="none" w:sz="0" w:space="0" w:color="auto"/>
                      </w:divBdr>
                      <w:divsChild>
                        <w:div w:id="576289684">
                          <w:marLeft w:val="0"/>
                          <w:marRight w:val="0"/>
                          <w:marTop w:val="0"/>
                          <w:marBottom w:val="0"/>
                          <w:divBdr>
                            <w:top w:val="none" w:sz="0" w:space="0" w:color="auto"/>
                            <w:left w:val="none" w:sz="0" w:space="0" w:color="auto"/>
                            <w:bottom w:val="none" w:sz="0" w:space="0" w:color="auto"/>
                            <w:right w:val="none" w:sz="0" w:space="0" w:color="auto"/>
                          </w:divBdr>
                          <w:divsChild>
                            <w:div w:id="6180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99461">
              <w:marLeft w:val="0"/>
              <w:marRight w:val="0"/>
              <w:marTop w:val="0"/>
              <w:marBottom w:val="0"/>
              <w:divBdr>
                <w:top w:val="none" w:sz="0" w:space="0" w:color="auto"/>
                <w:left w:val="none" w:sz="0" w:space="0" w:color="auto"/>
                <w:bottom w:val="none" w:sz="0" w:space="0" w:color="auto"/>
                <w:right w:val="none" w:sz="0" w:space="0" w:color="auto"/>
              </w:divBdr>
              <w:divsChild>
                <w:div w:id="385956794">
                  <w:marLeft w:val="0"/>
                  <w:marRight w:val="0"/>
                  <w:marTop w:val="0"/>
                  <w:marBottom w:val="0"/>
                  <w:divBdr>
                    <w:top w:val="none" w:sz="0" w:space="0" w:color="auto"/>
                    <w:left w:val="none" w:sz="0" w:space="0" w:color="auto"/>
                    <w:bottom w:val="none" w:sz="0" w:space="0" w:color="auto"/>
                    <w:right w:val="none" w:sz="0" w:space="0" w:color="auto"/>
                  </w:divBdr>
                  <w:divsChild>
                    <w:div w:id="781261620">
                      <w:marLeft w:val="0"/>
                      <w:marRight w:val="0"/>
                      <w:marTop w:val="0"/>
                      <w:marBottom w:val="0"/>
                      <w:divBdr>
                        <w:top w:val="none" w:sz="0" w:space="0" w:color="auto"/>
                        <w:left w:val="none" w:sz="0" w:space="0" w:color="auto"/>
                        <w:bottom w:val="none" w:sz="0" w:space="0" w:color="auto"/>
                        <w:right w:val="none" w:sz="0" w:space="0" w:color="auto"/>
                      </w:divBdr>
                      <w:divsChild>
                        <w:div w:id="12569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0990">
                  <w:marLeft w:val="0"/>
                  <w:marRight w:val="0"/>
                  <w:marTop w:val="0"/>
                  <w:marBottom w:val="0"/>
                  <w:divBdr>
                    <w:top w:val="none" w:sz="0" w:space="0" w:color="auto"/>
                    <w:left w:val="none" w:sz="0" w:space="0" w:color="auto"/>
                    <w:bottom w:val="none" w:sz="0" w:space="0" w:color="auto"/>
                    <w:right w:val="none" w:sz="0" w:space="0" w:color="auto"/>
                  </w:divBdr>
                  <w:divsChild>
                    <w:div w:id="354308446">
                      <w:marLeft w:val="0"/>
                      <w:marRight w:val="0"/>
                      <w:marTop w:val="0"/>
                      <w:marBottom w:val="0"/>
                      <w:divBdr>
                        <w:top w:val="none" w:sz="0" w:space="0" w:color="auto"/>
                        <w:left w:val="none" w:sz="0" w:space="0" w:color="auto"/>
                        <w:bottom w:val="none" w:sz="0" w:space="0" w:color="auto"/>
                        <w:right w:val="none" w:sz="0" w:space="0" w:color="auto"/>
                      </w:divBdr>
                      <w:divsChild>
                        <w:div w:id="789131334">
                          <w:marLeft w:val="0"/>
                          <w:marRight w:val="0"/>
                          <w:marTop w:val="0"/>
                          <w:marBottom w:val="0"/>
                          <w:divBdr>
                            <w:top w:val="none" w:sz="0" w:space="0" w:color="auto"/>
                            <w:left w:val="none" w:sz="0" w:space="0" w:color="auto"/>
                            <w:bottom w:val="none" w:sz="0" w:space="0" w:color="auto"/>
                            <w:right w:val="none" w:sz="0" w:space="0" w:color="auto"/>
                          </w:divBdr>
                          <w:divsChild>
                            <w:div w:id="18409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51616">
                  <w:marLeft w:val="0"/>
                  <w:marRight w:val="0"/>
                  <w:marTop w:val="0"/>
                  <w:marBottom w:val="0"/>
                  <w:divBdr>
                    <w:top w:val="none" w:sz="0" w:space="0" w:color="auto"/>
                    <w:left w:val="none" w:sz="0" w:space="0" w:color="auto"/>
                    <w:bottom w:val="none" w:sz="0" w:space="0" w:color="auto"/>
                    <w:right w:val="none" w:sz="0" w:space="0" w:color="auto"/>
                  </w:divBdr>
                  <w:divsChild>
                    <w:div w:id="1100758445">
                      <w:marLeft w:val="0"/>
                      <w:marRight w:val="0"/>
                      <w:marTop w:val="0"/>
                      <w:marBottom w:val="0"/>
                      <w:divBdr>
                        <w:top w:val="none" w:sz="0" w:space="0" w:color="auto"/>
                        <w:left w:val="none" w:sz="0" w:space="0" w:color="auto"/>
                        <w:bottom w:val="none" w:sz="0" w:space="0" w:color="auto"/>
                        <w:right w:val="none" w:sz="0" w:space="0" w:color="auto"/>
                      </w:divBdr>
                      <w:divsChild>
                        <w:div w:id="805244947">
                          <w:marLeft w:val="0"/>
                          <w:marRight w:val="0"/>
                          <w:marTop w:val="0"/>
                          <w:marBottom w:val="0"/>
                          <w:divBdr>
                            <w:top w:val="none" w:sz="0" w:space="0" w:color="auto"/>
                            <w:left w:val="none" w:sz="0" w:space="0" w:color="auto"/>
                            <w:bottom w:val="none" w:sz="0" w:space="0" w:color="auto"/>
                            <w:right w:val="none" w:sz="0" w:space="0" w:color="auto"/>
                          </w:divBdr>
                          <w:divsChild>
                            <w:div w:id="16784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50975">
                  <w:marLeft w:val="0"/>
                  <w:marRight w:val="0"/>
                  <w:marTop w:val="0"/>
                  <w:marBottom w:val="0"/>
                  <w:divBdr>
                    <w:top w:val="none" w:sz="0" w:space="0" w:color="auto"/>
                    <w:left w:val="none" w:sz="0" w:space="0" w:color="auto"/>
                    <w:bottom w:val="none" w:sz="0" w:space="0" w:color="auto"/>
                    <w:right w:val="none" w:sz="0" w:space="0" w:color="auto"/>
                  </w:divBdr>
                  <w:divsChild>
                    <w:div w:id="1031227383">
                      <w:marLeft w:val="0"/>
                      <w:marRight w:val="0"/>
                      <w:marTop w:val="0"/>
                      <w:marBottom w:val="0"/>
                      <w:divBdr>
                        <w:top w:val="none" w:sz="0" w:space="0" w:color="auto"/>
                        <w:left w:val="none" w:sz="0" w:space="0" w:color="auto"/>
                        <w:bottom w:val="none" w:sz="0" w:space="0" w:color="auto"/>
                        <w:right w:val="none" w:sz="0" w:space="0" w:color="auto"/>
                      </w:divBdr>
                      <w:divsChild>
                        <w:div w:id="547761277">
                          <w:marLeft w:val="0"/>
                          <w:marRight w:val="0"/>
                          <w:marTop w:val="0"/>
                          <w:marBottom w:val="0"/>
                          <w:divBdr>
                            <w:top w:val="none" w:sz="0" w:space="0" w:color="auto"/>
                            <w:left w:val="none" w:sz="0" w:space="0" w:color="auto"/>
                            <w:bottom w:val="none" w:sz="0" w:space="0" w:color="auto"/>
                            <w:right w:val="none" w:sz="0" w:space="0" w:color="auto"/>
                          </w:divBdr>
                          <w:divsChild>
                            <w:div w:id="15970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3123">
                  <w:marLeft w:val="0"/>
                  <w:marRight w:val="0"/>
                  <w:marTop w:val="0"/>
                  <w:marBottom w:val="0"/>
                  <w:divBdr>
                    <w:top w:val="none" w:sz="0" w:space="0" w:color="auto"/>
                    <w:left w:val="none" w:sz="0" w:space="0" w:color="auto"/>
                    <w:bottom w:val="none" w:sz="0" w:space="0" w:color="auto"/>
                    <w:right w:val="none" w:sz="0" w:space="0" w:color="auto"/>
                  </w:divBdr>
                  <w:divsChild>
                    <w:div w:id="1999798004">
                      <w:marLeft w:val="0"/>
                      <w:marRight w:val="0"/>
                      <w:marTop w:val="0"/>
                      <w:marBottom w:val="0"/>
                      <w:divBdr>
                        <w:top w:val="none" w:sz="0" w:space="0" w:color="auto"/>
                        <w:left w:val="none" w:sz="0" w:space="0" w:color="auto"/>
                        <w:bottom w:val="none" w:sz="0" w:space="0" w:color="auto"/>
                        <w:right w:val="none" w:sz="0" w:space="0" w:color="auto"/>
                      </w:divBdr>
                      <w:divsChild>
                        <w:div w:id="2002392929">
                          <w:marLeft w:val="0"/>
                          <w:marRight w:val="0"/>
                          <w:marTop w:val="0"/>
                          <w:marBottom w:val="0"/>
                          <w:divBdr>
                            <w:top w:val="none" w:sz="0" w:space="0" w:color="auto"/>
                            <w:left w:val="none" w:sz="0" w:space="0" w:color="auto"/>
                            <w:bottom w:val="none" w:sz="0" w:space="0" w:color="auto"/>
                            <w:right w:val="none" w:sz="0" w:space="0" w:color="auto"/>
                          </w:divBdr>
                          <w:divsChild>
                            <w:div w:id="6726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818">
                      <w:marLeft w:val="0"/>
                      <w:marRight w:val="0"/>
                      <w:marTop w:val="0"/>
                      <w:marBottom w:val="0"/>
                      <w:divBdr>
                        <w:top w:val="none" w:sz="0" w:space="0" w:color="auto"/>
                        <w:left w:val="none" w:sz="0" w:space="0" w:color="auto"/>
                        <w:bottom w:val="none" w:sz="0" w:space="0" w:color="auto"/>
                        <w:right w:val="none" w:sz="0" w:space="0" w:color="auto"/>
                      </w:divBdr>
                    </w:div>
                  </w:divsChild>
                </w:div>
                <w:div w:id="875658874">
                  <w:marLeft w:val="0"/>
                  <w:marRight w:val="0"/>
                  <w:marTop w:val="0"/>
                  <w:marBottom w:val="0"/>
                  <w:divBdr>
                    <w:top w:val="none" w:sz="0" w:space="0" w:color="auto"/>
                    <w:left w:val="none" w:sz="0" w:space="0" w:color="auto"/>
                    <w:bottom w:val="none" w:sz="0" w:space="0" w:color="auto"/>
                    <w:right w:val="none" w:sz="0" w:space="0" w:color="auto"/>
                  </w:divBdr>
                  <w:divsChild>
                    <w:div w:id="1165126101">
                      <w:marLeft w:val="0"/>
                      <w:marRight w:val="0"/>
                      <w:marTop w:val="0"/>
                      <w:marBottom w:val="0"/>
                      <w:divBdr>
                        <w:top w:val="none" w:sz="0" w:space="0" w:color="auto"/>
                        <w:left w:val="none" w:sz="0" w:space="0" w:color="auto"/>
                        <w:bottom w:val="none" w:sz="0" w:space="0" w:color="auto"/>
                        <w:right w:val="none" w:sz="0" w:space="0" w:color="auto"/>
                      </w:divBdr>
                      <w:divsChild>
                        <w:div w:id="239104717">
                          <w:marLeft w:val="0"/>
                          <w:marRight w:val="0"/>
                          <w:marTop w:val="0"/>
                          <w:marBottom w:val="0"/>
                          <w:divBdr>
                            <w:top w:val="none" w:sz="0" w:space="0" w:color="auto"/>
                            <w:left w:val="none" w:sz="0" w:space="0" w:color="auto"/>
                            <w:bottom w:val="none" w:sz="0" w:space="0" w:color="auto"/>
                            <w:right w:val="none" w:sz="0" w:space="0" w:color="auto"/>
                          </w:divBdr>
                          <w:divsChild>
                            <w:div w:id="13324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6988">
                  <w:marLeft w:val="0"/>
                  <w:marRight w:val="0"/>
                  <w:marTop w:val="0"/>
                  <w:marBottom w:val="0"/>
                  <w:divBdr>
                    <w:top w:val="none" w:sz="0" w:space="0" w:color="auto"/>
                    <w:left w:val="none" w:sz="0" w:space="0" w:color="auto"/>
                    <w:bottom w:val="none" w:sz="0" w:space="0" w:color="auto"/>
                    <w:right w:val="none" w:sz="0" w:space="0" w:color="auto"/>
                  </w:divBdr>
                  <w:divsChild>
                    <w:div w:id="462040141">
                      <w:marLeft w:val="0"/>
                      <w:marRight w:val="0"/>
                      <w:marTop w:val="0"/>
                      <w:marBottom w:val="0"/>
                      <w:divBdr>
                        <w:top w:val="none" w:sz="0" w:space="0" w:color="auto"/>
                        <w:left w:val="none" w:sz="0" w:space="0" w:color="auto"/>
                        <w:bottom w:val="none" w:sz="0" w:space="0" w:color="auto"/>
                        <w:right w:val="none" w:sz="0" w:space="0" w:color="auto"/>
                      </w:divBdr>
                      <w:divsChild>
                        <w:div w:id="1410350669">
                          <w:marLeft w:val="0"/>
                          <w:marRight w:val="0"/>
                          <w:marTop w:val="0"/>
                          <w:marBottom w:val="0"/>
                          <w:divBdr>
                            <w:top w:val="none" w:sz="0" w:space="0" w:color="auto"/>
                            <w:left w:val="none" w:sz="0" w:space="0" w:color="auto"/>
                            <w:bottom w:val="none" w:sz="0" w:space="0" w:color="auto"/>
                            <w:right w:val="none" w:sz="0" w:space="0" w:color="auto"/>
                          </w:divBdr>
                          <w:divsChild>
                            <w:div w:id="8856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3076">
              <w:marLeft w:val="0"/>
              <w:marRight w:val="0"/>
              <w:marTop w:val="0"/>
              <w:marBottom w:val="0"/>
              <w:divBdr>
                <w:top w:val="none" w:sz="0" w:space="0" w:color="auto"/>
                <w:left w:val="none" w:sz="0" w:space="0" w:color="auto"/>
                <w:bottom w:val="none" w:sz="0" w:space="0" w:color="auto"/>
                <w:right w:val="none" w:sz="0" w:space="0" w:color="auto"/>
              </w:divBdr>
              <w:divsChild>
                <w:div w:id="794101881">
                  <w:marLeft w:val="0"/>
                  <w:marRight w:val="0"/>
                  <w:marTop w:val="0"/>
                  <w:marBottom w:val="0"/>
                  <w:divBdr>
                    <w:top w:val="none" w:sz="0" w:space="0" w:color="auto"/>
                    <w:left w:val="none" w:sz="0" w:space="0" w:color="auto"/>
                    <w:bottom w:val="none" w:sz="0" w:space="0" w:color="auto"/>
                    <w:right w:val="none" w:sz="0" w:space="0" w:color="auto"/>
                  </w:divBdr>
                  <w:divsChild>
                    <w:div w:id="844831096">
                      <w:marLeft w:val="0"/>
                      <w:marRight w:val="0"/>
                      <w:marTop w:val="0"/>
                      <w:marBottom w:val="0"/>
                      <w:divBdr>
                        <w:top w:val="none" w:sz="0" w:space="0" w:color="auto"/>
                        <w:left w:val="none" w:sz="0" w:space="0" w:color="auto"/>
                        <w:bottom w:val="none" w:sz="0" w:space="0" w:color="auto"/>
                        <w:right w:val="none" w:sz="0" w:space="0" w:color="auto"/>
                      </w:divBdr>
                      <w:divsChild>
                        <w:div w:id="12465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6213">
                  <w:marLeft w:val="0"/>
                  <w:marRight w:val="0"/>
                  <w:marTop w:val="0"/>
                  <w:marBottom w:val="0"/>
                  <w:divBdr>
                    <w:top w:val="none" w:sz="0" w:space="0" w:color="auto"/>
                    <w:left w:val="none" w:sz="0" w:space="0" w:color="auto"/>
                    <w:bottom w:val="none" w:sz="0" w:space="0" w:color="auto"/>
                    <w:right w:val="none" w:sz="0" w:space="0" w:color="auto"/>
                  </w:divBdr>
                  <w:divsChild>
                    <w:div w:id="789668958">
                      <w:marLeft w:val="0"/>
                      <w:marRight w:val="0"/>
                      <w:marTop w:val="0"/>
                      <w:marBottom w:val="0"/>
                      <w:divBdr>
                        <w:top w:val="none" w:sz="0" w:space="0" w:color="auto"/>
                        <w:left w:val="none" w:sz="0" w:space="0" w:color="auto"/>
                        <w:bottom w:val="none" w:sz="0" w:space="0" w:color="auto"/>
                        <w:right w:val="none" w:sz="0" w:space="0" w:color="auto"/>
                      </w:divBdr>
                      <w:divsChild>
                        <w:div w:id="339551236">
                          <w:marLeft w:val="0"/>
                          <w:marRight w:val="0"/>
                          <w:marTop w:val="0"/>
                          <w:marBottom w:val="0"/>
                          <w:divBdr>
                            <w:top w:val="none" w:sz="0" w:space="0" w:color="auto"/>
                            <w:left w:val="none" w:sz="0" w:space="0" w:color="auto"/>
                            <w:bottom w:val="none" w:sz="0" w:space="0" w:color="auto"/>
                            <w:right w:val="none" w:sz="0" w:space="0" w:color="auto"/>
                          </w:divBdr>
                          <w:divsChild>
                            <w:div w:id="3436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87082">
                  <w:marLeft w:val="0"/>
                  <w:marRight w:val="0"/>
                  <w:marTop w:val="0"/>
                  <w:marBottom w:val="0"/>
                  <w:divBdr>
                    <w:top w:val="none" w:sz="0" w:space="0" w:color="auto"/>
                    <w:left w:val="none" w:sz="0" w:space="0" w:color="auto"/>
                    <w:bottom w:val="none" w:sz="0" w:space="0" w:color="auto"/>
                    <w:right w:val="none" w:sz="0" w:space="0" w:color="auto"/>
                  </w:divBdr>
                  <w:divsChild>
                    <w:div w:id="592905043">
                      <w:marLeft w:val="0"/>
                      <w:marRight w:val="0"/>
                      <w:marTop w:val="0"/>
                      <w:marBottom w:val="0"/>
                      <w:divBdr>
                        <w:top w:val="none" w:sz="0" w:space="0" w:color="auto"/>
                        <w:left w:val="none" w:sz="0" w:space="0" w:color="auto"/>
                        <w:bottom w:val="none" w:sz="0" w:space="0" w:color="auto"/>
                        <w:right w:val="none" w:sz="0" w:space="0" w:color="auto"/>
                      </w:divBdr>
                      <w:divsChild>
                        <w:div w:id="1080568265">
                          <w:marLeft w:val="0"/>
                          <w:marRight w:val="0"/>
                          <w:marTop w:val="0"/>
                          <w:marBottom w:val="0"/>
                          <w:divBdr>
                            <w:top w:val="none" w:sz="0" w:space="0" w:color="auto"/>
                            <w:left w:val="none" w:sz="0" w:space="0" w:color="auto"/>
                            <w:bottom w:val="none" w:sz="0" w:space="0" w:color="auto"/>
                            <w:right w:val="none" w:sz="0" w:space="0" w:color="auto"/>
                          </w:divBdr>
                          <w:divsChild>
                            <w:div w:id="208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99168">
                  <w:marLeft w:val="0"/>
                  <w:marRight w:val="0"/>
                  <w:marTop w:val="0"/>
                  <w:marBottom w:val="0"/>
                  <w:divBdr>
                    <w:top w:val="none" w:sz="0" w:space="0" w:color="auto"/>
                    <w:left w:val="none" w:sz="0" w:space="0" w:color="auto"/>
                    <w:bottom w:val="none" w:sz="0" w:space="0" w:color="auto"/>
                    <w:right w:val="none" w:sz="0" w:space="0" w:color="auto"/>
                  </w:divBdr>
                  <w:divsChild>
                    <w:div w:id="624240906">
                      <w:marLeft w:val="0"/>
                      <w:marRight w:val="0"/>
                      <w:marTop w:val="0"/>
                      <w:marBottom w:val="0"/>
                      <w:divBdr>
                        <w:top w:val="none" w:sz="0" w:space="0" w:color="auto"/>
                        <w:left w:val="none" w:sz="0" w:space="0" w:color="auto"/>
                        <w:bottom w:val="none" w:sz="0" w:space="0" w:color="auto"/>
                        <w:right w:val="none" w:sz="0" w:space="0" w:color="auto"/>
                      </w:divBdr>
                      <w:divsChild>
                        <w:div w:id="931082007">
                          <w:marLeft w:val="0"/>
                          <w:marRight w:val="0"/>
                          <w:marTop w:val="0"/>
                          <w:marBottom w:val="0"/>
                          <w:divBdr>
                            <w:top w:val="none" w:sz="0" w:space="0" w:color="auto"/>
                            <w:left w:val="none" w:sz="0" w:space="0" w:color="auto"/>
                            <w:bottom w:val="none" w:sz="0" w:space="0" w:color="auto"/>
                            <w:right w:val="none" w:sz="0" w:space="0" w:color="auto"/>
                          </w:divBdr>
                          <w:divsChild>
                            <w:div w:id="13340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75196">
              <w:marLeft w:val="0"/>
              <w:marRight w:val="0"/>
              <w:marTop w:val="0"/>
              <w:marBottom w:val="0"/>
              <w:divBdr>
                <w:top w:val="none" w:sz="0" w:space="0" w:color="auto"/>
                <w:left w:val="none" w:sz="0" w:space="0" w:color="auto"/>
                <w:bottom w:val="none" w:sz="0" w:space="0" w:color="auto"/>
                <w:right w:val="none" w:sz="0" w:space="0" w:color="auto"/>
              </w:divBdr>
              <w:divsChild>
                <w:div w:id="1038167556">
                  <w:marLeft w:val="0"/>
                  <w:marRight w:val="0"/>
                  <w:marTop w:val="0"/>
                  <w:marBottom w:val="0"/>
                  <w:divBdr>
                    <w:top w:val="none" w:sz="0" w:space="0" w:color="auto"/>
                    <w:left w:val="none" w:sz="0" w:space="0" w:color="auto"/>
                    <w:bottom w:val="none" w:sz="0" w:space="0" w:color="auto"/>
                    <w:right w:val="none" w:sz="0" w:space="0" w:color="auto"/>
                  </w:divBdr>
                  <w:divsChild>
                    <w:div w:id="1797940930">
                      <w:marLeft w:val="0"/>
                      <w:marRight w:val="0"/>
                      <w:marTop w:val="0"/>
                      <w:marBottom w:val="0"/>
                      <w:divBdr>
                        <w:top w:val="none" w:sz="0" w:space="0" w:color="auto"/>
                        <w:left w:val="none" w:sz="0" w:space="0" w:color="auto"/>
                        <w:bottom w:val="none" w:sz="0" w:space="0" w:color="auto"/>
                        <w:right w:val="none" w:sz="0" w:space="0" w:color="auto"/>
                      </w:divBdr>
                      <w:divsChild>
                        <w:div w:id="9709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3411">
                  <w:marLeft w:val="0"/>
                  <w:marRight w:val="0"/>
                  <w:marTop w:val="0"/>
                  <w:marBottom w:val="0"/>
                  <w:divBdr>
                    <w:top w:val="none" w:sz="0" w:space="0" w:color="auto"/>
                    <w:left w:val="none" w:sz="0" w:space="0" w:color="auto"/>
                    <w:bottom w:val="none" w:sz="0" w:space="0" w:color="auto"/>
                    <w:right w:val="none" w:sz="0" w:space="0" w:color="auto"/>
                  </w:divBdr>
                  <w:divsChild>
                    <w:div w:id="19823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89945">
              <w:marLeft w:val="0"/>
              <w:marRight w:val="0"/>
              <w:marTop w:val="0"/>
              <w:marBottom w:val="0"/>
              <w:divBdr>
                <w:top w:val="none" w:sz="0" w:space="0" w:color="auto"/>
                <w:left w:val="none" w:sz="0" w:space="0" w:color="auto"/>
                <w:bottom w:val="none" w:sz="0" w:space="0" w:color="auto"/>
                <w:right w:val="none" w:sz="0" w:space="0" w:color="auto"/>
              </w:divBdr>
              <w:divsChild>
                <w:div w:id="691151528">
                  <w:marLeft w:val="0"/>
                  <w:marRight w:val="0"/>
                  <w:marTop w:val="0"/>
                  <w:marBottom w:val="0"/>
                  <w:divBdr>
                    <w:top w:val="none" w:sz="0" w:space="0" w:color="auto"/>
                    <w:left w:val="none" w:sz="0" w:space="0" w:color="auto"/>
                    <w:bottom w:val="none" w:sz="0" w:space="0" w:color="auto"/>
                    <w:right w:val="none" w:sz="0" w:space="0" w:color="auto"/>
                  </w:divBdr>
                  <w:divsChild>
                    <w:div w:id="1761026128">
                      <w:marLeft w:val="0"/>
                      <w:marRight w:val="0"/>
                      <w:marTop w:val="0"/>
                      <w:marBottom w:val="0"/>
                      <w:divBdr>
                        <w:top w:val="none" w:sz="0" w:space="0" w:color="auto"/>
                        <w:left w:val="none" w:sz="0" w:space="0" w:color="auto"/>
                        <w:bottom w:val="none" w:sz="0" w:space="0" w:color="auto"/>
                        <w:right w:val="none" w:sz="0" w:space="0" w:color="auto"/>
                      </w:divBdr>
                      <w:divsChild>
                        <w:div w:id="21244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6237">
                  <w:marLeft w:val="0"/>
                  <w:marRight w:val="0"/>
                  <w:marTop w:val="0"/>
                  <w:marBottom w:val="0"/>
                  <w:divBdr>
                    <w:top w:val="none" w:sz="0" w:space="0" w:color="auto"/>
                    <w:left w:val="none" w:sz="0" w:space="0" w:color="auto"/>
                    <w:bottom w:val="none" w:sz="0" w:space="0" w:color="auto"/>
                    <w:right w:val="none" w:sz="0" w:space="0" w:color="auto"/>
                  </w:divBdr>
                  <w:divsChild>
                    <w:div w:id="1117873785">
                      <w:marLeft w:val="0"/>
                      <w:marRight w:val="0"/>
                      <w:marTop w:val="0"/>
                      <w:marBottom w:val="0"/>
                      <w:divBdr>
                        <w:top w:val="none" w:sz="0" w:space="0" w:color="auto"/>
                        <w:left w:val="none" w:sz="0" w:space="0" w:color="auto"/>
                        <w:bottom w:val="none" w:sz="0" w:space="0" w:color="auto"/>
                        <w:right w:val="none" w:sz="0" w:space="0" w:color="auto"/>
                      </w:divBdr>
                      <w:divsChild>
                        <w:div w:id="801115902">
                          <w:marLeft w:val="0"/>
                          <w:marRight w:val="0"/>
                          <w:marTop w:val="0"/>
                          <w:marBottom w:val="0"/>
                          <w:divBdr>
                            <w:top w:val="none" w:sz="0" w:space="0" w:color="auto"/>
                            <w:left w:val="none" w:sz="0" w:space="0" w:color="auto"/>
                            <w:bottom w:val="none" w:sz="0" w:space="0" w:color="auto"/>
                            <w:right w:val="none" w:sz="0" w:space="0" w:color="auto"/>
                          </w:divBdr>
                          <w:divsChild>
                            <w:div w:id="4426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2462">
                  <w:marLeft w:val="0"/>
                  <w:marRight w:val="0"/>
                  <w:marTop w:val="0"/>
                  <w:marBottom w:val="0"/>
                  <w:divBdr>
                    <w:top w:val="none" w:sz="0" w:space="0" w:color="auto"/>
                    <w:left w:val="none" w:sz="0" w:space="0" w:color="auto"/>
                    <w:bottom w:val="none" w:sz="0" w:space="0" w:color="auto"/>
                    <w:right w:val="none" w:sz="0" w:space="0" w:color="auto"/>
                  </w:divBdr>
                  <w:divsChild>
                    <w:div w:id="1244607678">
                      <w:marLeft w:val="0"/>
                      <w:marRight w:val="0"/>
                      <w:marTop w:val="0"/>
                      <w:marBottom w:val="0"/>
                      <w:divBdr>
                        <w:top w:val="none" w:sz="0" w:space="0" w:color="auto"/>
                        <w:left w:val="none" w:sz="0" w:space="0" w:color="auto"/>
                        <w:bottom w:val="none" w:sz="0" w:space="0" w:color="auto"/>
                        <w:right w:val="none" w:sz="0" w:space="0" w:color="auto"/>
                      </w:divBdr>
                      <w:divsChild>
                        <w:div w:id="787772022">
                          <w:marLeft w:val="0"/>
                          <w:marRight w:val="0"/>
                          <w:marTop w:val="0"/>
                          <w:marBottom w:val="0"/>
                          <w:divBdr>
                            <w:top w:val="none" w:sz="0" w:space="0" w:color="auto"/>
                            <w:left w:val="none" w:sz="0" w:space="0" w:color="auto"/>
                            <w:bottom w:val="none" w:sz="0" w:space="0" w:color="auto"/>
                            <w:right w:val="none" w:sz="0" w:space="0" w:color="auto"/>
                          </w:divBdr>
                          <w:divsChild>
                            <w:div w:id="14863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4461">
                  <w:marLeft w:val="0"/>
                  <w:marRight w:val="0"/>
                  <w:marTop w:val="0"/>
                  <w:marBottom w:val="0"/>
                  <w:divBdr>
                    <w:top w:val="none" w:sz="0" w:space="0" w:color="auto"/>
                    <w:left w:val="none" w:sz="0" w:space="0" w:color="auto"/>
                    <w:bottom w:val="none" w:sz="0" w:space="0" w:color="auto"/>
                    <w:right w:val="none" w:sz="0" w:space="0" w:color="auto"/>
                  </w:divBdr>
                  <w:divsChild>
                    <w:div w:id="1457796599">
                      <w:marLeft w:val="0"/>
                      <w:marRight w:val="0"/>
                      <w:marTop w:val="0"/>
                      <w:marBottom w:val="0"/>
                      <w:divBdr>
                        <w:top w:val="none" w:sz="0" w:space="0" w:color="auto"/>
                        <w:left w:val="none" w:sz="0" w:space="0" w:color="auto"/>
                        <w:bottom w:val="none" w:sz="0" w:space="0" w:color="auto"/>
                        <w:right w:val="none" w:sz="0" w:space="0" w:color="auto"/>
                      </w:divBdr>
                      <w:divsChild>
                        <w:div w:id="1897933375">
                          <w:marLeft w:val="0"/>
                          <w:marRight w:val="0"/>
                          <w:marTop w:val="0"/>
                          <w:marBottom w:val="0"/>
                          <w:divBdr>
                            <w:top w:val="none" w:sz="0" w:space="0" w:color="auto"/>
                            <w:left w:val="none" w:sz="0" w:space="0" w:color="auto"/>
                            <w:bottom w:val="none" w:sz="0" w:space="0" w:color="auto"/>
                            <w:right w:val="none" w:sz="0" w:space="0" w:color="auto"/>
                          </w:divBdr>
                          <w:divsChild>
                            <w:div w:id="12634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43255">
                  <w:marLeft w:val="0"/>
                  <w:marRight w:val="0"/>
                  <w:marTop w:val="0"/>
                  <w:marBottom w:val="0"/>
                  <w:divBdr>
                    <w:top w:val="none" w:sz="0" w:space="0" w:color="auto"/>
                    <w:left w:val="none" w:sz="0" w:space="0" w:color="auto"/>
                    <w:bottom w:val="none" w:sz="0" w:space="0" w:color="auto"/>
                    <w:right w:val="none" w:sz="0" w:space="0" w:color="auto"/>
                  </w:divBdr>
                  <w:divsChild>
                    <w:div w:id="1465074960">
                      <w:marLeft w:val="0"/>
                      <w:marRight w:val="0"/>
                      <w:marTop w:val="0"/>
                      <w:marBottom w:val="0"/>
                      <w:divBdr>
                        <w:top w:val="none" w:sz="0" w:space="0" w:color="auto"/>
                        <w:left w:val="none" w:sz="0" w:space="0" w:color="auto"/>
                        <w:bottom w:val="none" w:sz="0" w:space="0" w:color="auto"/>
                        <w:right w:val="none" w:sz="0" w:space="0" w:color="auto"/>
                      </w:divBdr>
                      <w:divsChild>
                        <w:div w:id="1680812254">
                          <w:marLeft w:val="0"/>
                          <w:marRight w:val="0"/>
                          <w:marTop w:val="0"/>
                          <w:marBottom w:val="0"/>
                          <w:divBdr>
                            <w:top w:val="none" w:sz="0" w:space="0" w:color="auto"/>
                            <w:left w:val="none" w:sz="0" w:space="0" w:color="auto"/>
                            <w:bottom w:val="none" w:sz="0" w:space="0" w:color="auto"/>
                            <w:right w:val="none" w:sz="0" w:space="0" w:color="auto"/>
                          </w:divBdr>
                          <w:divsChild>
                            <w:div w:id="2185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85780">
                  <w:marLeft w:val="0"/>
                  <w:marRight w:val="0"/>
                  <w:marTop w:val="0"/>
                  <w:marBottom w:val="0"/>
                  <w:divBdr>
                    <w:top w:val="none" w:sz="0" w:space="0" w:color="auto"/>
                    <w:left w:val="none" w:sz="0" w:space="0" w:color="auto"/>
                    <w:bottom w:val="none" w:sz="0" w:space="0" w:color="auto"/>
                    <w:right w:val="none" w:sz="0" w:space="0" w:color="auto"/>
                  </w:divBdr>
                  <w:divsChild>
                    <w:div w:id="363948699">
                      <w:marLeft w:val="0"/>
                      <w:marRight w:val="0"/>
                      <w:marTop w:val="0"/>
                      <w:marBottom w:val="0"/>
                      <w:divBdr>
                        <w:top w:val="none" w:sz="0" w:space="0" w:color="auto"/>
                        <w:left w:val="none" w:sz="0" w:space="0" w:color="auto"/>
                        <w:bottom w:val="none" w:sz="0" w:space="0" w:color="auto"/>
                        <w:right w:val="none" w:sz="0" w:space="0" w:color="auto"/>
                      </w:divBdr>
                      <w:divsChild>
                        <w:div w:id="1250625480">
                          <w:marLeft w:val="0"/>
                          <w:marRight w:val="0"/>
                          <w:marTop w:val="0"/>
                          <w:marBottom w:val="0"/>
                          <w:divBdr>
                            <w:top w:val="none" w:sz="0" w:space="0" w:color="auto"/>
                            <w:left w:val="none" w:sz="0" w:space="0" w:color="auto"/>
                            <w:bottom w:val="none" w:sz="0" w:space="0" w:color="auto"/>
                            <w:right w:val="none" w:sz="0" w:space="0" w:color="auto"/>
                          </w:divBdr>
                          <w:divsChild>
                            <w:div w:id="124075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57491">
                  <w:marLeft w:val="0"/>
                  <w:marRight w:val="0"/>
                  <w:marTop w:val="0"/>
                  <w:marBottom w:val="0"/>
                  <w:divBdr>
                    <w:top w:val="none" w:sz="0" w:space="0" w:color="auto"/>
                    <w:left w:val="none" w:sz="0" w:space="0" w:color="auto"/>
                    <w:bottom w:val="none" w:sz="0" w:space="0" w:color="auto"/>
                    <w:right w:val="none" w:sz="0" w:space="0" w:color="auto"/>
                  </w:divBdr>
                  <w:divsChild>
                    <w:div w:id="664405562">
                      <w:marLeft w:val="0"/>
                      <w:marRight w:val="0"/>
                      <w:marTop w:val="0"/>
                      <w:marBottom w:val="0"/>
                      <w:divBdr>
                        <w:top w:val="none" w:sz="0" w:space="0" w:color="auto"/>
                        <w:left w:val="none" w:sz="0" w:space="0" w:color="auto"/>
                        <w:bottom w:val="none" w:sz="0" w:space="0" w:color="auto"/>
                        <w:right w:val="none" w:sz="0" w:space="0" w:color="auto"/>
                      </w:divBdr>
                      <w:divsChild>
                        <w:div w:id="99572553">
                          <w:marLeft w:val="0"/>
                          <w:marRight w:val="0"/>
                          <w:marTop w:val="0"/>
                          <w:marBottom w:val="0"/>
                          <w:divBdr>
                            <w:top w:val="none" w:sz="0" w:space="0" w:color="auto"/>
                            <w:left w:val="none" w:sz="0" w:space="0" w:color="auto"/>
                            <w:bottom w:val="none" w:sz="0" w:space="0" w:color="auto"/>
                            <w:right w:val="none" w:sz="0" w:space="0" w:color="auto"/>
                          </w:divBdr>
                          <w:divsChild>
                            <w:div w:id="3799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22252">
                  <w:marLeft w:val="0"/>
                  <w:marRight w:val="0"/>
                  <w:marTop w:val="0"/>
                  <w:marBottom w:val="0"/>
                  <w:divBdr>
                    <w:top w:val="none" w:sz="0" w:space="0" w:color="auto"/>
                    <w:left w:val="none" w:sz="0" w:space="0" w:color="auto"/>
                    <w:bottom w:val="none" w:sz="0" w:space="0" w:color="auto"/>
                    <w:right w:val="none" w:sz="0" w:space="0" w:color="auto"/>
                  </w:divBdr>
                  <w:divsChild>
                    <w:div w:id="2027099784">
                      <w:marLeft w:val="0"/>
                      <w:marRight w:val="0"/>
                      <w:marTop w:val="0"/>
                      <w:marBottom w:val="0"/>
                      <w:divBdr>
                        <w:top w:val="none" w:sz="0" w:space="0" w:color="auto"/>
                        <w:left w:val="none" w:sz="0" w:space="0" w:color="auto"/>
                        <w:bottom w:val="none" w:sz="0" w:space="0" w:color="auto"/>
                        <w:right w:val="none" w:sz="0" w:space="0" w:color="auto"/>
                      </w:divBdr>
                      <w:divsChild>
                        <w:div w:id="1301569215">
                          <w:marLeft w:val="0"/>
                          <w:marRight w:val="0"/>
                          <w:marTop w:val="0"/>
                          <w:marBottom w:val="0"/>
                          <w:divBdr>
                            <w:top w:val="none" w:sz="0" w:space="0" w:color="auto"/>
                            <w:left w:val="none" w:sz="0" w:space="0" w:color="auto"/>
                            <w:bottom w:val="none" w:sz="0" w:space="0" w:color="auto"/>
                            <w:right w:val="none" w:sz="0" w:space="0" w:color="auto"/>
                          </w:divBdr>
                          <w:divsChild>
                            <w:div w:id="14612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606928">
              <w:marLeft w:val="0"/>
              <w:marRight w:val="0"/>
              <w:marTop w:val="0"/>
              <w:marBottom w:val="0"/>
              <w:divBdr>
                <w:top w:val="none" w:sz="0" w:space="0" w:color="auto"/>
                <w:left w:val="none" w:sz="0" w:space="0" w:color="auto"/>
                <w:bottom w:val="none" w:sz="0" w:space="0" w:color="auto"/>
                <w:right w:val="none" w:sz="0" w:space="0" w:color="auto"/>
              </w:divBdr>
              <w:divsChild>
                <w:div w:id="131021343">
                  <w:marLeft w:val="0"/>
                  <w:marRight w:val="0"/>
                  <w:marTop w:val="0"/>
                  <w:marBottom w:val="0"/>
                  <w:divBdr>
                    <w:top w:val="none" w:sz="0" w:space="0" w:color="auto"/>
                    <w:left w:val="none" w:sz="0" w:space="0" w:color="auto"/>
                    <w:bottom w:val="none" w:sz="0" w:space="0" w:color="auto"/>
                    <w:right w:val="none" w:sz="0" w:space="0" w:color="auto"/>
                  </w:divBdr>
                  <w:divsChild>
                    <w:div w:id="1320575240">
                      <w:marLeft w:val="0"/>
                      <w:marRight w:val="0"/>
                      <w:marTop w:val="0"/>
                      <w:marBottom w:val="0"/>
                      <w:divBdr>
                        <w:top w:val="none" w:sz="0" w:space="0" w:color="auto"/>
                        <w:left w:val="none" w:sz="0" w:space="0" w:color="auto"/>
                        <w:bottom w:val="none" w:sz="0" w:space="0" w:color="auto"/>
                        <w:right w:val="none" w:sz="0" w:space="0" w:color="auto"/>
                      </w:divBdr>
                      <w:divsChild>
                        <w:div w:id="9339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8998">
              <w:marLeft w:val="0"/>
              <w:marRight w:val="0"/>
              <w:marTop w:val="0"/>
              <w:marBottom w:val="0"/>
              <w:divBdr>
                <w:top w:val="none" w:sz="0" w:space="0" w:color="auto"/>
                <w:left w:val="none" w:sz="0" w:space="0" w:color="auto"/>
                <w:bottom w:val="none" w:sz="0" w:space="0" w:color="auto"/>
                <w:right w:val="none" w:sz="0" w:space="0" w:color="auto"/>
              </w:divBdr>
              <w:divsChild>
                <w:div w:id="1484079488">
                  <w:marLeft w:val="0"/>
                  <w:marRight w:val="0"/>
                  <w:marTop w:val="0"/>
                  <w:marBottom w:val="0"/>
                  <w:divBdr>
                    <w:top w:val="none" w:sz="0" w:space="0" w:color="auto"/>
                    <w:left w:val="none" w:sz="0" w:space="0" w:color="auto"/>
                    <w:bottom w:val="none" w:sz="0" w:space="0" w:color="auto"/>
                    <w:right w:val="none" w:sz="0" w:space="0" w:color="auto"/>
                  </w:divBdr>
                  <w:divsChild>
                    <w:div w:id="1221672867">
                      <w:marLeft w:val="0"/>
                      <w:marRight w:val="0"/>
                      <w:marTop w:val="0"/>
                      <w:marBottom w:val="0"/>
                      <w:divBdr>
                        <w:top w:val="none" w:sz="0" w:space="0" w:color="auto"/>
                        <w:left w:val="none" w:sz="0" w:space="0" w:color="auto"/>
                        <w:bottom w:val="none" w:sz="0" w:space="0" w:color="auto"/>
                        <w:right w:val="none" w:sz="0" w:space="0" w:color="auto"/>
                      </w:divBdr>
                      <w:divsChild>
                        <w:div w:id="9119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51071">
              <w:marLeft w:val="0"/>
              <w:marRight w:val="0"/>
              <w:marTop w:val="0"/>
              <w:marBottom w:val="0"/>
              <w:divBdr>
                <w:top w:val="none" w:sz="0" w:space="0" w:color="auto"/>
                <w:left w:val="none" w:sz="0" w:space="0" w:color="auto"/>
                <w:bottom w:val="none" w:sz="0" w:space="0" w:color="auto"/>
                <w:right w:val="none" w:sz="0" w:space="0" w:color="auto"/>
              </w:divBdr>
              <w:divsChild>
                <w:div w:id="1913081880">
                  <w:marLeft w:val="0"/>
                  <w:marRight w:val="0"/>
                  <w:marTop w:val="0"/>
                  <w:marBottom w:val="0"/>
                  <w:divBdr>
                    <w:top w:val="none" w:sz="0" w:space="0" w:color="auto"/>
                    <w:left w:val="none" w:sz="0" w:space="0" w:color="auto"/>
                    <w:bottom w:val="none" w:sz="0" w:space="0" w:color="auto"/>
                    <w:right w:val="none" w:sz="0" w:space="0" w:color="auto"/>
                  </w:divBdr>
                  <w:divsChild>
                    <w:div w:id="1955014718">
                      <w:marLeft w:val="0"/>
                      <w:marRight w:val="0"/>
                      <w:marTop w:val="0"/>
                      <w:marBottom w:val="0"/>
                      <w:divBdr>
                        <w:top w:val="none" w:sz="0" w:space="0" w:color="auto"/>
                        <w:left w:val="none" w:sz="0" w:space="0" w:color="auto"/>
                        <w:bottom w:val="none" w:sz="0" w:space="0" w:color="auto"/>
                        <w:right w:val="none" w:sz="0" w:space="0" w:color="auto"/>
                      </w:divBdr>
                      <w:divsChild>
                        <w:div w:id="92395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0634">
              <w:marLeft w:val="0"/>
              <w:marRight w:val="0"/>
              <w:marTop w:val="0"/>
              <w:marBottom w:val="0"/>
              <w:divBdr>
                <w:top w:val="none" w:sz="0" w:space="0" w:color="auto"/>
                <w:left w:val="none" w:sz="0" w:space="0" w:color="auto"/>
                <w:bottom w:val="none" w:sz="0" w:space="0" w:color="auto"/>
                <w:right w:val="none" w:sz="0" w:space="0" w:color="auto"/>
              </w:divBdr>
              <w:divsChild>
                <w:div w:id="1788237228">
                  <w:marLeft w:val="0"/>
                  <w:marRight w:val="0"/>
                  <w:marTop w:val="0"/>
                  <w:marBottom w:val="0"/>
                  <w:divBdr>
                    <w:top w:val="none" w:sz="0" w:space="0" w:color="auto"/>
                    <w:left w:val="none" w:sz="0" w:space="0" w:color="auto"/>
                    <w:bottom w:val="none" w:sz="0" w:space="0" w:color="auto"/>
                    <w:right w:val="none" w:sz="0" w:space="0" w:color="auto"/>
                  </w:divBdr>
                  <w:divsChild>
                    <w:div w:id="27606757">
                      <w:marLeft w:val="0"/>
                      <w:marRight w:val="0"/>
                      <w:marTop w:val="0"/>
                      <w:marBottom w:val="0"/>
                      <w:divBdr>
                        <w:top w:val="none" w:sz="0" w:space="0" w:color="auto"/>
                        <w:left w:val="none" w:sz="0" w:space="0" w:color="auto"/>
                        <w:bottom w:val="none" w:sz="0" w:space="0" w:color="auto"/>
                        <w:right w:val="none" w:sz="0" w:space="0" w:color="auto"/>
                      </w:divBdr>
                      <w:divsChild>
                        <w:div w:id="1095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15">
                  <w:marLeft w:val="0"/>
                  <w:marRight w:val="0"/>
                  <w:marTop w:val="0"/>
                  <w:marBottom w:val="0"/>
                  <w:divBdr>
                    <w:top w:val="none" w:sz="0" w:space="0" w:color="auto"/>
                    <w:left w:val="none" w:sz="0" w:space="0" w:color="auto"/>
                    <w:bottom w:val="none" w:sz="0" w:space="0" w:color="auto"/>
                    <w:right w:val="none" w:sz="0" w:space="0" w:color="auto"/>
                  </w:divBdr>
                  <w:divsChild>
                    <w:div w:id="688333066">
                      <w:marLeft w:val="0"/>
                      <w:marRight w:val="0"/>
                      <w:marTop w:val="0"/>
                      <w:marBottom w:val="0"/>
                      <w:divBdr>
                        <w:top w:val="none" w:sz="0" w:space="0" w:color="auto"/>
                        <w:left w:val="none" w:sz="0" w:space="0" w:color="auto"/>
                        <w:bottom w:val="none" w:sz="0" w:space="0" w:color="auto"/>
                        <w:right w:val="none" w:sz="0" w:space="0" w:color="auto"/>
                      </w:divBdr>
                      <w:divsChild>
                        <w:div w:id="15694784">
                          <w:marLeft w:val="0"/>
                          <w:marRight w:val="0"/>
                          <w:marTop w:val="0"/>
                          <w:marBottom w:val="0"/>
                          <w:divBdr>
                            <w:top w:val="none" w:sz="0" w:space="0" w:color="auto"/>
                            <w:left w:val="none" w:sz="0" w:space="0" w:color="auto"/>
                            <w:bottom w:val="none" w:sz="0" w:space="0" w:color="auto"/>
                            <w:right w:val="none" w:sz="0" w:space="0" w:color="auto"/>
                          </w:divBdr>
                          <w:divsChild>
                            <w:div w:id="14787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1971">
                  <w:marLeft w:val="0"/>
                  <w:marRight w:val="0"/>
                  <w:marTop w:val="0"/>
                  <w:marBottom w:val="0"/>
                  <w:divBdr>
                    <w:top w:val="none" w:sz="0" w:space="0" w:color="auto"/>
                    <w:left w:val="none" w:sz="0" w:space="0" w:color="auto"/>
                    <w:bottom w:val="none" w:sz="0" w:space="0" w:color="auto"/>
                    <w:right w:val="none" w:sz="0" w:space="0" w:color="auto"/>
                  </w:divBdr>
                  <w:divsChild>
                    <w:div w:id="702250815">
                      <w:marLeft w:val="0"/>
                      <w:marRight w:val="0"/>
                      <w:marTop w:val="0"/>
                      <w:marBottom w:val="0"/>
                      <w:divBdr>
                        <w:top w:val="none" w:sz="0" w:space="0" w:color="auto"/>
                        <w:left w:val="none" w:sz="0" w:space="0" w:color="auto"/>
                        <w:bottom w:val="none" w:sz="0" w:space="0" w:color="auto"/>
                        <w:right w:val="none" w:sz="0" w:space="0" w:color="auto"/>
                      </w:divBdr>
                      <w:divsChild>
                        <w:div w:id="1166170559">
                          <w:marLeft w:val="0"/>
                          <w:marRight w:val="0"/>
                          <w:marTop w:val="0"/>
                          <w:marBottom w:val="0"/>
                          <w:divBdr>
                            <w:top w:val="none" w:sz="0" w:space="0" w:color="auto"/>
                            <w:left w:val="none" w:sz="0" w:space="0" w:color="auto"/>
                            <w:bottom w:val="none" w:sz="0" w:space="0" w:color="auto"/>
                            <w:right w:val="none" w:sz="0" w:space="0" w:color="auto"/>
                          </w:divBdr>
                          <w:divsChild>
                            <w:div w:id="203209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control" Target="activeX/activeX2.xml"/><Relationship Id="rId7" Type="http://schemas.openxmlformats.org/officeDocument/2006/relationships/image" Target="media/image1.png"/><Relationship Id="rId71" Type="http://schemas.openxmlformats.org/officeDocument/2006/relationships/hyperlink" Target="http://flattr.com/thing/49772/Tutorials-for-Eclipse-Java-Android-and-Webprogramming"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control" Target="activeX/activeX1.xml"/><Relationship Id="rId79" Type="http://schemas.openxmlformats.org/officeDocument/2006/relationships/image" Target="media/image69.gif"/><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wmf"/><Relationship Id="rId78" Type="http://schemas.openxmlformats.org/officeDocument/2006/relationships/control" Target="activeX/activeX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68.w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150</Pages>
  <Words>16786</Words>
  <Characters>95685</Characters>
  <Application>Microsoft Office Word</Application>
  <DocSecurity>0</DocSecurity>
  <Lines>797</Lines>
  <Paragraphs>224</Paragraphs>
  <ScaleCrop>false</ScaleCrop>
  <Company/>
  <LinksUpToDate>false</LinksUpToDate>
  <CharactersWithSpaces>112247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Leng,Chenhao</dc:creator>
  <cp:keywords/>
  <dc:description/>
  <cp:lastModifiedBy>Leng,Chenhao</cp:lastModifiedBy>
  <cp:revision>2</cp:revision>
  <dcterms:created xsi:type="dcterms:W3CDTF">2012-12-19T00:16:00Z</dcterms:created>
  <dcterms:modified xsi:type="dcterms:W3CDTF">2012-12-19T00:23:00Z</dcterms:modified>
</cp:coreProperties>
</file>